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C4C4F62" w:rsidR="00D002E0" w:rsidRDefault="001D5024" w:rsidP="00D002E0">
      <w:pPr>
        <w:spacing w:before="800" w:after="240"/>
        <w:jc w:val="center"/>
        <w:rPr>
          <w:b/>
          <w:bCs/>
          <w:sz w:val="32"/>
        </w:rPr>
      </w:pPr>
      <w:ins w:id="2" w:author="Eric Robertson" w:date="2016-09-08T10:13:00Z">
        <w:r>
          <w:rPr>
            <w:b/>
            <w:bCs/>
            <w:sz w:val="32"/>
          </w:rPr>
          <w:t>08</w:t>
        </w:r>
      </w:ins>
      <w:del w:id="3"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4" w:author="Eric Robertson" w:date="2016-09-08T10:13:00Z">
        <w:r w:rsidR="00264E83" w:rsidDel="00CC0AC8">
          <w:rPr>
            <w:b/>
            <w:bCs/>
            <w:sz w:val="32"/>
          </w:rPr>
          <w:delText>August</w:delText>
        </w:r>
      </w:del>
      <w:ins w:id="5" w:author="Eric Robertson" w:date="2016-10-06T11:21:00Z">
        <w:r>
          <w:rPr>
            <w:b/>
            <w:bCs/>
            <w:sz w:val="32"/>
          </w:rPr>
          <w:t xml:space="preserve">, October </w:t>
        </w:r>
      </w:ins>
      <w:del w:id="6" w:author="Eric Robertson" w:date="2016-09-08T10:13:00Z">
        <w:r w:rsidR="00264E83" w:rsidDel="00CC0AC8">
          <w:rPr>
            <w:b/>
            <w:bCs/>
            <w:sz w:val="32"/>
          </w:rPr>
          <w:delText xml:space="preserve"> </w:delText>
        </w:r>
      </w:del>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7" w:author="Eric Robertson" w:date="2016-09-08T10:13:00Z">
              <w:r>
                <w:t>9/8/16</w:t>
              </w:r>
            </w:ins>
          </w:p>
        </w:tc>
        <w:tc>
          <w:tcPr>
            <w:tcW w:w="5309" w:type="dxa"/>
            <w:vAlign w:val="center"/>
          </w:tcPr>
          <w:p w14:paraId="0ED730C0" w14:textId="7192DC6E" w:rsidR="00866C13" w:rsidRPr="00866C13" w:rsidRDefault="00CC0AC8" w:rsidP="002657D4">
            <w:pPr>
              <w:widowControl w:val="0"/>
            </w:pPr>
            <w:ins w:id="8" w:author="Eric Robertson" w:date="2016-09-08T10:13:00Z">
              <w:r>
                <w:t>New Video/Image install</w:t>
              </w:r>
            </w:ins>
            <w:ins w:id="9" w:author="Eric Robertson" w:date="2016-09-08T10:14:00Z">
              <w:r>
                <w:t xml:space="preserve"> and execution</w:t>
              </w:r>
            </w:ins>
            <w:ins w:id="10" w:author="Eric Robertson" w:date="2016-09-08T10:13:00Z">
              <w:r>
                <w:t xml:space="preserve"> procedure</w:t>
              </w:r>
            </w:ins>
            <w:ins w:id="11" w:author="Eric Robertson" w:date="2016-09-08T10:14:00Z">
              <w:r>
                <w:t>s</w:t>
              </w:r>
            </w:ins>
            <w:ins w:id="12"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5B5A6FC2" w:rsidR="00866C13" w:rsidRPr="00866C13" w:rsidRDefault="006468BF" w:rsidP="002657D4">
            <w:pPr>
              <w:widowControl w:val="0"/>
              <w:jc w:val="center"/>
            </w:pPr>
            <w:ins w:id="13" w:author="Eric Robertson" w:date="2016-10-11T21:06:00Z">
              <w:r>
                <w:t>10/11/17</w:t>
              </w:r>
            </w:ins>
          </w:p>
        </w:tc>
        <w:tc>
          <w:tcPr>
            <w:tcW w:w="5309" w:type="dxa"/>
            <w:vAlign w:val="center"/>
          </w:tcPr>
          <w:p w14:paraId="3C556EF2" w14:textId="377E5A97" w:rsidR="00866C13" w:rsidRPr="00866C13" w:rsidRDefault="006468BF" w:rsidP="002657D4">
            <w:pPr>
              <w:widowControl w:val="0"/>
            </w:pPr>
            <w:ins w:id="14" w:author="Eric Robertson" w:date="2016-10-11T21:06:00Z">
              <w:r>
                <w:t>New installation procedures. Consolidation of Clone operations.  Removal of Paste Duplicate</w:t>
              </w:r>
            </w:ins>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5"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6"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ins>
      <w:r w:rsidR="009F578C">
        <w:rPr>
          <w:noProof/>
        </w:rPr>
      </w:r>
      <w:r w:rsidR="009F578C">
        <w:rPr>
          <w:noProof/>
        </w:rPr>
        <w:fldChar w:fldCharType="separate"/>
      </w:r>
      <w:ins w:id="17"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18" w:author="Eric Robertson" w:date="2016-09-08T13:55:00Z"/>
          <w:rFonts w:asciiTheme="minorHAnsi" w:eastAsiaTheme="minorEastAsia" w:hAnsiTheme="minorHAnsi" w:cstheme="minorBidi"/>
          <w:b w:val="0"/>
          <w:bCs w:val="0"/>
          <w:caps w:val="0"/>
          <w:noProof/>
          <w:sz w:val="24"/>
          <w:lang w:eastAsia="ja-JP"/>
        </w:rPr>
      </w:pPr>
      <w:ins w:id="19"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ins>
      <w:r>
        <w:rPr>
          <w:noProof/>
        </w:rPr>
      </w:r>
      <w:r>
        <w:rPr>
          <w:noProof/>
        </w:rPr>
        <w:fldChar w:fldCharType="separate"/>
      </w:r>
      <w:ins w:id="20" w:author="Eric Robertson" w:date="2016-09-08T13:55:00Z">
        <w:r>
          <w:rPr>
            <w:noProof/>
          </w:rPr>
          <w:t>1</w:t>
        </w:r>
        <w:r>
          <w:rPr>
            <w:noProof/>
          </w:rPr>
          <w:fldChar w:fldCharType="end"/>
        </w:r>
      </w:ins>
    </w:p>
    <w:p w14:paraId="0451A9FE" w14:textId="77777777" w:rsidR="009F578C" w:rsidRDefault="009F578C">
      <w:pPr>
        <w:pStyle w:val="TOC2"/>
        <w:tabs>
          <w:tab w:val="left" w:pos="717"/>
        </w:tabs>
        <w:rPr>
          <w:ins w:id="21" w:author="Eric Robertson" w:date="2016-09-08T13:55:00Z"/>
          <w:rFonts w:asciiTheme="minorHAnsi" w:eastAsiaTheme="minorEastAsia" w:hAnsiTheme="minorHAnsi" w:cstheme="minorBidi"/>
          <w:noProof/>
          <w:sz w:val="24"/>
          <w:lang w:eastAsia="ja-JP"/>
        </w:rPr>
      </w:pPr>
      <w:ins w:id="22"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ins>
      <w:r>
        <w:rPr>
          <w:noProof/>
        </w:rPr>
      </w:r>
      <w:r>
        <w:rPr>
          <w:noProof/>
        </w:rPr>
        <w:fldChar w:fldCharType="separate"/>
      </w:r>
      <w:ins w:id="23"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24" w:author="Eric Robertson" w:date="2016-09-08T13:55:00Z"/>
          <w:rFonts w:asciiTheme="minorHAnsi" w:eastAsiaTheme="minorEastAsia" w:hAnsiTheme="minorHAnsi" w:cstheme="minorBidi"/>
          <w:b w:val="0"/>
          <w:bCs w:val="0"/>
          <w:caps w:val="0"/>
          <w:noProof/>
          <w:sz w:val="24"/>
          <w:lang w:eastAsia="ja-JP"/>
        </w:rPr>
      </w:pPr>
      <w:ins w:id="25"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ins>
      <w:r>
        <w:rPr>
          <w:noProof/>
        </w:rPr>
      </w:r>
      <w:r>
        <w:rPr>
          <w:noProof/>
        </w:rPr>
        <w:fldChar w:fldCharType="separate"/>
      </w:r>
      <w:ins w:id="26" w:author="Eric Robertson" w:date="2016-09-08T13:55:00Z">
        <w:r>
          <w:rPr>
            <w:noProof/>
          </w:rPr>
          <w:t>3</w:t>
        </w:r>
        <w:r>
          <w:rPr>
            <w:noProof/>
          </w:rPr>
          <w:fldChar w:fldCharType="end"/>
        </w:r>
      </w:ins>
    </w:p>
    <w:p w14:paraId="49BA0792" w14:textId="77777777" w:rsidR="009F578C" w:rsidRDefault="009F578C">
      <w:pPr>
        <w:pStyle w:val="TOC2"/>
        <w:tabs>
          <w:tab w:val="left" w:pos="717"/>
        </w:tabs>
        <w:rPr>
          <w:ins w:id="27" w:author="Eric Robertson" w:date="2016-09-08T13:55:00Z"/>
          <w:rFonts w:asciiTheme="minorHAnsi" w:eastAsiaTheme="minorEastAsia" w:hAnsiTheme="minorHAnsi" w:cstheme="minorBidi"/>
          <w:noProof/>
          <w:sz w:val="24"/>
          <w:lang w:eastAsia="ja-JP"/>
        </w:rPr>
      </w:pPr>
      <w:ins w:id="28"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ins>
      <w:r>
        <w:rPr>
          <w:noProof/>
        </w:rPr>
      </w:r>
      <w:r>
        <w:rPr>
          <w:noProof/>
        </w:rPr>
        <w:fldChar w:fldCharType="separate"/>
      </w:r>
      <w:ins w:id="29" w:author="Eric Robertson" w:date="2016-09-08T13:55:00Z">
        <w:r>
          <w:rPr>
            <w:noProof/>
          </w:rPr>
          <w:t>3</w:t>
        </w:r>
        <w:r>
          <w:rPr>
            <w:noProof/>
          </w:rPr>
          <w:fldChar w:fldCharType="end"/>
        </w:r>
      </w:ins>
    </w:p>
    <w:p w14:paraId="00C13C84" w14:textId="77777777" w:rsidR="009F578C" w:rsidRDefault="009F578C">
      <w:pPr>
        <w:pStyle w:val="TOC2"/>
        <w:tabs>
          <w:tab w:val="left" w:pos="717"/>
        </w:tabs>
        <w:rPr>
          <w:ins w:id="30" w:author="Eric Robertson" w:date="2016-09-08T13:55:00Z"/>
          <w:rFonts w:asciiTheme="minorHAnsi" w:eastAsiaTheme="minorEastAsia" w:hAnsiTheme="minorHAnsi" w:cstheme="minorBidi"/>
          <w:noProof/>
          <w:sz w:val="24"/>
          <w:lang w:eastAsia="ja-JP"/>
        </w:rPr>
      </w:pPr>
      <w:ins w:id="31"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ins>
      <w:r>
        <w:rPr>
          <w:noProof/>
        </w:rPr>
      </w:r>
      <w:r>
        <w:rPr>
          <w:noProof/>
        </w:rPr>
        <w:fldChar w:fldCharType="separate"/>
      </w:r>
      <w:ins w:id="32" w:author="Eric Robertson" w:date="2016-09-08T13:55:00Z">
        <w:r>
          <w:rPr>
            <w:noProof/>
          </w:rPr>
          <w:t>4</w:t>
        </w:r>
        <w:r>
          <w:rPr>
            <w:noProof/>
          </w:rPr>
          <w:fldChar w:fldCharType="end"/>
        </w:r>
      </w:ins>
    </w:p>
    <w:p w14:paraId="103B4A94" w14:textId="77777777" w:rsidR="009F578C" w:rsidRDefault="009F578C">
      <w:pPr>
        <w:pStyle w:val="TOC2"/>
        <w:tabs>
          <w:tab w:val="left" w:pos="717"/>
        </w:tabs>
        <w:rPr>
          <w:ins w:id="33" w:author="Eric Robertson" w:date="2016-09-08T13:55:00Z"/>
          <w:rFonts w:asciiTheme="minorHAnsi" w:eastAsiaTheme="minorEastAsia" w:hAnsiTheme="minorHAnsi" w:cstheme="minorBidi"/>
          <w:noProof/>
          <w:sz w:val="24"/>
          <w:lang w:eastAsia="ja-JP"/>
        </w:rPr>
      </w:pPr>
      <w:ins w:id="34"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ins>
      <w:r>
        <w:rPr>
          <w:noProof/>
        </w:rPr>
      </w:r>
      <w:r>
        <w:rPr>
          <w:noProof/>
        </w:rPr>
        <w:fldChar w:fldCharType="separate"/>
      </w:r>
      <w:ins w:id="35"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6" w:author="Eric Robertson" w:date="2016-09-08T13:55:00Z"/>
          <w:rFonts w:asciiTheme="minorHAnsi" w:eastAsiaTheme="minorEastAsia" w:hAnsiTheme="minorHAnsi" w:cstheme="minorBidi"/>
          <w:noProof/>
          <w:sz w:val="24"/>
          <w:lang w:eastAsia="ja-JP"/>
        </w:rPr>
      </w:pPr>
      <w:ins w:id="37"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ins>
      <w:r>
        <w:rPr>
          <w:noProof/>
        </w:rPr>
      </w:r>
      <w:r>
        <w:rPr>
          <w:noProof/>
        </w:rPr>
        <w:fldChar w:fldCharType="separate"/>
      </w:r>
      <w:ins w:id="38"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39" w:author="Eric Robertson" w:date="2016-09-08T13:55:00Z"/>
          <w:rFonts w:eastAsiaTheme="minorEastAsia" w:cstheme="minorBidi"/>
          <w:i w:val="0"/>
          <w:iCs w:val="0"/>
          <w:noProof/>
          <w:lang w:eastAsia="ja-JP"/>
        </w:rPr>
      </w:pPr>
      <w:ins w:id="40"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ins>
      <w:r>
        <w:rPr>
          <w:noProof/>
        </w:rPr>
      </w:r>
      <w:r>
        <w:rPr>
          <w:noProof/>
        </w:rPr>
        <w:fldChar w:fldCharType="separate"/>
      </w:r>
      <w:ins w:id="41"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42" w:author="Eric Robertson" w:date="2016-09-08T13:55:00Z"/>
          <w:rFonts w:asciiTheme="minorHAnsi" w:eastAsiaTheme="minorEastAsia" w:hAnsiTheme="minorHAnsi" w:cstheme="minorBidi"/>
          <w:b w:val="0"/>
          <w:bCs w:val="0"/>
          <w:caps w:val="0"/>
          <w:noProof/>
          <w:sz w:val="24"/>
          <w:lang w:eastAsia="ja-JP"/>
        </w:rPr>
      </w:pPr>
      <w:ins w:id="43"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ins>
      <w:r>
        <w:rPr>
          <w:noProof/>
        </w:rPr>
      </w:r>
      <w:r>
        <w:rPr>
          <w:noProof/>
        </w:rPr>
        <w:fldChar w:fldCharType="separate"/>
      </w:r>
      <w:ins w:id="44"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5" w:author="Eric Robertson" w:date="2016-09-08T13:55:00Z"/>
          <w:rFonts w:asciiTheme="minorHAnsi" w:eastAsiaTheme="minorEastAsia" w:hAnsiTheme="minorHAnsi" w:cstheme="minorBidi"/>
          <w:noProof/>
          <w:sz w:val="24"/>
          <w:lang w:eastAsia="ja-JP"/>
        </w:rPr>
      </w:pPr>
      <w:ins w:id="46"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ins>
      <w:r>
        <w:rPr>
          <w:noProof/>
        </w:rPr>
      </w:r>
      <w:r>
        <w:rPr>
          <w:noProof/>
        </w:rPr>
        <w:fldChar w:fldCharType="separate"/>
      </w:r>
      <w:ins w:id="47"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48" w:author="Eric Robertson" w:date="2016-09-08T13:55:00Z"/>
          <w:rFonts w:eastAsiaTheme="minorEastAsia" w:cstheme="minorBidi"/>
          <w:i w:val="0"/>
          <w:iCs w:val="0"/>
          <w:noProof/>
          <w:lang w:eastAsia="ja-JP"/>
        </w:rPr>
      </w:pPr>
      <w:ins w:id="49"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ins>
      <w:r>
        <w:rPr>
          <w:noProof/>
        </w:rPr>
      </w:r>
      <w:r>
        <w:rPr>
          <w:noProof/>
        </w:rPr>
        <w:fldChar w:fldCharType="separate"/>
      </w:r>
      <w:ins w:id="50" w:author="Eric Robertson" w:date="2016-09-08T13:55:00Z">
        <w:r>
          <w:rPr>
            <w:noProof/>
          </w:rPr>
          <w:t>9</w:t>
        </w:r>
        <w:r>
          <w:rPr>
            <w:noProof/>
          </w:rPr>
          <w:fldChar w:fldCharType="end"/>
        </w:r>
      </w:ins>
    </w:p>
    <w:p w14:paraId="1C4B33B8" w14:textId="77777777" w:rsidR="009F578C" w:rsidRDefault="009F578C">
      <w:pPr>
        <w:pStyle w:val="TOC2"/>
        <w:tabs>
          <w:tab w:val="left" w:pos="717"/>
        </w:tabs>
        <w:rPr>
          <w:ins w:id="51" w:author="Eric Robertson" w:date="2016-09-08T13:55:00Z"/>
          <w:rFonts w:asciiTheme="minorHAnsi" w:eastAsiaTheme="minorEastAsia" w:hAnsiTheme="minorHAnsi" w:cstheme="minorBidi"/>
          <w:noProof/>
          <w:sz w:val="24"/>
          <w:lang w:eastAsia="ja-JP"/>
        </w:rPr>
      </w:pPr>
      <w:ins w:id="52"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ins>
      <w:r>
        <w:rPr>
          <w:noProof/>
        </w:rPr>
      </w:r>
      <w:r>
        <w:rPr>
          <w:noProof/>
        </w:rPr>
        <w:fldChar w:fldCharType="separate"/>
      </w:r>
      <w:ins w:id="53"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54" w:author="Eric Robertson" w:date="2016-09-08T13:55:00Z"/>
          <w:rFonts w:asciiTheme="minorHAnsi" w:eastAsiaTheme="minorEastAsia" w:hAnsiTheme="minorHAnsi" w:cstheme="minorBidi"/>
          <w:b w:val="0"/>
          <w:bCs w:val="0"/>
          <w:caps w:val="0"/>
          <w:noProof/>
          <w:sz w:val="24"/>
          <w:lang w:eastAsia="ja-JP"/>
        </w:rPr>
      </w:pPr>
      <w:ins w:id="55"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ins>
      <w:r>
        <w:rPr>
          <w:noProof/>
        </w:rPr>
      </w:r>
      <w:r>
        <w:rPr>
          <w:noProof/>
        </w:rPr>
        <w:fldChar w:fldCharType="separate"/>
      </w:r>
      <w:ins w:id="56"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57" w:author="Eric Robertson" w:date="2016-09-08T13:55:00Z"/>
          <w:rFonts w:asciiTheme="minorHAnsi" w:eastAsiaTheme="minorEastAsia" w:hAnsiTheme="minorHAnsi" w:cstheme="minorBidi"/>
          <w:noProof/>
          <w:sz w:val="24"/>
          <w:lang w:eastAsia="ja-JP"/>
        </w:rPr>
      </w:pPr>
      <w:ins w:id="58"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ins>
      <w:r>
        <w:rPr>
          <w:noProof/>
        </w:rPr>
      </w:r>
      <w:r>
        <w:rPr>
          <w:noProof/>
        </w:rPr>
        <w:fldChar w:fldCharType="separate"/>
      </w:r>
      <w:ins w:id="59"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60" w:author="Eric Robertson" w:date="2016-09-08T13:55:00Z"/>
          <w:rFonts w:asciiTheme="minorHAnsi" w:eastAsiaTheme="minorEastAsia" w:hAnsiTheme="minorHAnsi" w:cstheme="minorBidi"/>
          <w:noProof/>
          <w:sz w:val="24"/>
          <w:lang w:eastAsia="ja-JP"/>
        </w:rPr>
      </w:pPr>
      <w:ins w:id="61"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ins>
      <w:r>
        <w:rPr>
          <w:noProof/>
        </w:rPr>
      </w:r>
      <w:r>
        <w:rPr>
          <w:noProof/>
        </w:rPr>
        <w:fldChar w:fldCharType="separate"/>
      </w:r>
      <w:ins w:id="62"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63" w:author="Eric Robertson" w:date="2016-09-08T13:55:00Z"/>
          <w:rFonts w:asciiTheme="minorHAnsi" w:eastAsiaTheme="minorEastAsia" w:hAnsiTheme="minorHAnsi" w:cstheme="minorBidi"/>
          <w:noProof/>
          <w:sz w:val="24"/>
          <w:lang w:eastAsia="ja-JP"/>
        </w:rPr>
      </w:pPr>
      <w:ins w:id="64"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ins>
      <w:r>
        <w:rPr>
          <w:noProof/>
        </w:rPr>
      </w:r>
      <w:r>
        <w:rPr>
          <w:noProof/>
        </w:rPr>
        <w:fldChar w:fldCharType="separate"/>
      </w:r>
      <w:ins w:id="65"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6" w:author="Eric Robertson" w:date="2016-09-08T13:55:00Z"/>
          <w:rFonts w:asciiTheme="minorHAnsi" w:eastAsiaTheme="minorEastAsia" w:hAnsiTheme="minorHAnsi" w:cstheme="minorBidi"/>
          <w:noProof/>
          <w:sz w:val="24"/>
          <w:lang w:eastAsia="ja-JP"/>
        </w:rPr>
      </w:pPr>
      <w:ins w:id="67"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ins>
      <w:r>
        <w:rPr>
          <w:noProof/>
        </w:rPr>
      </w:r>
      <w:r>
        <w:rPr>
          <w:noProof/>
        </w:rPr>
        <w:fldChar w:fldCharType="separate"/>
      </w:r>
      <w:ins w:id="68"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69" w:author="Eric Robertson" w:date="2016-09-08T13:55:00Z"/>
          <w:rFonts w:asciiTheme="minorHAnsi" w:eastAsiaTheme="minorEastAsia" w:hAnsiTheme="minorHAnsi" w:cstheme="minorBidi"/>
          <w:noProof/>
          <w:sz w:val="24"/>
          <w:lang w:eastAsia="ja-JP"/>
        </w:rPr>
      </w:pPr>
      <w:ins w:id="70"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ins>
      <w:r>
        <w:rPr>
          <w:noProof/>
        </w:rPr>
      </w:r>
      <w:r>
        <w:rPr>
          <w:noProof/>
        </w:rPr>
        <w:fldChar w:fldCharType="separate"/>
      </w:r>
      <w:ins w:id="71"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72" w:author="Eric Robertson" w:date="2016-09-08T13:55:00Z"/>
          <w:rFonts w:asciiTheme="minorHAnsi" w:eastAsiaTheme="minorEastAsia" w:hAnsiTheme="minorHAnsi" w:cstheme="minorBidi"/>
          <w:noProof/>
          <w:sz w:val="24"/>
          <w:lang w:eastAsia="ja-JP"/>
        </w:rPr>
      </w:pPr>
      <w:ins w:id="73"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ins>
      <w:r>
        <w:rPr>
          <w:noProof/>
        </w:rPr>
      </w:r>
      <w:r>
        <w:rPr>
          <w:noProof/>
        </w:rPr>
        <w:fldChar w:fldCharType="separate"/>
      </w:r>
      <w:ins w:id="74"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5" w:author="Eric Robertson" w:date="2016-09-08T13:55:00Z"/>
          <w:rFonts w:asciiTheme="minorHAnsi" w:eastAsiaTheme="minorEastAsia" w:hAnsiTheme="minorHAnsi" w:cstheme="minorBidi"/>
          <w:noProof/>
          <w:sz w:val="24"/>
          <w:lang w:eastAsia="ja-JP"/>
        </w:rPr>
      </w:pPr>
      <w:ins w:id="76"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ins>
      <w:r>
        <w:rPr>
          <w:noProof/>
        </w:rPr>
      </w:r>
      <w:r>
        <w:rPr>
          <w:noProof/>
        </w:rPr>
        <w:fldChar w:fldCharType="separate"/>
      </w:r>
      <w:ins w:id="77"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78" w:author="Eric Robertson" w:date="2016-09-08T13:55:00Z"/>
          <w:rFonts w:asciiTheme="minorHAnsi" w:eastAsiaTheme="minorEastAsia" w:hAnsiTheme="minorHAnsi" w:cstheme="minorBidi"/>
          <w:noProof/>
          <w:sz w:val="24"/>
          <w:lang w:eastAsia="ja-JP"/>
        </w:rPr>
      </w:pPr>
      <w:ins w:id="79"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ins>
      <w:r>
        <w:rPr>
          <w:noProof/>
        </w:rPr>
      </w:r>
      <w:r>
        <w:rPr>
          <w:noProof/>
        </w:rPr>
        <w:fldChar w:fldCharType="separate"/>
      </w:r>
      <w:ins w:id="80"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81" w:author="Eric Robertson" w:date="2016-09-08T13:55:00Z"/>
          <w:rFonts w:asciiTheme="minorHAnsi" w:eastAsiaTheme="minorEastAsia" w:hAnsiTheme="minorHAnsi" w:cstheme="minorBidi"/>
          <w:noProof/>
          <w:sz w:val="24"/>
          <w:lang w:eastAsia="ja-JP"/>
        </w:rPr>
      </w:pPr>
      <w:ins w:id="82"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ins>
      <w:r>
        <w:rPr>
          <w:noProof/>
        </w:rPr>
      </w:r>
      <w:r>
        <w:rPr>
          <w:noProof/>
        </w:rPr>
        <w:fldChar w:fldCharType="separate"/>
      </w:r>
      <w:ins w:id="83"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84" w:author="Eric Robertson" w:date="2016-09-08T13:55:00Z"/>
          <w:rFonts w:asciiTheme="minorHAnsi" w:eastAsiaTheme="minorEastAsia" w:hAnsiTheme="minorHAnsi" w:cstheme="minorBidi"/>
          <w:b w:val="0"/>
          <w:bCs w:val="0"/>
          <w:caps w:val="0"/>
          <w:noProof/>
          <w:sz w:val="24"/>
          <w:lang w:eastAsia="ja-JP"/>
        </w:rPr>
      </w:pPr>
      <w:ins w:id="85"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ins>
      <w:r>
        <w:rPr>
          <w:noProof/>
        </w:rPr>
      </w:r>
      <w:r>
        <w:rPr>
          <w:noProof/>
        </w:rPr>
        <w:fldChar w:fldCharType="separate"/>
      </w:r>
      <w:ins w:id="86"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87" w:author="Eric Robertson" w:date="2016-09-08T13:55:00Z"/>
          <w:rFonts w:asciiTheme="minorHAnsi" w:eastAsiaTheme="minorEastAsia" w:hAnsiTheme="minorHAnsi" w:cstheme="minorBidi"/>
          <w:noProof/>
          <w:sz w:val="24"/>
          <w:lang w:eastAsia="ja-JP"/>
        </w:rPr>
      </w:pPr>
      <w:ins w:id="88"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ins>
      <w:r>
        <w:rPr>
          <w:noProof/>
        </w:rPr>
      </w:r>
      <w:r>
        <w:rPr>
          <w:noProof/>
        </w:rPr>
        <w:fldChar w:fldCharType="separate"/>
      </w:r>
      <w:ins w:id="89"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90" w:author="Eric Robertson" w:date="2016-09-08T13:55:00Z"/>
          <w:rFonts w:asciiTheme="minorHAnsi" w:eastAsiaTheme="minorEastAsia" w:hAnsiTheme="minorHAnsi" w:cstheme="minorBidi"/>
          <w:noProof/>
          <w:sz w:val="24"/>
          <w:lang w:eastAsia="ja-JP"/>
        </w:rPr>
      </w:pPr>
      <w:ins w:id="91"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ins>
      <w:r>
        <w:rPr>
          <w:noProof/>
        </w:rPr>
      </w:r>
      <w:r>
        <w:rPr>
          <w:noProof/>
        </w:rPr>
        <w:fldChar w:fldCharType="separate"/>
      </w:r>
      <w:ins w:id="92"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93" w:author="Eric Robertson" w:date="2016-09-08T13:55:00Z"/>
          <w:rFonts w:asciiTheme="minorHAnsi" w:eastAsiaTheme="minorEastAsia" w:hAnsiTheme="minorHAnsi" w:cstheme="minorBidi"/>
          <w:b w:val="0"/>
          <w:bCs w:val="0"/>
          <w:caps w:val="0"/>
          <w:noProof/>
          <w:sz w:val="24"/>
          <w:lang w:eastAsia="ja-JP"/>
        </w:rPr>
      </w:pPr>
      <w:ins w:id="94"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ins>
      <w:r>
        <w:rPr>
          <w:noProof/>
        </w:rPr>
      </w:r>
      <w:r>
        <w:rPr>
          <w:noProof/>
        </w:rPr>
        <w:fldChar w:fldCharType="separate"/>
      </w:r>
      <w:ins w:id="95"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6" w:author="Eric Robertson" w:date="2016-09-08T13:55:00Z"/>
          <w:rFonts w:asciiTheme="minorHAnsi" w:eastAsiaTheme="minorEastAsia" w:hAnsiTheme="minorHAnsi" w:cstheme="minorBidi"/>
          <w:b w:val="0"/>
          <w:bCs w:val="0"/>
          <w:caps w:val="0"/>
          <w:noProof/>
          <w:sz w:val="24"/>
          <w:lang w:eastAsia="ja-JP"/>
        </w:rPr>
      </w:pPr>
      <w:ins w:id="97"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ins>
      <w:r>
        <w:rPr>
          <w:noProof/>
        </w:rPr>
      </w:r>
      <w:r>
        <w:rPr>
          <w:noProof/>
        </w:rPr>
        <w:fldChar w:fldCharType="separate"/>
      </w:r>
      <w:ins w:id="98"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99" w:author="Eric Robertson" w:date="2016-09-08T13:55:00Z"/>
          <w:rFonts w:asciiTheme="minorHAnsi" w:eastAsiaTheme="minorEastAsia" w:hAnsiTheme="minorHAnsi" w:cstheme="minorBidi"/>
          <w:noProof/>
          <w:sz w:val="24"/>
          <w:lang w:eastAsia="ja-JP"/>
        </w:rPr>
      </w:pPr>
      <w:ins w:id="100"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ins>
      <w:r>
        <w:rPr>
          <w:noProof/>
        </w:rPr>
      </w:r>
      <w:r>
        <w:rPr>
          <w:noProof/>
        </w:rPr>
        <w:fldChar w:fldCharType="separate"/>
      </w:r>
      <w:ins w:id="101"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102" w:author="Eric Robertson" w:date="2016-09-08T13:55:00Z"/>
          <w:rFonts w:asciiTheme="minorHAnsi" w:eastAsiaTheme="minorEastAsia" w:hAnsiTheme="minorHAnsi" w:cstheme="minorBidi"/>
          <w:b w:val="0"/>
          <w:bCs w:val="0"/>
          <w:caps w:val="0"/>
          <w:noProof/>
          <w:sz w:val="24"/>
          <w:lang w:eastAsia="ja-JP"/>
        </w:rPr>
      </w:pPr>
      <w:ins w:id="103"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ins>
      <w:r>
        <w:rPr>
          <w:noProof/>
        </w:rPr>
      </w:r>
      <w:r>
        <w:rPr>
          <w:noProof/>
        </w:rPr>
        <w:fldChar w:fldCharType="separate"/>
      </w:r>
      <w:ins w:id="104"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5" w:author="Eric Robertson" w:date="2016-09-08T13:55:00Z"/>
          <w:rFonts w:asciiTheme="minorHAnsi" w:eastAsiaTheme="minorEastAsia" w:hAnsiTheme="minorHAnsi" w:cstheme="minorBidi"/>
          <w:b w:val="0"/>
          <w:bCs w:val="0"/>
          <w:caps w:val="0"/>
          <w:noProof/>
          <w:sz w:val="24"/>
          <w:lang w:eastAsia="ja-JP"/>
        </w:rPr>
      </w:pPr>
      <w:ins w:id="106"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ins>
      <w:r>
        <w:rPr>
          <w:noProof/>
        </w:rPr>
      </w:r>
      <w:r>
        <w:rPr>
          <w:noProof/>
        </w:rPr>
        <w:fldChar w:fldCharType="separate"/>
      </w:r>
      <w:ins w:id="107"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08" w:author="Eric Robertson" w:date="2016-09-08T13:55:00Z"/>
          <w:rFonts w:asciiTheme="minorHAnsi" w:eastAsiaTheme="minorEastAsia" w:hAnsiTheme="minorHAnsi" w:cstheme="minorBidi"/>
          <w:b w:val="0"/>
          <w:bCs w:val="0"/>
          <w:caps w:val="0"/>
          <w:noProof/>
          <w:sz w:val="24"/>
          <w:lang w:eastAsia="ja-JP"/>
        </w:rPr>
      </w:pPr>
      <w:ins w:id="109"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ins>
      <w:r>
        <w:rPr>
          <w:noProof/>
        </w:rPr>
      </w:r>
      <w:r>
        <w:rPr>
          <w:noProof/>
        </w:rPr>
        <w:fldChar w:fldCharType="separate"/>
      </w:r>
      <w:ins w:id="110"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11" w:author="Eric Robertson" w:date="2016-09-08T13:55:00Z"/>
          <w:rFonts w:asciiTheme="minorHAnsi" w:eastAsiaTheme="minorEastAsia" w:hAnsiTheme="minorHAnsi" w:cstheme="minorBidi"/>
          <w:b w:val="0"/>
          <w:bCs w:val="0"/>
          <w:caps w:val="0"/>
          <w:noProof/>
          <w:sz w:val="24"/>
          <w:lang w:eastAsia="ja-JP"/>
        </w:rPr>
      </w:pPr>
      <w:ins w:id="112"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ins>
      <w:r>
        <w:rPr>
          <w:noProof/>
        </w:rPr>
      </w:r>
      <w:r>
        <w:rPr>
          <w:noProof/>
        </w:rPr>
        <w:fldChar w:fldCharType="separate"/>
      </w:r>
      <w:ins w:id="113" w:author="Eric Robertson" w:date="2016-09-08T13:55:00Z">
        <w:r>
          <w:rPr>
            <w:noProof/>
          </w:rPr>
          <w:t>22</w:t>
        </w:r>
        <w:r>
          <w:rPr>
            <w:noProof/>
          </w:rPr>
          <w:fldChar w:fldCharType="end"/>
        </w:r>
      </w:ins>
    </w:p>
    <w:p w14:paraId="12E2F406" w14:textId="77777777" w:rsidR="009F578C" w:rsidRDefault="009F578C">
      <w:pPr>
        <w:pStyle w:val="TOC2"/>
        <w:rPr>
          <w:ins w:id="114" w:author="Eric Robertson" w:date="2016-09-08T13:55:00Z"/>
          <w:rFonts w:asciiTheme="minorHAnsi" w:eastAsiaTheme="minorEastAsia" w:hAnsiTheme="minorHAnsi" w:cstheme="minorBidi"/>
          <w:noProof/>
          <w:sz w:val="24"/>
          <w:lang w:eastAsia="ja-JP"/>
        </w:rPr>
      </w:pPr>
      <w:ins w:id="115"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ins>
      <w:r>
        <w:rPr>
          <w:noProof/>
        </w:rPr>
      </w:r>
      <w:r>
        <w:rPr>
          <w:noProof/>
        </w:rPr>
        <w:fldChar w:fldCharType="separate"/>
      </w:r>
      <w:ins w:id="116"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17" w:author="Eric Robertson" w:date="2016-09-08T13:55:00Z"/>
          <w:rFonts w:asciiTheme="minorHAnsi" w:eastAsiaTheme="minorEastAsia" w:hAnsiTheme="minorHAnsi" w:cstheme="minorBidi"/>
          <w:noProof/>
          <w:sz w:val="24"/>
          <w:lang w:eastAsia="ja-JP"/>
        </w:rPr>
      </w:pPr>
      <w:ins w:id="118"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ins>
      <w:r>
        <w:rPr>
          <w:noProof/>
        </w:rPr>
      </w:r>
      <w:r>
        <w:rPr>
          <w:noProof/>
        </w:rPr>
        <w:fldChar w:fldCharType="separate"/>
      </w:r>
      <w:ins w:id="119"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20" w:author="Eric Robertson" w:date="2016-09-08T13:55:00Z"/>
          <w:rFonts w:asciiTheme="minorHAnsi" w:eastAsiaTheme="minorEastAsia" w:hAnsiTheme="minorHAnsi" w:cstheme="minorBidi"/>
          <w:noProof/>
          <w:sz w:val="24"/>
          <w:lang w:eastAsia="ja-JP"/>
        </w:rPr>
      </w:pPr>
      <w:ins w:id="121"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ins>
      <w:r>
        <w:rPr>
          <w:noProof/>
        </w:rPr>
      </w:r>
      <w:r>
        <w:rPr>
          <w:noProof/>
        </w:rPr>
        <w:fldChar w:fldCharType="separate"/>
      </w:r>
      <w:ins w:id="122"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23" w:author="Eric Robertson" w:date="2016-09-08T13:55:00Z"/>
          <w:rFonts w:asciiTheme="minorHAnsi" w:eastAsiaTheme="minorEastAsia" w:hAnsiTheme="minorHAnsi" w:cstheme="minorBidi"/>
          <w:noProof/>
          <w:sz w:val="24"/>
          <w:lang w:eastAsia="ja-JP"/>
        </w:rPr>
      </w:pPr>
      <w:ins w:id="124"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ins>
      <w:r>
        <w:rPr>
          <w:noProof/>
        </w:rPr>
      </w:r>
      <w:r>
        <w:rPr>
          <w:noProof/>
        </w:rPr>
        <w:fldChar w:fldCharType="separate"/>
      </w:r>
      <w:ins w:id="125"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6" w:author="Eric Robertson" w:date="2016-09-08T13:55:00Z"/>
          <w:rFonts w:asciiTheme="minorHAnsi" w:eastAsiaTheme="minorEastAsia" w:hAnsiTheme="minorHAnsi" w:cstheme="minorBidi"/>
          <w:noProof/>
          <w:sz w:val="24"/>
          <w:lang w:eastAsia="ja-JP"/>
        </w:rPr>
      </w:pPr>
      <w:ins w:id="127"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ins>
      <w:r>
        <w:rPr>
          <w:noProof/>
        </w:rPr>
      </w:r>
      <w:r>
        <w:rPr>
          <w:noProof/>
        </w:rPr>
        <w:fldChar w:fldCharType="separate"/>
      </w:r>
      <w:ins w:id="128"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29" w:author="Eric Robertson" w:date="2016-09-08T13:55:00Z"/>
          <w:rFonts w:asciiTheme="minorHAnsi" w:eastAsiaTheme="minorEastAsia" w:hAnsiTheme="minorHAnsi" w:cstheme="minorBidi"/>
          <w:b w:val="0"/>
          <w:bCs w:val="0"/>
          <w:caps w:val="0"/>
          <w:noProof/>
          <w:sz w:val="24"/>
          <w:lang w:eastAsia="ja-JP"/>
        </w:rPr>
      </w:pPr>
      <w:ins w:id="130"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ins>
      <w:r>
        <w:rPr>
          <w:noProof/>
        </w:rPr>
      </w:r>
      <w:r>
        <w:rPr>
          <w:noProof/>
        </w:rPr>
        <w:fldChar w:fldCharType="separate"/>
      </w:r>
      <w:ins w:id="131"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32" w:author="Eric Robertson" w:date="2016-09-08T13:55:00Z"/>
          <w:rFonts w:asciiTheme="minorHAnsi" w:eastAsiaTheme="minorEastAsia" w:hAnsiTheme="minorHAnsi" w:cstheme="minorBidi"/>
          <w:b w:val="0"/>
          <w:bCs w:val="0"/>
          <w:caps w:val="0"/>
          <w:noProof/>
          <w:szCs w:val="22"/>
        </w:rPr>
      </w:pPr>
      <w:del w:id="133"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34" w:author="Eric Robertson" w:date="2016-09-08T13:55:00Z"/>
          <w:rFonts w:asciiTheme="minorHAnsi" w:eastAsiaTheme="minorEastAsia" w:hAnsiTheme="minorHAnsi" w:cstheme="minorBidi"/>
          <w:b w:val="0"/>
          <w:bCs w:val="0"/>
          <w:caps w:val="0"/>
          <w:noProof/>
          <w:szCs w:val="22"/>
        </w:rPr>
      </w:pPr>
      <w:del w:id="135"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6" w:author="Eric Robertson" w:date="2016-09-08T13:55:00Z"/>
          <w:rFonts w:asciiTheme="minorHAnsi" w:eastAsiaTheme="minorEastAsia" w:hAnsiTheme="minorHAnsi" w:cstheme="minorBidi"/>
          <w:noProof/>
          <w:szCs w:val="22"/>
        </w:rPr>
      </w:pPr>
      <w:del w:id="137"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38" w:author="Eric Robertson" w:date="2016-09-08T13:55:00Z"/>
          <w:rFonts w:asciiTheme="minorHAnsi" w:eastAsiaTheme="minorEastAsia" w:hAnsiTheme="minorHAnsi" w:cstheme="minorBidi"/>
          <w:b w:val="0"/>
          <w:bCs w:val="0"/>
          <w:caps w:val="0"/>
          <w:noProof/>
          <w:szCs w:val="22"/>
        </w:rPr>
      </w:pPr>
      <w:del w:id="139"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b w:val="0"/>
            <w:bCs w:val="0"/>
            <w:caps w:val="0"/>
            <w:noProof/>
          </w:rPr>
          <w:delText>Operation</w:delText>
        </w:r>
        <w:r w:rsidDel="009F578C">
          <w:rPr>
            <w:noProof/>
            <w:webHidden/>
          </w:rPr>
          <w:tab/>
          <w:delText>3</w:delText>
        </w:r>
      </w:del>
    </w:p>
    <w:p w14:paraId="04EF6FB1" w14:textId="77777777" w:rsidR="00AD19BD" w:rsidDel="009F578C" w:rsidRDefault="00AD19BD">
      <w:pPr>
        <w:pStyle w:val="TOC2"/>
        <w:rPr>
          <w:del w:id="140" w:author="Eric Robertson" w:date="2016-09-08T13:55:00Z"/>
          <w:rFonts w:asciiTheme="minorHAnsi" w:eastAsiaTheme="minorEastAsia" w:hAnsiTheme="minorHAnsi" w:cstheme="minorBidi"/>
          <w:noProof/>
          <w:szCs w:val="22"/>
        </w:rPr>
      </w:pPr>
      <w:del w:id="141"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42" w:author="Eric Robertson" w:date="2016-09-08T13:55:00Z"/>
          <w:rFonts w:eastAsiaTheme="minorEastAsia" w:cstheme="minorBidi"/>
          <w:i w:val="0"/>
          <w:iCs w:val="0"/>
          <w:noProof/>
          <w:sz w:val="22"/>
          <w:szCs w:val="22"/>
        </w:rPr>
      </w:pPr>
      <w:del w:id="143"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4" w:author="Eric Robertson" w:date="2016-09-08T13:55:00Z"/>
          <w:rFonts w:asciiTheme="minorHAnsi" w:eastAsiaTheme="minorEastAsia" w:hAnsiTheme="minorHAnsi" w:cstheme="minorBidi"/>
          <w:noProof/>
          <w:szCs w:val="22"/>
        </w:rPr>
      </w:pPr>
      <w:del w:id="145"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6" w:author="Eric Robertson" w:date="2016-09-08T13:55:00Z"/>
          <w:rFonts w:asciiTheme="minorHAnsi" w:eastAsiaTheme="minorEastAsia" w:hAnsiTheme="minorHAnsi" w:cstheme="minorBidi"/>
          <w:noProof/>
          <w:szCs w:val="22"/>
        </w:rPr>
      </w:pPr>
      <w:del w:id="147"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48" w:author="Eric Robertson" w:date="2016-09-08T13:55:00Z"/>
          <w:rFonts w:asciiTheme="minorHAnsi" w:eastAsiaTheme="minorEastAsia" w:hAnsiTheme="minorHAnsi" w:cstheme="minorBidi"/>
          <w:noProof/>
          <w:szCs w:val="22"/>
        </w:rPr>
      </w:pPr>
      <w:del w:id="149"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50" w:author="Eric Robertson" w:date="2016-09-08T13:55:00Z"/>
          <w:rFonts w:eastAsiaTheme="minorEastAsia" w:cstheme="minorBidi"/>
          <w:i w:val="0"/>
          <w:iCs w:val="0"/>
          <w:noProof/>
          <w:sz w:val="22"/>
          <w:szCs w:val="22"/>
        </w:rPr>
      </w:pPr>
      <w:del w:id="151"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52" w:author="Eric Robertson" w:date="2016-09-08T13:55:00Z"/>
          <w:rFonts w:asciiTheme="minorHAnsi" w:eastAsiaTheme="minorEastAsia" w:hAnsiTheme="minorHAnsi" w:cstheme="minorBidi"/>
          <w:b w:val="0"/>
          <w:bCs w:val="0"/>
          <w:caps w:val="0"/>
          <w:noProof/>
          <w:szCs w:val="22"/>
        </w:rPr>
      </w:pPr>
      <w:del w:id="153"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4" w:author="Eric Robertson" w:date="2016-09-08T13:55:00Z"/>
          <w:rFonts w:asciiTheme="minorHAnsi" w:eastAsiaTheme="minorEastAsia" w:hAnsiTheme="minorHAnsi" w:cstheme="minorBidi"/>
          <w:noProof/>
          <w:szCs w:val="22"/>
        </w:rPr>
      </w:pPr>
      <w:del w:id="155"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6" w:author="Eric Robertson" w:date="2016-09-08T13:55:00Z"/>
          <w:rFonts w:eastAsiaTheme="minorEastAsia" w:cstheme="minorBidi"/>
          <w:i w:val="0"/>
          <w:iCs w:val="0"/>
          <w:noProof/>
          <w:sz w:val="22"/>
          <w:szCs w:val="22"/>
        </w:rPr>
      </w:pPr>
      <w:del w:id="157"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i w:val="0"/>
            <w:iCs w:val="0"/>
            <w:noProof/>
          </w:rPr>
          <w:delText>Displays</w:delText>
        </w:r>
        <w:r w:rsidDel="009F578C">
          <w:rPr>
            <w:noProof/>
            <w:webHidden/>
          </w:rPr>
          <w:tab/>
          <w:delText>9</w:delText>
        </w:r>
      </w:del>
    </w:p>
    <w:p w14:paraId="169DD288" w14:textId="77777777" w:rsidR="00AD19BD" w:rsidDel="009F578C" w:rsidRDefault="00AD19BD">
      <w:pPr>
        <w:pStyle w:val="TOC2"/>
        <w:rPr>
          <w:del w:id="158" w:author="Eric Robertson" w:date="2016-09-08T13:55:00Z"/>
          <w:rFonts w:asciiTheme="minorHAnsi" w:eastAsiaTheme="minorEastAsia" w:hAnsiTheme="minorHAnsi" w:cstheme="minorBidi"/>
          <w:noProof/>
          <w:szCs w:val="22"/>
        </w:rPr>
      </w:pPr>
      <w:del w:id="159"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60" w:author="Eric Robertson" w:date="2016-09-08T13:55:00Z"/>
          <w:rFonts w:asciiTheme="minorHAnsi" w:eastAsiaTheme="minorEastAsia" w:hAnsiTheme="minorHAnsi" w:cstheme="minorBidi"/>
          <w:noProof/>
          <w:szCs w:val="22"/>
        </w:rPr>
      </w:pPr>
      <w:del w:id="161"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62" w:author="Eric Robertson" w:date="2016-09-08T13:55:00Z"/>
          <w:rFonts w:asciiTheme="minorHAnsi" w:eastAsiaTheme="minorEastAsia" w:hAnsiTheme="minorHAnsi" w:cstheme="minorBidi"/>
          <w:b w:val="0"/>
          <w:bCs w:val="0"/>
          <w:caps w:val="0"/>
          <w:noProof/>
          <w:szCs w:val="22"/>
        </w:rPr>
      </w:pPr>
      <w:del w:id="163"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4" w:author="Eric Robertson" w:date="2016-09-08T13:55:00Z"/>
          <w:rFonts w:asciiTheme="minorHAnsi" w:eastAsiaTheme="minorEastAsia" w:hAnsiTheme="minorHAnsi" w:cstheme="minorBidi"/>
          <w:noProof/>
          <w:szCs w:val="22"/>
        </w:rPr>
      </w:pPr>
      <w:del w:id="165"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6" w:author="Eric Robertson" w:date="2016-09-08T13:55:00Z"/>
          <w:rFonts w:asciiTheme="minorHAnsi" w:eastAsiaTheme="minorEastAsia" w:hAnsiTheme="minorHAnsi" w:cstheme="minorBidi"/>
          <w:noProof/>
          <w:szCs w:val="22"/>
        </w:rPr>
      </w:pPr>
      <w:del w:id="167"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68" w:author="Eric Robertson" w:date="2016-09-08T13:55:00Z"/>
          <w:rFonts w:asciiTheme="minorHAnsi" w:eastAsiaTheme="minorEastAsia" w:hAnsiTheme="minorHAnsi" w:cstheme="minorBidi"/>
          <w:noProof/>
          <w:szCs w:val="22"/>
        </w:rPr>
      </w:pPr>
      <w:del w:id="169"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70" w:author="Eric Robertson" w:date="2016-09-08T13:55:00Z"/>
          <w:rFonts w:asciiTheme="minorHAnsi" w:eastAsiaTheme="minorEastAsia" w:hAnsiTheme="minorHAnsi" w:cstheme="minorBidi"/>
          <w:noProof/>
          <w:szCs w:val="22"/>
        </w:rPr>
      </w:pPr>
      <w:del w:id="171"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72" w:author="Eric Robertson" w:date="2016-09-08T13:55:00Z"/>
          <w:rFonts w:asciiTheme="minorHAnsi" w:eastAsiaTheme="minorEastAsia" w:hAnsiTheme="minorHAnsi" w:cstheme="minorBidi"/>
          <w:noProof/>
          <w:szCs w:val="22"/>
        </w:rPr>
      </w:pPr>
      <w:del w:id="173"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4" w:author="Eric Robertson" w:date="2016-09-08T13:55:00Z"/>
          <w:rFonts w:asciiTheme="minorHAnsi" w:eastAsiaTheme="minorEastAsia" w:hAnsiTheme="minorHAnsi" w:cstheme="minorBidi"/>
          <w:noProof/>
          <w:szCs w:val="22"/>
        </w:rPr>
      </w:pPr>
      <w:del w:id="175"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6" w:author="Eric Robertson" w:date="2016-09-08T13:55:00Z"/>
          <w:rFonts w:asciiTheme="minorHAnsi" w:eastAsiaTheme="minorEastAsia" w:hAnsiTheme="minorHAnsi" w:cstheme="minorBidi"/>
          <w:noProof/>
          <w:szCs w:val="22"/>
        </w:rPr>
      </w:pPr>
      <w:del w:id="177"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78" w:author="Eric Robertson" w:date="2016-09-08T13:55:00Z"/>
          <w:rFonts w:asciiTheme="minorHAnsi" w:eastAsiaTheme="minorEastAsia" w:hAnsiTheme="minorHAnsi" w:cstheme="minorBidi"/>
          <w:noProof/>
          <w:szCs w:val="22"/>
        </w:rPr>
      </w:pPr>
      <w:del w:id="179"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80" w:author="Eric Robertson" w:date="2016-09-08T13:55:00Z"/>
          <w:rFonts w:asciiTheme="minorHAnsi" w:eastAsiaTheme="minorEastAsia" w:hAnsiTheme="minorHAnsi" w:cstheme="minorBidi"/>
          <w:noProof/>
          <w:szCs w:val="22"/>
        </w:rPr>
      </w:pPr>
      <w:del w:id="181"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82" w:author="Eric Robertson" w:date="2016-09-08T13:55:00Z"/>
          <w:rFonts w:asciiTheme="minorHAnsi" w:eastAsiaTheme="minorEastAsia" w:hAnsiTheme="minorHAnsi" w:cstheme="minorBidi"/>
          <w:b w:val="0"/>
          <w:bCs w:val="0"/>
          <w:caps w:val="0"/>
          <w:noProof/>
          <w:szCs w:val="22"/>
        </w:rPr>
      </w:pPr>
      <w:del w:id="183"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b w:val="0"/>
            <w:bCs w:val="0"/>
            <w:caps w:val="0"/>
            <w:noProof/>
          </w:rPr>
          <w:delText>Generation</w:delText>
        </w:r>
        <w:r w:rsidDel="009F578C">
          <w:rPr>
            <w:noProof/>
            <w:webHidden/>
          </w:rPr>
          <w:tab/>
          <w:delText>19</w:delText>
        </w:r>
      </w:del>
    </w:p>
    <w:p w14:paraId="23D2E9D7" w14:textId="77777777" w:rsidR="00AD19BD" w:rsidDel="009F578C" w:rsidRDefault="00AD19BD">
      <w:pPr>
        <w:pStyle w:val="TOC2"/>
        <w:rPr>
          <w:del w:id="184" w:author="Eric Robertson" w:date="2016-09-08T13:55:00Z"/>
          <w:rFonts w:asciiTheme="minorHAnsi" w:eastAsiaTheme="minorEastAsia" w:hAnsiTheme="minorHAnsi" w:cstheme="minorBidi"/>
          <w:noProof/>
          <w:szCs w:val="22"/>
        </w:rPr>
      </w:pPr>
      <w:del w:id="185"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6" w:author="Eric Robertson" w:date="2016-09-08T13:55:00Z"/>
          <w:rFonts w:asciiTheme="minorHAnsi" w:eastAsiaTheme="minorEastAsia" w:hAnsiTheme="minorHAnsi" w:cstheme="minorBidi"/>
          <w:noProof/>
          <w:szCs w:val="22"/>
        </w:rPr>
      </w:pPr>
      <w:del w:id="187"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88" w:author="Eric Robertson" w:date="2016-09-08T13:55:00Z"/>
          <w:rFonts w:asciiTheme="minorHAnsi" w:eastAsiaTheme="minorEastAsia" w:hAnsiTheme="minorHAnsi" w:cstheme="minorBidi"/>
          <w:b w:val="0"/>
          <w:bCs w:val="0"/>
          <w:caps w:val="0"/>
          <w:noProof/>
          <w:szCs w:val="22"/>
        </w:rPr>
      </w:pPr>
      <w:del w:id="189"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90" w:author="Eric Robertson" w:date="2016-09-08T13:55:00Z"/>
          <w:rFonts w:asciiTheme="minorHAnsi" w:eastAsiaTheme="minorEastAsia" w:hAnsiTheme="minorHAnsi" w:cstheme="minorBidi"/>
          <w:b w:val="0"/>
          <w:bCs w:val="0"/>
          <w:caps w:val="0"/>
          <w:noProof/>
          <w:szCs w:val="22"/>
        </w:rPr>
      </w:pPr>
      <w:del w:id="191"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2" w:author="Eric Robertson" w:date="2016-09-08T13:55:00Z"/>
          <w:rFonts w:asciiTheme="minorHAnsi" w:eastAsiaTheme="minorEastAsia" w:hAnsiTheme="minorHAnsi" w:cstheme="minorBidi"/>
          <w:noProof/>
          <w:szCs w:val="22"/>
        </w:rPr>
      </w:pPr>
      <w:del w:id="193"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4" w:author="Eric Robertson" w:date="2016-09-08T13:55:00Z"/>
          <w:rFonts w:asciiTheme="minorHAnsi" w:eastAsiaTheme="minorEastAsia" w:hAnsiTheme="minorHAnsi" w:cstheme="minorBidi"/>
          <w:b w:val="0"/>
          <w:bCs w:val="0"/>
          <w:caps w:val="0"/>
          <w:noProof/>
          <w:szCs w:val="22"/>
        </w:rPr>
      </w:pPr>
      <w:del w:id="195"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6" w:author="Eric Robertson" w:date="2016-09-08T13:55:00Z"/>
          <w:rFonts w:asciiTheme="minorHAnsi" w:eastAsiaTheme="minorEastAsia" w:hAnsiTheme="minorHAnsi" w:cstheme="minorBidi"/>
          <w:b w:val="0"/>
          <w:bCs w:val="0"/>
          <w:caps w:val="0"/>
          <w:noProof/>
          <w:szCs w:val="22"/>
        </w:rPr>
      </w:pPr>
      <w:del w:id="197"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198" w:author="Eric Robertson" w:date="2016-09-08T13:55:00Z"/>
          <w:rFonts w:asciiTheme="minorHAnsi" w:eastAsiaTheme="minorEastAsia" w:hAnsiTheme="minorHAnsi" w:cstheme="minorBidi"/>
          <w:b w:val="0"/>
          <w:bCs w:val="0"/>
          <w:caps w:val="0"/>
          <w:noProof/>
          <w:szCs w:val="22"/>
        </w:rPr>
      </w:pPr>
      <w:del w:id="199"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200" w:author="Eric Robertson" w:date="2016-09-08T13:55:00Z"/>
          <w:rFonts w:asciiTheme="minorHAnsi" w:eastAsiaTheme="minorEastAsia" w:hAnsiTheme="minorHAnsi" w:cstheme="minorBidi"/>
          <w:b w:val="0"/>
          <w:bCs w:val="0"/>
          <w:caps w:val="0"/>
          <w:noProof/>
          <w:szCs w:val="22"/>
        </w:rPr>
      </w:pPr>
      <w:del w:id="201"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2" w:author="Eric Robertson" w:date="2016-09-08T13:55:00Z"/>
          <w:rFonts w:asciiTheme="minorHAnsi" w:eastAsiaTheme="minorEastAsia" w:hAnsiTheme="minorHAnsi" w:cstheme="minorBidi"/>
          <w:noProof/>
          <w:szCs w:val="22"/>
        </w:rPr>
      </w:pPr>
      <w:del w:id="203"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4" w:author="Eric Robertson" w:date="2016-09-08T13:55:00Z"/>
          <w:rFonts w:asciiTheme="minorHAnsi" w:eastAsiaTheme="minorEastAsia" w:hAnsiTheme="minorHAnsi" w:cstheme="minorBidi"/>
          <w:noProof/>
          <w:szCs w:val="22"/>
        </w:rPr>
      </w:pPr>
      <w:del w:id="205"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6" w:author="Eric Robertson" w:date="2016-09-08T13:55:00Z"/>
          <w:rFonts w:asciiTheme="minorHAnsi" w:eastAsiaTheme="minorEastAsia" w:hAnsiTheme="minorHAnsi" w:cstheme="minorBidi"/>
          <w:noProof/>
          <w:szCs w:val="22"/>
        </w:rPr>
      </w:pPr>
      <w:del w:id="207"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08" w:author="Eric Robertson" w:date="2016-09-08T13:55:00Z"/>
          <w:rFonts w:asciiTheme="minorHAnsi" w:eastAsiaTheme="minorEastAsia" w:hAnsiTheme="minorHAnsi" w:cstheme="minorBidi"/>
          <w:noProof/>
          <w:szCs w:val="22"/>
        </w:rPr>
      </w:pPr>
      <w:del w:id="209"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10" w:author="Eric Robertson" w:date="2016-09-08T13:55:00Z"/>
          <w:rFonts w:asciiTheme="minorHAnsi" w:eastAsiaTheme="minorEastAsia" w:hAnsiTheme="minorHAnsi" w:cstheme="minorBidi"/>
          <w:b w:val="0"/>
          <w:bCs w:val="0"/>
          <w:caps w:val="0"/>
          <w:noProof/>
          <w:szCs w:val="22"/>
        </w:rPr>
      </w:pPr>
      <w:del w:id="211"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8F3776">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2" w:name="_Toc456792461"/>
      <w:bookmarkStart w:id="213" w:name="_Toc334962280"/>
      <w:r>
        <w:lastRenderedPageBreak/>
        <w:t>Overview</w:t>
      </w:r>
      <w:bookmarkEnd w:id="212"/>
      <w:bookmarkEnd w:id="213"/>
    </w:p>
    <w:p w14:paraId="5E722646" w14:textId="77777777" w:rsidR="00936FFD" w:rsidRPr="003D3906" w:rsidRDefault="00936FFD" w:rsidP="00A27DCE">
      <w:pPr>
        <w:pStyle w:val="BodyText"/>
      </w:pPr>
      <w:bookmarkStart w:id="214" w:name="_Toc78164083"/>
      <w:bookmarkStart w:id="215"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481250">
      <w:pPr>
        <w:pStyle w:val="figurecaption"/>
      </w:pPr>
      <w:bookmarkStart w:id="216" w:name="_Toc457993703"/>
      <w:r>
        <w:t xml:space="preserve">Figure </w:t>
      </w:r>
      <w:fldSimple w:instr=" SEQ Figure \* ARABIC ">
        <w:r w:rsidR="002C2D16">
          <w:rPr>
            <w:noProof/>
          </w:rPr>
          <w:t>1</w:t>
        </w:r>
      </w:fldSimple>
      <w:r>
        <w:t xml:space="preserve">: </w:t>
      </w:r>
      <w:r w:rsidRPr="003716D7">
        <w:t>Example of a graph produced by the journaling tool. Specifically, a region of one image (hat) was spliced into another image (</w:t>
      </w:r>
      <w:proofErr w:type="spellStart"/>
      <w:r w:rsidRPr="003716D7">
        <w:t>orig_input</w:t>
      </w:r>
      <w:proofErr w:type="spellEnd"/>
      <w:r w:rsidRPr="003716D7">
        <w:t>) to create a new image (input_mod_1).</w:t>
      </w:r>
      <w:bookmarkEnd w:id="216"/>
    </w:p>
    <w:p w14:paraId="64EF3314" w14:textId="77777777" w:rsidR="00936FFD" w:rsidRDefault="00936FFD" w:rsidP="00A27DCE">
      <w:pPr>
        <w:pStyle w:val="BodyText"/>
        <w:rPr>
          <w:b/>
        </w:rPr>
      </w:pPr>
    </w:p>
    <w:p w14:paraId="475F207F" w14:textId="77777777" w:rsidR="00264E83" w:rsidRDefault="00A9054E" w:rsidP="00FC16E5">
      <w:pPr>
        <w:jc w:val="both"/>
      </w:pPr>
      <w:bookmarkStart w:id="217" w:name="_Toc456792462"/>
      <w:bookmarkEnd w:id="214"/>
      <w:bookmarkEnd w:id="215"/>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18" w:name="_Toc334962281"/>
      <w:r>
        <w:t>Installation</w:t>
      </w:r>
      <w:bookmarkEnd w:id="217"/>
      <w:bookmarkEnd w:id="218"/>
    </w:p>
    <w:p w14:paraId="3483A3AC" w14:textId="77777777" w:rsidR="0090535E" w:rsidRPr="003D3906" w:rsidRDefault="0090535E" w:rsidP="00A27DCE">
      <w:pPr>
        <w:pStyle w:val="BodyText"/>
      </w:pPr>
      <w:r w:rsidRPr="003D3906">
        <w:t xml:space="preserve">The most direct way to obtain the most recent version of the tool is to download it from </w:t>
      </w:r>
      <w:proofErr w:type="spellStart"/>
      <w:r w:rsidRPr="003D3906">
        <w:t>GitHub</w:t>
      </w:r>
      <w:proofErr w:type="spellEnd"/>
      <w:r w:rsidRPr="003D3906">
        <w:t xml:space="preserve">.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w:t>
      </w:r>
      <w:proofErr w:type="spellStart"/>
      <w:r w:rsidRPr="003D3906">
        <w:t>GitHub’s</w:t>
      </w:r>
      <w:proofErr w:type="spellEnd"/>
      <w:r w:rsidRPr="003D3906">
        <w:t xml:space="preserve">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2C2D16">
      <w:pPr>
        <w:pStyle w:val="figurecaption"/>
      </w:pPr>
      <w:bookmarkStart w:id="219" w:name="_Toc457993704"/>
      <w:r>
        <w:t xml:space="preserve">Figure </w:t>
      </w:r>
      <w:fldSimple w:instr=" SEQ Figure \* ARABIC ">
        <w:r w:rsidR="002C2D16">
          <w:rPr>
            <w:noProof/>
          </w:rPr>
          <w:t>2</w:t>
        </w:r>
      </w:fldSimple>
      <w:r>
        <w:t xml:space="preserve">: </w:t>
      </w:r>
      <w:proofErr w:type="spellStart"/>
      <w:r>
        <w:t>GitHub</w:t>
      </w:r>
      <w:proofErr w:type="spellEnd"/>
      <w:r>
        <w:t xml:space="preserve"> website download dialog</w:t>
      </w:r>
      <w:bookmarkEnd w:id="219"/>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20" w:name="_Toc456792463"/>
      <w:bookmarkStart w:id="221" w:name="_Toc334962282"/>
      <w:r>
        <w:t>Dependenc</w:t>
      </w:r>
      <w:r w:rsidR="00CD52AB">
        <w:t>i</w:t>
      </w:r>
      <w:r>
        <w:t>es</w:t>
      </w:r>
      <w:bookmarkEnd w:id="220"/>
      <w:bookmarkEnd w:id="221"/>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numpy</w:t>
      </w:r>
      <w:proofErr w:type="spellEnd"/>
      <w:proofErr w:type="gram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matplotlib</w:t>
      </w:r>
      <w:proofErr w:type="spellEnd"/>
      <w:proofErr w:type="gramEnd"/>
    </w:p>
    <w:p w14:paraId="7E2E783B" w14:textId="77777777" w:rsidR="0090535E" w:rsidRPr="003D3906" w:rsidRDefault="008F3776" w:rsidP="003D3906">
      <w:pPr>
        <w:pStyle w:val="ListParagraph"/>
        <w:numPr>
          <w:ilvl w:val="0"/>
          <w:numId w:val="13"/>
        </w:numPr>
        <w:jc w:val="both"/>
        <w:rPr>
          <w:rFonts w:ascii="Times New Roman" w:hAnsi="Times New Roman" w:cs="Times New Roman"/>
          <w:sz w:val="24"/>
          <w:szCs w:val="24"/>
        </w:rPr>
      </w:pPr>
      <w:hyperlink r:id="rId26" w:history="1">
        <w:proofErr w:type="spellStart"/>
        <w:proofErr w:type="gramStart"/>
        <w:r w:rsidR="0090535E" w:rsidRPr="003D3906">
          <w:rPr>
            <w:rStyle w:val="Hyperlink"/>
            <w:rFonts w:ascii="Times New Roman" w:hAnsi="Times New Roman" w:cs="Times New Roman"/>
            <w:sz w:val="24"/>
            <w:szCs w:val="24"/>
          </w:rPr>
          <w:t>opencv</w:t>
        </w:r>
        <w:proofErr w:type="spellEnd"/>
        <w:proofErr w:type="gram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networkx</w:t>
      </w:r>
      <w:proofErr w:type="spellEnd"/>
      <w:proofErr w:type="gram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moviepy</w:t>
      </w:r>
      <w:proofErr w:type="spellEnd"/>
      <w:proofErr w:type="gram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proofErr w:type="gramStart"/>
      <w:r w:rsidRPr="003D3906">
        <w:rPr>
          <w:rFonts w:ascii="Times New Roman" w:hAnsi="Times New Roman" w:cs="Times New Roman"/>
          <w:sz w:val="24"/>
          <w:szCs w:val="24"/>
        </w:rPr>
        <w:t>scikit</w:t>
      </w:r>
      <w:proofErr w:type="spellEnd"/>
      <w:proofErr w:type="gram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tkintertable</w:t>
      </w:r>
      <w:proofErr w:type="spellEnd"/>
      <w:proofErr w:type="gram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bitstring</w:t>
      </w:r>
      <w:proofErr w:type="spellEnd"/>
      <w:proofErr w:type="gramEnd"/>
    </w:p>
    <w:p w14:paraId="74C8DD2E" w14:textId="77777777" w:rsidR="009F28C6" w:rsidRDefault="009F28C6" w:rsidP="003D3906">
      <w:pPr>
        <w:pStyle w:val="ListParagraph"/>
        <w:numPr>
          <w:ilvl w:val="0"/>
          <w:numId w:val="13"/>
        </w:numPr>
        <w:jc w:val="both"/>
        <w:rPr>
          <w:ins w:id="222" w:author="Eric Robertson" w:date="2016-10-11T21:06:00Z"/>
          <w:rFonts w:ascii="Times New Roman" w:hAnsi="Times New Roman" w:cs="Times New Roman"/>
          <w:sz w:val="24"/>
          <w:szCs w:val="24"/>
        </w:rPr>
      </w:pPr>
      <w:proofErr w:type="gramStart"/>
      <w:r>
        <w:rPr>
          <w:rFonts w:ascii="Times New Roman" w:hAnsi="Times New Roman" w:cs="Times New Roman"/>
          <w:sz w:val="24"/>
          <w:szCs w:val="24"/>
        </w:rPr>
        <w:t>boto3</w:t>
      </w:r>
      <w:proofErr w:type="gramEnd"/>
      <w:r>
        <w:rPr>
          <w:rFonts w:ascii="Times New Roman" w:hAnsi="Times New Roman" w:cs="Times New Roman"/>
          <w:sz w:val="24"/>
          <w:szCs w:val="24"/>
        </w:rPr>
        <w:t xml:space="preserve"> (for optional use of S3)</w:t>
      </w:r>
    </w:p>
    <w:p w14:paraId="05662907" w14:textId="3B40A0AC" w:rsidR="006468BF" w:rsidRDefault="006468BF" w:rsidP="003D3906">
      <w:pPr>
        <w:pStyle w:val="ListParagraph"/>
        <w:numPr>
          <w:ilvl w:val="0"/>
          <w:numId w:val="13"/>
        </w:numPr>
        <w:jc w:val="both"/>
        <w:rPr>
          <w:ins w:id="223" w:author="Eric Robertson" w:date="2016-09-08T10:15:00Z"/>
          <w:rFonts w:ascii="Times New Roman" w:hAnsi="Times New Roman" w:cs="Times New Roman"/>
          <w:sz w:val="24"/>
          <w:szCs w:val="24"/>
        </w:rPr>
      </w:pPr>
      <w:proofErr w:type="gramStart"/>
      <w:ins w:id="224" w:author="Eric Robertson" w:date="2016-10-11T21:06:00Z">
        <w:r>
          <w:rPr>
            <w:rFonts w:ascii="Times New Roman" w:hAnsi="Times New Roman" w:cs="Times New Roman"/>
            <w:sz w:val="24"/>
            <w:szCs w:val="24"/>
          </w:rPr>
          <w:t>hdf5</w:t>
        </w:r>
      </w:ins>
      <w:proofErr w:type="gramEnd"/>
    </w:p>
    <w:p w14:paraId="614483A9" w14:textId="77777777" w:rsidR="00CC0AC8" w:rsidRPr="00CC0AC8" w:rsidRDefault="00CC0AC8">
      <w:pPr>
        <w:jc w:val="both"/>
        <w:pPrChange w:id="225"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26" w:author="Eric Robertson" w:date="2016-09-08T10:15:00Z"/>
        </w:rPr>
      </w:pPr>
      <w:r w:rsidRPr="003D3906">
        <w:t xml:space="preserve">Most of these can be installed easily </w:t>
      </w:r>
      <w:del w:id="227" w:author="Eric Robertson" w:date="2016-09-08T10:15:00Z">
        <w:r w:rsidRPr="003D3906" w:rsidDel="00CC0AC8">
          <w:delText xml:space="preserve">via </w:delText>
        </w:r>
      </w:del>
      <w:ins w:id="228" w:author="Eric Robertson" w:date="2016-09-08T10:15:00Z">
        <w:r w:rsidR="00CC0AC8">
          <w:t>are installed with the following procedure.</w:t>
        </w:r>
      </w:ins>
    </w:p>
    <w:p w14:paraId="2CEC3831" w14:textId="20E8D792" w:rsidR="00CC0AC8" w:rsidRPr="00CB33EE" w:rsidRDefault="00CC0AC8" w:rsidP="00CC0AC8">
      <w:pPr>
        <w:pStyle w:val="Code"/>
        <w:rPr>
          <w:ins w:id="229" w:author="Eric Robertson" w:date="2016-09-08T10:15:00Z"/>
          <w:rFonts w:ascii="Consolas" w:hAnsi="Consolas" w:cs="Consolas"/>
          <w:color w:val="262626"/>
          <w:sz w:val="20"/>
          <w:szCs w:val="20"/>
        </w:rPr>
      </w:pPr>
      <w:proofErr w:type="gramStart"/>
      <w:ins w:id="230" w:author="Eric Robertson" w:date="2016-09-08T10:15:00Z">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31" w:author="Eric Robertson" w:date="2016-09-08T10:15:00Z"/>
        </w:rPr>
      </w:pPr>
    </w:p>
    <w:p w14:paraId="468E661A" w14:textId="36641E09" w:rsidR="001D5024" w:rsidRDefault="001D5024" w:rsidP="00A27DCE">
      <w:pPr>
        <w:pStyle w:val="BodyText"/>
        <w:rPr>
          <w:ins w:id="232" w:author="Eric Robertson" w:date="2016-10-06T11:23:00Z"/>
        </w:rPr>
      </w:pPr>
      <w:ins w:id="233" w:author="Eric Robertson" w:date="2016-10-06T11:22:00Z">
        <w:r>
          <w:t xml:space="preserve">For use with </w:t>
        </w:r>
      </w:ins>
      <w:ins w:id="234" w:author="Eric Robertson" w:date="2016-10-06T11:23:00Z">
        <w:r>
          <w:t>using plugins that write</w:t>
        </w:r>
      </w:ins>
      <w:ins w:id="235" w:author="Eric Robertson" w:date="2016-10-06T11:22:00Z">
        <w:r>
          <w:t xml:space="preserve"> TIFF files</w:t>
        </w:r>
      </w:ins>
      <w:ins w:id="236" w:author="Eric Robertson" w:date="2016-10-06T11:23:00Z">
        <w:r>
          <w:t xml:space="preserve">, install </w:t>
        </w:r>
        <w:proofErr w:type="spellStart"/>
        <w:r>
          <w:t>tifffile</w:t>
        </w:r>
      </w:ins>
      <w:proofErr w:type="spellEnd"/>
      <w:proofErr w:type="gramStart"/>
      <w:ins w:id="237" w:author="Eric Robertson" w:date="2016-10-06T11:24:00Z">
        <w:r>
          <w:t>,  For</w:t>
        </w:r>
        <w:proofErr w:type="gramEnd"/>
        <w:r>
          <w:t xml:space="preserve"> Mac users, </w:t>
        </w:r>
        <w:proofErr w:type="spellStart"/>
        <w:r>
          <w:t>XCode</w:t>
        </w:r>
        <w:proofErr w:type="spellEnd"/>
        <w:r>
          <w:t xml:space="preserve"> needs to be installed.  For Windows users, Microsoft Visual C++ 9.x for python needs to be installed.   An alternative is to find a prebuild </w:t>
        </w:r>
        <w:proofErr w:type="spellStart"/>
        <w:r>
          <w:t>libtiff</w:t>
        </w:r>
        <w:proofErr w:type="spellEnd"/>
        <w:r>
          <w:t xml:space="preserve"> library for Mac of Windows.  Download at your own risk.</w:t>
        </w:r>
      </w:ins>
    </w:p>
    <w:p w14:paraId="25CCEDFB" w14:textId="03F34B36" w:rsidR="001D5024" w:rsidRPr="00CB33EE" w:rsidRDefault="001D5024" w:rsidP="001D5024">
      <w:pPr>
        <w:pStyle w:val="Code"/>
        <w:rPr>
          <w:ins w:id="238" w:author="Eric Robertson" w:date="2016-10-06T11:23:00Z"/>
          <w:rFonts w:ascii="Consolas" w:hAnsi="Consolas" w:cs="Consolas"/>
          <w:color w:val="262626"/>
          <w:sz w:val="20"/>
          <w:szCs w:val="20"/>
        </w:rPr>
      </w:pPr>
      <w:proofErr w:type="gramStart"/>
      <w:ins w:id="239" w:author="Eric Robertson" w:date="2016-10-06T11:23:00Z">
        <w:r>
          <w:rPr>
            <w:rFonts w:ascii="Consolas" w:hAnsi="Consolas" w:cs="Consolas"/>
            <w:color w:val="262626"/>
            <w:sz w:val="20"/>
            <w:szCs w:val="20"/>
          </w:rPr>
          <w:lastRenderedPageBreak/>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ins>
    </w:p>
    <w:p w14:paraId="3C052F51" w14:textId="77777777" w:rsidR="001D5024" w:rsidRPr="001D5024" w:rsidRDefault="001D5024">
      <w:pPr>
        <w:rPr>
          <w:ins w:id="240" w:author="Eric Robertson" w:date="2016-10-06T11:22:00Z"/>
        </w:rPr>
        <w:pPrChange w:id="241" w:author="Eric Robertson" w:date="2016-10-06T11:23:00Z">
          <w:pPr>
            <w:pStyle w:val="BodyText"/>
          </w:pPr>
        </w:pPrChange>
      </w:pPr>
    </w:p>
    <w:p w14:paraId="58DA19C2" w14:textId="1FA2C2EC" w:rsidR="0090535E" w:rsidRDefault="0090535E" w:rsidP="00A27DCE">
      <w:pPr>
        <w:pStyle w:val="BodyText"/>
        <w:rPr>
          <w:ins w:id="242" w:author="Eric Robertson" w:date="2016-09-08T10:17:00Z"/>
        </w:rPr>
      </w:pPr>
      <w:del w:id="243" w:author="Eric Robertson" w:date="2016-09-08T10:15:00Z">
        <w:r w:rsidRPr="003D3906" w:rsidDel="00CC0AC8">
          <w:delText xml:space="preserve">pip. </w:delText>
        </w:r>
      </w:del>
      <w:r w:rsidRPr="003D3906">
        <w:t xml:space="preserve">Some Python distributions come with some or all of these pre-installed, such as </w:t>
      </w:r>
      <w:hyperlink r:id="rId27"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rPr>
          <w:t>OpenCV</w:t>
        </w:r>
        <w:proofErr w:type="spellEnd"/>
        <w:r w:rsidRPr="003D3906">
          <w:rPr>
            <w:rStyle w:val="Hyperlink"/>
          </w:rPr>
          <w:t xml:space="preserve"> documentation</w:t>
        </w:r>
      </w:hyperlink>
      <w:r w:rsidRPr="003D3906">
        <w:t>.</w:t>
      </w:r>
    </w:p>
    <w:p w14:paraId="3D7AEDB2" w14:textId="3E530414" w:rsidR="00CC0AC8" w:rsidRDefault="00CC0AC8">
      <w:pPr>
        <w:rPr>
          <w:ins w:id="244" w:author="Eric Robertson" w:date="2016-09-08T10:17:00Z"/>
        </w:rPr>
        <w:pPrChange w:id="245" w:author="Eric Robertson" w:date="2016-09-08T10:17:00Z">
          <w:pPr>
            <w:pStyle w:val="BodyText"/>
          </w:pPr>
        </w:pPrChange>
      </w:pPr>
      <w:ins w:id="246" w:author="Eric Robertson" w:date="2016-09-08T10:17:00Z">
        <w:r w:rsidRPr="00CB33EE">
          <w:t>Anaconda</w:t>
        </w:r>
        <w:r>
          <w:t xml:space="preserve"> users can install </w:t>
        </w:r>
        <w:proofErr w:type="spellStart"/>
        <w:r>
          <w:t>opencv</w:t>
        </w:r>
        <w:proofErr w:type="spellEnd"/>
        <w:r>
          <w:t xml:space="preserve"> as follows.</w:t>
        </w:r>
      </w:ins>
    </w:p>
    <w:p w14:paraId="2F0B12FA" w14:textId="0C8C220B" w:rsidR="00CC0AC8" w:rsidRPr="00CB33EE" w:rsidRDefault="00CC0AC8" w:rsidP="00CC0AC8">
      <w:pPr>
        <w:pStyle w:val="Code"/>
        <w:rPr>
          <w:ins w:id="247" w:author="Eric Robertson" w:date="2016-09-08T10:17:00Z"/>
          <w:rFonts w:ascii="Consolas" w:hAnsi="Consolas" w:cs="Consolas"/>
          <w:color w:val="262626"/>
          <w:sz w:val="20"/>
          <w:szCs w:val="20"/>
        </w:rPr>
      </w:pPr>
      <w:proofErr w:type="spellStart"/>
      <w:proofErr w:type="gramStart"/>
      <w:ins w:id="248" w:author="Eric Robertson" w:date="2016-09-08T10:18:00Z">
        <w:r>
          <w:rPr>
            <w:rFonts w:ascii="Consolas" w:hAnsi="Consolas" w:cs="Consolas"/>
            <w:color w:val="262626"/>
            <w:sz w:val="20"/>
            <w:szCs w:val="20"/>
          </w:rPr>
          <w:t>conda</w:t>
        </w:r>
        <w:proofErr w:type="spellEnd"/>
        <w:proofErr w:type="gramEnd"/>
        <w:r>
          <w:rPr>
            <w:rFonts w:ascii="Consolas" w:hAnsi="Consolas" w:cs="Consolas"/>
            <w:color w:val="262626"/>
            <w:sz w:val="20"/>
            <w:szCs w:val="20"/>
          </w:rPr>
          <w:t xml:space="preserve"> install </w:t>
        </w:r>
        <w:r w:rsidRPr="00CC0AC8">
          <w:rPr>
            <w:rFonts w:ascii="Consolas" w:hAnsi="Consolas"/>
            <w:sz w:val="20"/>
            <w:szCs w:val="20"/>
            <w:rPrChange w:id="249" w:author="Eric Robertson" w:date="2016-09-08T10:19:00Z">
              <w:rPr>
                <w:rFonts w:ascii="Menlo Regular" w:hAnsi="Menlo Regular"/>
                <w:sz w:val="22"/>
              </w:rPr>
            </w:rPrChange>
          </w:rPr>
          <w:t xml:space="preserve">-c https://conda.binstar.org/menpo </w:t>
        </w:r>
        <w:proofErr w:type="spellStart"/>
        <w:r w:rsidRPr="00CC0AC8">
          <w:rPr>
            <w:rFonts w:ascii="Consolas" w:hAnsi="Consolas"/>
            <w:sz w:val="20"/>
            <w:szCs w:val="20"/>
            <w:rPrChange w:id="250" w:author="Eric Robertson" w:date="2016-09-08T10:19:00Z">
              <w:rPr>
                <w:rFonts w:ascii="Menlo Regular" w:hAnsi="Menlo Regular"/>
                <w:sz w:val="22"/>
              </w:rPr>
            </w:rPrChange>
          </w:rPr>
          <w:t>opencv</w:t>
        </w:r>
      </w:ins>
      <w:proofErr w:type="spellEnd"/>
    </w:p>
    <w:p w14:paraId="2FFD9A09" w14:textId="77777777" w:rsidR="00CC0AC8" w:rsidRPr="00CC0AC8" w:rsidRDefault="00CC0AC8">
      <w:pPr>
        <w:pPrChange w:id="251" w:author="Eric Robertson" w:date="2016-09-08T10:17:00Z">
          <w:pPr>
            <w:pStyle w:val="BodyText"/>
          </w:pPr>
        </w:pPrChange>
      </w:pP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8F3776"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pPr>
        <w:pStyle w:val="Code"/>
        <w:pBdr>
          <w:top w:val="single" w:sz="4" w:space="0" w:color="auto"/>
          <w:bottom w:val="single" w:sz="4" w:space="0" w:color="auto"/>
        </w:pBdr>
        <w:rPr>
          <w:sz w:val="20"/>
        </w:rPr>
        <w:pPrChange w:id="252" w:author="Eric Robertson" w:date="2016-10-11T21:07:00Z">
          <w:pPr>
            <w:pStyle w:val="Code"/>
          </w:pPr>
        </w:pPrChange>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Default="0090535E" w:rsidP="00A27DCE">
      <w:pPr>
        <w:pStyle w:val="BodyText"/>
        <w:rPr>
          <w:ins w:id="253" w:author="Eric Robertson" w:date="2016-10-06T11:25:00Z"/>
        </w:rPr>
      </w:pPr>
      <w:r w:rsidRPr="003D3906">
        <w:t xml:space="preserve">A common issue is using more than on python version on a single machine.  In this case, ‘pip’, the python installer may reference the incorrect python.  Try using ‘python –m pip’ instead </w:t>
      </w:r>
      <w:proofErr w:type="gramStart"/>
      <w:r w:rsidRPr="003D3906">
        <w:t>of</w:t>
      </w:r>
      <w:proofErr w:type="gramEnd"/>
      <w:r w:rsidRPr="003D3906">
        <w:t xml:space="preserve"> ‘pip’ if import errors occur and ‘pip’ confirms the existence of the module. </w:t>
      </w:r>
    </w:p>
    <w:p w14:paraId="3960C9FD" w14:textId="7F3130EF" w:rsidR="006468BF" w:rsidRDefault="006468BF">
      <w:pPr>
        <w:pStyle w:val="Heading2"/>
        <w:rPr>
          <w:ins w:id="254" w:author="Eric Robertson" w:date="2016-10-11T21:07:00Z"/>
        </w:rPr>
        <w:pPrChange w:id="255" w:author="Eric Robertson" w:date="2016-10-06T11:35:00Z">
          <w:pPr>
            <w:pStyle w:val="BodyText"/>
          </w:pPr>
        </w:pPrChange>
      </w:pPr>
      <w:ins w:id="256" w:author="Eric Robertson" w:date="2016-10-11T21:07:00Z">
        <w:r>
          <w:t>HDF5</w:t>
        </w:r>
      </w:ins>
    </w:p>
    <w:p w14:paraId="653D723F" w14:textId="77777777" w:rsidR="006468BF" w:rsidRDefault="006468BF">
      <w:pPr>
        <w:rPr>
          <w:ins w:id="257" w:author="Eric Robertson" w:date="2016-10-11T21:08:00Z"/>
        </w:rPr>
        <w:pPrChange w:id="258" w:author="Eric Robertson" w:date="2016-10-11T21:07:00Z">
          <w:pPr>
            <w:pStyle w:val="BodyText"/>
          </w:pPr>
        </w:pPrChange>
      </w:pPr>
      <w:ins w:id="259" w:author="Eric Robertson" w:date="2016-10-11T21:07:00Z">
        <w:r>
          <w:t xml:space="preserve">If the initial setup fails due to an hdf5 error, trying installing hdf5 separately. </w:t>
        </w:r>
      </w:ins>
    </w:p>
    <w:p w14:paraId="5D6DF361" w14:textId="77777777" w:rsidR="0010287C" w:rsidRDefault="0010287C">
      <w:pPr>
        <w:rPr>
          <w:ins w:id="260" w:author="Eric Robertson" w:date="2016-10-11T21:09:00Z"/>
        </w:rPr>
        <w:pPrChange w:id="261" w:author="Eric Robertson" w:date="2016-10-11T21:07:00Z">
          <w:pPr>
            <w:pStyle w:val="BodyText"/>
          </w:pPr>
        </w:pPrChange>
      </w:pPr>
    </w:p>
    <w:p w14:paraId="5131D124" w14:textId="7164526F" w:rsidR="006468BF" w:rsidRDefault="006468BF">
      <w:pPr>
        <w:rPr>
          <w:ins w:id="262" w:author="Eric Robertson" w:date="2016-10-11T21:07:00Z"/>
        </w:rPr>
        <w:pPrChange w:id="263" w:author="Eric Robertson" w:date="2016-10-11T21:07:00Z">
          <w:pPr>
            <w:pStyle w:val="BodyText"/>
          </w:pPr>
        </w:pPrChange>
      </w:pPr>
      <w:ins w:id="264" w:author="Eric Robertson" w:date="2016-10-11T21:07:00Z">
        <w:r>
          <w:t>For Mac</w:t>
        </w:r>
      </w:ins>
      <w:ins w:id="265" w:author="Eric Robertson" w:date="2016-10-11T21:08:00Z">
        <w:r>
          <w:t xml:space="preserve"> OS</w:t>
        </w:r>
      </w:ins>
      <w:ins w:id="266" w:author="Eric Robertson" w:date="2016-10-11T21:07:00Z">
        <w:r>
          <w:t>:</w:t>
        </w:r>
      </w:ins>
    </w:p>
    <w:p w14:paraId="60D61A1F" w14:textId="6490F609" w:rsidR="006468BF" w:rsidRPr="0090535E" w:rsidRDefault="006468BF" w:rsidP="006468BF">
      <w:pPr>
        <w:pStyle w:val="Code"/>
        <w:pBdr>
          <w:top w:val="single" w:sz="4" w:space="0" w:color="auto"/>
          <w:bottom w:val="single" w:sz="4" w:space="0" w:color="auto"/>
        </w:pBdr>
        <w:rPr>
          <w:ins w:id="267" w:author="Eric Robertson" w:date="2016-10-11T21:08:00Z"/>
          <w:sz w:val="20"/>
        </w:rPr>
      </w:pPr>
      <w:proofErr w:type="gramStart"/>
      <w:ins w:id="268" w:author="Eric Robertson" w:date="2016-10-11T21:08:00Z">
        <w:r>
          <w:t>brew</w:t>
        </w:r>
        <w:proofErr w:type="gramEnd"/>
        <w:r>
          <w:t xml:space="preserve"> install homebrew/science/hdf5</w:t>
        </w:r>
      </w:ins>
    </w:p>
    <w:p w14:paraId="5CF92785" w14:textId="77777777" w:rsidR="0010287C" w:rsidRDefault="0010287C">
      <w:pPr>
        <w:rPr>
          <w:ins w:id="269" w:author="Eric Robertson" w:date="2016-10-11T21:09:00Z"/>
        </w:rPr>
        <w:pPrChange w:id="270" w:author="Eric Robertson" w:date="2016-10-11T21:07:00Z">
          <w:pPr>
            <w:pStyle w:val="BodyText"/>
          </w:pPr>
        </w:pPrChange>
      </w:pPr>
    </w:p>
    <w:p w14:paraId="1F3AEFE8" w14:textId="7C89288B" w:rsidR="006468BF" w:rsidRDefault="006468BF">
      <w:pPr>
        <w:rPr>
          <w:ins w:id="271" w:author="Eric Robertson" w:date="2016-10-11T21:07:00Z"/>
        </w:rPr>
        <w:pPrChange w:id="272" w:author="Eric Robertson" w:date="2016-10-11T21:07:00Z">
          <w:pPr>
            <w:pStyle w:val="BodyText"/>
          </w:pPr>
        </w:pPrChange>
      </w:pPr>
      <w:ins w:id="273" w:author="Eric Robertson" w:date="2016-10-11T21:09:00Z">
        <w:r>
          <w:t xml:space="preserve">For Windows, use the latest instructions on </w:t>
        </w:r>
        <w:r w:rsidRPr="006468BF">
          <w:t>https://www.hdfgroup.org/</w:t>
        </w:r>
      </w:ins>
    </w:p>
    <w:p w14:paraId="1D2F3F61" w14:textId="77777777" w:rsidR="006468BF" w:rsidRPr="006468BF" w:rsidRDefault="006468BF">
      <w:pPr>
        <w:rPr>
          <w:ins w:id="274" w:author="Eric Robertson" w:date="2016-10-11T21:07:00Z"/>
        </w:rPr>
        <w:pPrChange w:id="275" w:author="Eric Robertson" w:date="2016-10-11T21:07:00Z">
          <w:pPr>
            <w:pStyle w:val="BodyText"/>
          </w:pPr>
        </w:pPrChange>
      </w:pPr>
    </w:p>
    <w:p w14:paraId="39E11B95" w14:textId="286A9D76" w:rsidR="001D5024" w:rsidRDefault="00DF3A1E">
      <w:pPr>
        <w:pStyle w:val="Heading2"/>
        <w:rPr>
          <w:ins w:id="276" w:author="Eric Robertson" w:date="2016-10-06T11:35:00Z"/>
        </w:rPr>
        <w:pPrChange w:id="277" w:author="Eric Robertson" w:date="2016-10-06T11:35:00Z">
          <w:pPr>
            <w:pStyle w:val="BodyText"/>
          </w:pPr>
        </w:pPrChange>
      </w:pPr>
      <w:ins w:id="278" w:author="Eric Robertson" w:date="2016-10-06T11:35:00Z">
        <w:r>
          <w:t>FFMPEG</w:t>
        </w:r>
      </w:ins>
    </w:p>
    <w:p w14:paraId="616630CA" w14:textId="6DC09ADB" w:rsidR="00DF3A1E" w:rsidRDefault="00DF3A1E">
      <w:pPr>
        <w:rPr>
          <w:ins w:id="279" w:author="Eric Robertson" w:date="2016-10-06T11:47:00Z"/>
        </w:rPr>
        <w:pPrChange w:id="280" w:author="Eric Robertson" w:date="2016-10-06T11:35:00Z">
          <w:pPr>
            <w:pStyle w:val="BodyText"/>
          </w:pPr>
        </w:pPrChange>
      </w:pPr>
      <w:ins w:id="281" w:author="Eric Robertson" w:date="2016-10-06T11:35:00Z">
        <w:r>
          <w:t xml:space="preserve">Video processing requires </w:t>
        </w:r>
        <w:proofErr w:type="spellStart"/>
        <w:r>
          <w:t>ffmpeg</w:t>
        </w:r>
        <w:proofErr w:type="spellEnd"/>
        <w:r>
          <w:t xml:space="preserve"> to be installed and </w:t>
        </w:r>
      </w:ins>
      <w:ins w:id="282" w:author="Eric Robertson" w:date="2016-10-06T11:37:00Z">
        <w:r>
          <w:t xml:space="preserve">accessible via the PATH environment variable.  </w:t>
        </w:r>
      </w:ins>
    </w:p>
    <w:p w14:paraId="5C430CF3" w14:textId="77777777" w:rsidR="00F25339" w:rsidRDefault="00F25339">
      <w:pPr>
        <w:rPr>
          <w:ins w:id="283" w:author="Eric Robertson" w:date="2016-10-06T11:42:00Z"/>
        </w:rPr>
        <w:pPrChange w:id="284" w:author="Eric Robertson" w:date="2016-10-06T11:35:00Z">
          <w:pPr>
            <w:pStyle w:val="BodyText"/>
          </w:pPr>
        </w:pPrChange>
      </w:pPr>
    </w:p>
    <w:p w14:paraId="5DA3C382" w14:textId="7B468AAD" w:rsidR="00F25339" w:rsidRDefault="00F25339">
      <w:pPr>
        <w:rPr>
          <w:ins w:id="285" w:author="Eric Robertson" w:date="2016-10-06T11:47:00Z"/>
        </w:rPr>
        <w:pPrChange w:id="286" w:author="Eric Robertson" w:date="2016-10-06T11:35:00Z">
          <w:pPr>
            <w:pStyle w:val="BodyText"/>
          </w:pPr>
        </w:pPrChange>
      </w:pPr>
      <w:ins w:id="287" w:author="Eric Robertson" w:date="2016-10-06T11:47:00Z">
        <w:r>
          <w:t>For Python 2.7:</w:t>
        </w:r>
      </w:ins>
    </w:p>
    <w:p w14:paraId="349A4204" w14:textId="0C6DEE83" w:rsidR="00F25339" w:rsidRDefault="00F25339" w:rsidP="00F25339">
      <w:pPr>
        <w:pStyle w:val="Code"/>
        <w:rPr>
          <w:ins w:id="288" w:author="Eric Robertson" w:date="2016-10-06T11:47:00Z"/>
        </w:rPr>
      </w:pPr>
      <w:proofErr w:type="gramStart"/>
      <w:ins w:id="289" w:author="Eric Robertson" w:date="2016-10-06T11:47:00Z">
        <w:r>
          <w:t>pip</w:t>
        </w:r>
        <w:proofErr w:type="gramEnd"/>
        <w:r>
          <w:t xml:space="preserve"> install </w:t>
        </w:r>
        <w:proofErr w:type="spellStart"/>
        <w:r>
          <w:t>ffmpeg</w:t>
        </w:r>
        <w:proofErr w:type="spellEnd"/>
      </w:ins>
    </w:p>
    <w:p w14:paraId="271C1461" w14:textId="77777777" w:rsidR="00F25339" w:rsidRDefault="00F25339">
      <w:pPr>
        <w:rPr>
          <w:ins w:id="290" w:author="Eric Robertson" w:date="2016-10-06T11:47:00Z"/>
        </w:rPr>
        <w:pPrChange w:id="291" w:author="Eric Robertson" w:date="2016-10-06T11:35:00Z">
          <w:pPr>
            <w:pStyle w:val="BodyText"/>
          </w:pPr>
        </w:pPrChange>
      </w:pPr>
    </w:p>
    <w:p w14:paraId="2EB4DCFA" w14:textId="4B2A0C06" w:rsidR="00F25339" w:rsidRDefault="00F25339">
      <w:pPr>
        <w:rPr>
          <w:ins w:id="292" w:author="Eric Robertson" w:date="2016-10-06T11:41:00Z"/>
        </w:rPr>
        <w:pPrChange w:id="293" w:author="Eric Robertson" w:date="2016-10-06T11:35:00Z">
          <w:pPr>
            <w:pStyle w:val="BodyText"/>
          </w:pPr>
        </w:pPrChange>
      </w:pPr>
      <w:ins w:id="294" w:author="Eric Robertson" w:date="2016-10-06T11:47:00Z">
        <w:r>
          <w:t>For Anaconda:</w:t>
        </w:r>
      </w:ins>
    </w:p>
    <w:p w14:paraId="0A2A6646" w14:textId="29953F22" w:rsidR="00DF3A1E" w:rsidRDefault="00DF3A1E" w:rsidP="00DF3A1E">
      <w:pPr>
        <w:pStyle w:val="Code"/>
        <w:rPr>
          <w:ins w:id="295" w:author="Eric Robertson" w:date="2016-10-06T11:47:00Z"/>
        </w:rPr>
      </w:pPr>
      <w:proofErr w:type="spellStart"/>
      <w:proofErr w:type="gramStart"/>
      <w:ins w:id="296" w:author="Eric Robertson" w:date="2016-10-06T11:41:00Z">
        <w:r>
          <w:t>conda</w:t>
        </w:r>
        <w:proofErr w:type="spellEnd"/>
        <w:proofErr w:type="gramEnd"/>
        <w:r>
          <w:t xml:space="preserve"> install </w:t>
        </w:r>
      </w:ins>
      <w:ins w:id="297" w:author="Eric Robertson" w:date="2016-10-06T11:42:00Z">
        <w:r>
          <w:t>–</w:t>
        </w:r>
      </w:ins>
      <w:ins w:id="298" w:author="Eric Robertson" w:date="2016-10-06T11:41:00Z">
        <w:r>
          <w:t xml:space="preserve">c </w:t>
        </w:r>
      </w:ins>
      <w:proofErr w:type="spellStart"/>
      <w:ins w:id="299" w:author="Eric Robertson" w:date="2016-10-06T11:42:00Z">
        <w:r>
          <w:t>menp</w:t>
        </w:r>
        <w:r w:rsidR="00F25339">
          <w:t>o</w:t>
        </w:r>
        <w:proofErr w:type="spellEnd"/>
        <w:r>
          <w:t xml:space="preserve"> </w:t>
        </w:r>
        <w:proofErr w:type="spellStart"/>
        <w:r>
          <w:t>ffmpeg</w:t>
        </w:r>
      </w:ins>
      <w:proofErr w:type="spellEnd"/>
    </w:p>
    <w:p w14:paraId="0C04DE7C" w14:textId="498281A8" w:rsidR="00F25339" w:rsidRPr="00F25339" w:rsidRDefault="00F25339">
      <w:pPr>
        <w:pStyle w:val="Code"/>
        <w:ind w:left="0"/>
        <w:rPr>
          <w:ins w:id="300" w:author="Eric Robertson" w:date="2016-10-06T11:41:00Z"/>
          <w:rPrChange w:id="301" w:author="Eric Robertson" w:date="2016-10-06T11:47:00Z">
            <w:rPr>
              <w:ins w:id="302" w:author="Eric Robertson" w:date="2016-10-06T11:41:00Z"/>
              <w:sz w:val="20"/>
            </w:rPr>
          </w:rPrChange>
        </w:rPr>
        <w:pPrChange w:id="303" w:author="Eric Robertson" w:date="2016-10-06T11:47:00Z">
          <w:pPr>
            <w:pStyle w:val="Code"/>
          </w:pPr>
        </w:pPrChange>
      </w:pPr>
    </w:p>
    <w:p w14:paraId="0BEBF494" w14:textId="77777777" w:rsidR="001D5024" w:rsidRPr="001D5024" w:rsidRDefault="001D5024">
      <w:pPr>
        <w:pPrChange w:id="304" w:author="Eric Robertson" w:date="2016-10-06T11:25:00Z">
          <w:pPr>
            <w:pStyle w:val="BodyText"/>
          </w:pPr>
        </w:pPrChange>
      </w:pPr>
    </w:p>
    <w:p w14:paraId="16FA6D99" w14:textId="77777777" w:rsidR="00BC0B7D" w:rsidRDefault="0090535E" w:rsidP="00C8495E">
      <w:pPr>
        <w:pStyle w:val="Heading1"/>
      </w:pPr>
      <w:bookmarkStart w:id="305" w:name="_Toc456792464"/>
      <w:bookmarkStart w:id="306" w:name="_Toc334962283"/>
      <w:r>
        <w:t>General Operation</w:t>
      </w:r>
      <w:bookmarkEnd w:id="305"/>
      <w:bookmarkEnd w:id="306"/>
    </w:p>
    <w:p w14:paraId="204B4E4A" w14:textId="77777777" w:rsidR="0090535E" w:rsidRPr="00E711A7" w:rsidRDefault="0090535E" w:rsidP="00C8495E">
      <w:pPr>
        <w:pStyle w:val="Heading2"/>
        <w:rPr>
          <w:rStyle w:val="SubtleEmphasis"/>
          <w:i w:val="0"/>
          <w:color w:val="auto"/>
        </w:rPr>
      </w:pPr>
      <w:bookmarkStart w:id="307" w:name="_Toc456792465"/>
      <w:bookmarkStart w:id="308" w:name="_Toc334962284"/>
      <w:bookmarkStart w:id="309" w:name="_Toc78164085"/>
      <w:bookmarkStart w:id="310" w:name="_Toc184094370"/>
      <w:r w:rsidRPr="00E711A7">
        <w:rPr>
          <w:rStyle w:val="SubtleEmphasis"/>
          <w:i w:val="0"/>
          <w:color w:val="auto"/>
        </w:rPr>
        <w:t xml:space="preserve">Starting the </w:t>
      </w:r>
      <w:bookmarkEnd w:id="307"/>
      <w:r w:rsidR="00B66C46">
        <w:rPr>
          <w:rStyle w:val="SubtleEmphasis"/>
          <w:i w:val="0"/>
          <w:color w:val="auto"/>
        </w:rPr>
        <w:t>UI</w:t>
      </w:r>
      <w:bookmarkEnd w:id="308"/>
    </w:p>
    <w:p w14:paraId="04074035" w14:textId="77777777" w:rsidR="0090535E" w:rsidRDefault="0090535E" w:rsidP="00A27DCE">
      <w:pPr>
        <w:pStyle w:val="BodyText"/>
      </w:pPr>
      <w:r w:rsidRPr="003D3906">
        <w:t xml:space="preserve">Open an instance of command prompt (Windows)/terminal (Mac/Linux), and navigate (cd) to the root </w:t>
      </w:r>
      <w:proofErr w:type="spellStart"/>
      <w:r w:rsidRPr="003D3906">
        <w:t>maskgen</w:t>
      </w:r>
      <w:proofErr w:type="spellEnd"/>
      <w:r w:rsidRPr="003D3906">
        <w:t xml:space="preserve"> folder. This will likely be called just “</w:t>
      </w:r>
      <w:proofErr w:type="spellStart"/>
      <w:r w:rsidRPr="003D3906">
        <w:t>maskgen</w:t>
      </w:r>
      <w:proofErr w:type="spellEnd"/>
      <w:r w:rsidRPr="003D3906">
        <w:t>,” or it might be called “</w:t>
      </w:r>
      <w:proofErr w:type="spellStart"/>
      <w:r w:rsidRPr="003D3906">
        <w:t>maskgen</w:t>
      </w:r>
      <w:proofErr w:type="spellEnd"/>
      <w:r w:rsidRPr="003D3906">
        <w:t>-master” if downloaded via ZIP. Run here using:</w:t>
      </w:r>
    </w:p>
    <w:p w14:paraId="2536E422" w14:textId="644AB4DB" w:rsidR="002B4EE6" w:rsidRDefault="002B4EE6" w:rsidP="00CA3BEA">
      <w:pPr>
        <w:pStyle w:val="Code"/>
        <w:pBdr>
          <w:bottom w:val="single" w:sz="4" w:space="0" w:color="auto"/>
        </w:pBdr>
      </w:pPr>
      <w:proofErr w:type="gramStart"/>
      <w:r>
        <w:t>python</w:t>
      </w:r>
      <w:proofErr w:type="gramEnd"/>
      <w:r>
        <w:t xml:space="preserve"> </w:t>
      </w:r>
      <w:ins w:id="311" w:author="Eric Robertson" w:date="2016-09-08T10:14:00Z">
        <w:r w:rsidR="00CC0AC8">
          <w:t xml:space="preserve">–m </w:t>
        </w:r>
        <w:proofErr w:type="spellStart"/>
        <w:r w:rsidR="00CC0AC8">
          <w:t>maskgen</w:t>
        </w:r>
        <w:r w:rsidR="009B1E4C">
          <w:t>.</w:t>
        </w:r>
      </w:ins>
      <w:del w:id="312" w:author="Eric Robertson" w:date="2016-09-08T10:14:00Z">
        <w:r w:rsidDel="00CC0AC8">
          <w:delText>src/python/</w:delText>
        </w:r>
      </w:del>
      <w:r>
        <w:t>MaskGenUI</w:t>
      </w:r>
      <w:proofErr w:type="spellEnd"/>
      <w:del w:id="313" w:author="Eric Robertson" w:date="2016-09-08T10:14:00Z">
        <w:r w:rsidDel="00CC0AC8">
          <w:delText>.py</w:delText>
        </w:r>
      </w:del>
      <w:r>
        <w:t xml:space="preserve">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del w:id="314" w:author="Eric Robertson" w:date="2016-09-08T13:54:00Z">
        <w:r w:rsidRPr="00E008B9" w:rsidDel="008B3969">
          <w:delText xml:space="preserve"> </w:delText>
        </w:r>
      </w:del>
      <w:ins w:id="315" w:author="Eric Robertson" w:date="2016-09-08T13:54:00Z">
        <w:r w:rsidR="008B3969">
          <w:t xml:space="preserve"> by time, oldest to newest.</w:t>
        </w:r>
      </w:ins>
      <w:del w:id="316" w:author="Eric Robertson" w:date="2016-09-08T13:54:00Z">
        <w:r w:rsidRPr="00E008B9" w:rsidDel="008B3969">
          <w:delText>alphabetically, in the order JPG, PNG and TIFF, respectively.</w:delText>
        </w:r>
      </w:del>
      <w:r w:rsidRPr="00E008B9">
        <w:t xml:space="preserve">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proofErr w:type="gramStart"/>
      <w:r>
        <w:t>python</w:t>
      </w:r>
      <w:proofErr w:type="gramEnd"/>
      <w:r>
        <w:t xml:space="preserve"> </w:t>
      </w:r>
      <w:ins w:id="317" w:author="Eric Robertson" w:date="2016-09-08T13:51:00Z">
        <w:r w:rsidR="003A6724">
          <w:t xml:space="preserve">–m </w:t>
        </w:r>
        <w:proofErr w:type="spellStart"/>
        <w:r w:rsidR="003A6724">
          <w:t>maskgen</w:t>
        </w:r>
        <w:proofErr w:type="spellEnd"/>
        <w:r w:rsidR="003A6724" w:rsidDel="00CC0AC8">
          <w:t xml:space="preserve"> </w:t>
        </w:r>
        <w:proofErr w:type="spellStart"/>
        <w:r w:rsidR="003A6724">
          <w:t>MaskGenUI</w:t>
        </w:r>
        <w:proofErr w:type="spellEnd"/>
        <w:r w:rsidR="003A6724">
          <w:t xml:space="preserve"> </w:t>
        </w:r>
      </w:ins>
      <w:del w:id="318"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034B5793" w:rsidR="00E008B9" w:rsidRDefault="00E008B9" w:rsidP="00E008B9">
      <w:r>
        <w:t xml:space="preserve">By default, the tool will assume </w:t>
      </w:r>
      <w:del w:id="319" w:author="Eric Robertson" w:date="2016-10-18T14:13:00Z">
        <w:r w:rsidDel="00850E95">
          <w:delText xml:space="preserve">two </w:delText>
        </w:r>
      </w:del>
      <w:ins w:id="320" w:author="Eric Robertson" w:date="2016-10-18T14:13:00Z">
        <w:r w:rsidR="00850E95">
          <w:t xml:space="preserve">three </w:t>
        </w:r>
      </w:ins>
      <w:r>
        <w:t xml:space="preserve">files: </w:t>
      </w:r>
      <w:proofErr w:type="spellStart"/>
      <w:r>
        <w:t>operations.</w:t>
      </w:r>
      <w:del w:id="321" w:author="Eric Robertson" w:date="2016-10-18T14:13:00Z">
        <w:r w:rsidDel="00850E95">
          <w:delText xml:space="preserve">csv </w:delText>
        </w:r>
      </w:del>
      <w:proofErr w:type="gramStart"/>
      <w:ins w:id="322" w:author="Eric Robertson" w:date="2016-10-18T14:13:00Z">
        <w:r w:rsidR="00850E95">
          <w:t>json</w:t>
        </w:r>
        <w:proofErr w:type="spellEnd"/>
        <w:proofErr w:type="gramEnd"/>
        <w:r w:rsidR="00850E95">
          <w:t xml:space="preserve">, </w:t>
        </w:r>
        <w:proofErr w:type="spellStart"/>
        <w:r w:rsidR="00850E95">
          <w:t>project_properties.json</w:t>
        </w:r>
        <w:proofErr w:type="spellEnd"/>
        <w:r w:rsidR="00850E95">
          <w:t xml:space="preserve"> </w:t>
        </w:r>
      </w:ins>
      <w:r>
        <w:t>and software.csv are located in the same directory as the tool</w:t>
      </w:r>
      <w:ins w:id="323" w:author="Eric Robertson" w:date="2016-10-18T14:13:00Z">
        <w:r w:rsidR="00850E95">
          <w:t xml:space="preserve"> (or in the resources </w:t>
        </w:r>
      </w:ins>
      <w:ins w:id="324" w:author="Eric Robertson" w:date="2016-10-18T14:14:00Z">
        <w:r w:rsidR="00850E95">
          <w:t>directory</w:t>
        </w:r>
      </w:ins>
      <w:ins w:id="325" w:author="Eric Robertson" w:date="2016-10-18T14:13:00Z">
        <w:r w:rsidR="00850E95">
          <w:t>)</w:t>
        </w:r>
      </w:ins>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proofErr w:type="gramStart"/>
      <w:r>
        <w:t>python</w:t>
      </w:r>
      <w:proofErr w:type="gramEnd"/>
      <w:r>
        <w:t xml:space="preserve"> </w:t>
      </w:r>
      <w:ins w:id="326" w:author="Eric Robertson" w:date="2016-09-08T13:51:00Z">
        <w:r w:rsidR="003A6724">
          <w:t xml:space="preserve">–m </w:t>
        </w:r>
        <w:proofErr w:type="spellStart"/>
        <w:r w:rsidR="003A6724">
          <w:t>maskgen</w:t>
        </w:r>
        <w:r w:rsidR="009B1E4C">
          <w:t>.</w:t>
        </w:r>
        <w:r w:rsidR="003A6724">
          <w:t>MaskGenUI</w:t>
        </w:r>
        <w:proofErr w:type="spellEnd"/>
        <w:r w:rsidR="003A6724">
          <w:t xml:space="preserve"> </w:t>
        </w:r>
      </w:ins>
      <w:del w:id="327" w:author="Eric Robertson" w:date="2016-09-08T13:51:00Z">
        <w:r w:rsidDel="003A6724">
          <w:delText xml:space="preserve">src/python/MaskGenUI.py </w:delText>
        </w:r>
      </w:del>
      <w:r>
        <w:t>--</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lastRenderedPageBreak/>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481250">
      <w:pPr>
        <w:pStyle w:val="figurecaption"/>
      </w:pPr>
      <w:bookmarkStart w:id="328" w:name="_Toc457993705"/>
      <w:r>
        <w:t xml:space="preserve">Figure </w:t>
      </w:r>
      <w:fldSimple w:instr=" SEQ Figure \* ARABIC ">
        <w:r w:rsidR="002C2D16">
          <w:rPr>
            <w:noProof/>
          </w:rPr>
          <w:t>3</w:t>
        </w:r>
      </w:fldSimple>
      <w:r>
        <w:t xml:space="preserve">: Basic UI. </w:t>
      </w:r>
      <w:r w:rsidRPr="003E7636">
        <w:t>The image</w:t>
      </w:r>
      <w:r>
        <w:t xml:space="preserve"> nodes</w:t>
      </w:r>
      <w:r w:rsidRPr="003E7636">
        <w:t xml:space="preserve"> open here are from the example project based in the “Images” directory specified in the command line.</w:t>
      </w:r>
      <w:bookmarkEnd w:id="328"/>
    </w:p>
    <w:p w14:paraId="30375C17" w14:textId="00A94562" w:rsidR="00AD026D" w:rsidDel="009A6C70" w:rsidRDefault="00AD026D" w:rsidP="00AD026D">
      <w:pPr>
        <w:pStyle w:val="Heading3"/>
        <w:rPr>
          <w:del w:id="329" w:author="Eric Robertson" w:date="2016-09-08T13:52:00Z"/>
        </w:rPr>
      </w:pPr>
      <w:bookmarkStart w:id="330" w:name="_Toc456792466"/>
      <w:del w:id="331" w:author="Eric Robertson" w:date="2016-09-08T13:52:00Z">
        <w:r w:rsidDel="009A6C70">
          <w:delText>Video Mode</w:delText>
        </w:r>
      </w:del>
    </w:p>
    <w:p w14:paraId="1C5D44DA" w14:textId="5CC06FE3" w:rsidR="00AD026D" w:rsidDel="009A6C70" w:rsidRDefault="00AD026D" w:rsidP="00AD026D">
      <w:pPr>
        <w:rPr>
          <w:del w:id="332" w:author="Eric Robertson" w:date="2016-09-08T13:52:00Z"/>
        </w:rPr>
      </w:pPr>
      <w:del w:id="333"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334" w:author="Eric Robertson" w:date="2016-09-08T13:52:00Z"/>
        </w:rPr>
      </w:pPr>
    </w:p>
    <w:p w14:paraId="41271F42" w14:textId="591FF8BB" w:rsidR="00AD026D" w:rsidRPr="00E008B9" w:rsidDel="009A6C70" w:rsidRDefault="00AD026D" w:rsidP="00AD026D">
      <w:pPr>
        <w:pStyle w:val="Code"/>
        <w:pBdr>
          <w:bottom w:val="single" w:sz="4" w:space="0" w:color="auto"/>
        </w:pBdr>
        <w:rPr>
          <w:del w:id="335" w:author="Eric Robertson" w:date="2016-09-08T13:52:00Z"/>
        </w:rPr>
      </w:pPr>
      <w:del w:id="336"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337"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338" w:name="_Toc334962285"/>
      <w:r>
        <w:t>Projects</w:t>
      </w:r>
      <w:bookmarkEnd w:id="330"/>
      <w:bookmarkEnd w:id="338"/>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481250">
      <w:pPr>
        <w:pStyle w:val="figurecaption"/>
        <w:rPr>
          <w:noProof/>
        </w:rPr>
      </w:pPr>
      <w:bookmarkStart w:id="339" w:name="_Toc457993706"/>
      <w:r>
        <w:lastRenderedPageBreak/>
        <w:t xml:space="preserve">Figure </w:t>
      </w:r>
      <w:fldSimple w:instr=" SEQ Figure \* ARABIC ">
        <w:r w:rsidR="002C2D16">
          <w:rPr>
            <w:noProof/>
          </w:rPr>
          <w:t>4</w:t>
        </w:r>
      </w:fldSimple>
      <w:r>
        <w:t>: File menu.</w:t>
      </w:r>
      <w:bookmarkEnd w:id="339"/>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ins w:id="340" w:author="Eric Robertson" w:date="2016-10-18T14:25:00Z">
        <w:r w:rsidR="009B3311">
          <w:t xml:space="preserve"> Export also validates the project, running the graph rules, builds composite masks and calculates summary information</w:t>
        </w:r>
      </w:ins>
      <w:ins w:id="341" w:author="Eric Robertson" w:date="2016-10-18T14:26:00Z">
        <w:r w:rsidR="009B3311">
          <w:t xml:space="preserve"> </w:t>
        </w:r>
      </w:ins>
      <w:ins w:id="342" w:author="Eric Robertson" w:date="2016-10-18T14:25:00Z">
        <w:r w:rsidR="009B3311">
          <w:t xml:space="preserve">for final image nodes as described by rules in </w:t>
        </w:r>
        <w:proofErr w:type="spellStart"/>
        <w:r w:rsidR="009B3311">
          <w:t>project_properties.json</w:t>
        </w:r>
        <w:proofErr w:type="spellEnd"/>
        <w:r w:rsidR="009B3311">
          <w:t xml:space="preserve"> (those properties with </w:t>
        </w:r>
      </w:ins>
      <w:proofErr w:type="gramStart"/>
      <w:ins w:id="343" w:author="Eric Robertson" w:date="2016-10-18T14:26:00Z">
        <w:r w:rsidR="009B3311">
          <w:t>‘node’ :</w:t>
        </w:r>
        <w:proofErr w:type="gramEnd"/>
        <w:r w:rsidR="009B3311">
          <w:t xml:space="preserve"> true).</w:t>
        </w:r>
      </w:ins>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ins w:id="344" w:author="Eric Robertson" w:date="2016-10-18T14:26:00Z">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w:t>
        </w:r>
        <w:proofErr w:type="gramStart"/>
        <w:r w:rsidR="009B3311">
          <w:t>‘node’ :</w:t>
        </w:r>
        <w:proofErr w:type="gramEnd"/>
        <w:r w:rsidR="009B3311">
          <w:t xml:space="preserve"> true).</w:t>
        </w:r>
      </w:ins>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0E98154D" w:rsidR="004B671E" w:rsidRDefault="004B671E" w:rsidP="004B671E">
      <w:r>
        <w:rPr>
          <w:b/>
        </w:rPr>
        <w:t>Fetch Meta-Data (S3)</w:t>
      </w:r>
      <w:r>
        <w:t xml:space="preserve">: </w:t>
      </w:r>
      <w:r w:rsidR="00114C60">
        <w:t>P</w:t>
      </w:r>
      <w:r w:rsidR="00114C60" w:rsidRPr="00114C60">
        <w:t xml:space="preserve">rompts the user for the bucket and path to pull down </w:t>
      </w:r>
      <w:proofErr w:type="spellStart"/>
      <w:r w:rsidR="00114C60" w:rsidRPr="00114C60">
        <w:t>operations.</w:t>
      </w:r>
      <w:del w:id="345" w:author="Eric Robertson" w:date="2016-10-18T14:14:00Z">
        <w:r w:rsidR="00114C60" w:rsidRPr="00114C60" w:rsidDel="00850E95">
          <w:delText xml:space="preserve">csv </w:delText>
        </w:r>
      </w:del>
      <w:proofErr w:type="gramStart"/>
      <w:ins w:id="346" w:author="Eric Robertson" w:date="2016-10-18T14:14:00Z">
        <w:r w:rsidR="00850E95">
          <w:t>json</w:t>
        </w:r>
        <w:proofErr w:type="spellEnd"/>
        <w:proofErr w:type="gramEnd"/>
        <w:r w:rsidR="00850E95" w:rsidRPr="00114C60">
          <w:t xml:space="preserve"> </w:t>
        </w:r>
        <w:proofErr w:type="spellStart"/>
        <w:r w:rsidR="00850E95">
          <w:t>project_properties.json</w:t>
        </w:r>
        <w:proofErr w:type="spellEnd"/>
        <w:r w:rsidR="00850E95">
          <w:t xml:space="preserve"> </w:t>
        </w:r>
      </w:ins>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t xml:space="preserve">Settings - </w:t>
      </w:r>
      <w:proofErr w:type="spellStart"/>
      <w:r>
        <w:rPr>
          <w:b/>
        </w:rPr>
        <w:t>Filetypes</w:t>
      </w:r>
      <w:proofErr w:type="spellEnd"/>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347" w:name="_Toc456792467"/>
      <w:bookmarkStart w:id="348" w:name="_Toc334962286"/>
      <w:r>
        <w:lastRenderedPageBreak/>
        <w:t>Processing</w:t>
      </w:r>
      <w:bookmarkEnd w:id="347"/>
      <w:bookmarkEnd w:id="348"/>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481250">
      <w:pPr>
        <w:pStyle w:val="figurecaption"/>
      </w:pPr>
      <w:bookmarkStart w:id="349" w:name="_Toc457993707"/>
      <w:r>
        <w:t xml:space="preserve">Figure </w:t>
      </w:r>
      <w:fldSimple w:instr=" SEQ Figure \* ARABIC ">
        <w:r w:rsidR="002C2D16">
          <w:rPr>
            <w:noProof/>
          </w:rPr>
          <w:t>5</w:t>
        </w:r>
      </w:fldSimple>
      <w:r>
        <w:t>: Process menu.</w:t>
      </w:r>
      <w:bookmarkEnd w:id="349"/>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proofErr w:type="gramStart"/>
      <w:r w:rsidRPr="003D3906">
        <w:rPr>
          <w:rStyle w:val="SubtleEmphasis"/>
          <w:b/>
          <w:i w:val="0"/>
          <w:color w:val="auto"/>
        </w:rPr>
        <w:t>Add</w:t>
      </w:r>
      <w:proofErr w:type="gramEnd"/>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xml:space="preserve">: Will add a new, original node created by a applying an operation to the currently selected image node. Unlike the other two 'next' functions, the set of operation </w:t>
      </w:r>
      <w:r w:rsidRPr="003D3906">
        <w:rPr>
          <w:shd w:val="clear" w:color="auto" w:fill="FFFFFF"/>
        </w:rPr>
        <w:lastRenderedPageBreak/>
        <w:t>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350" w:name="_Toc334962287"/>
      <w:r>
        <w:t>Workflow</w:t>
      </w:r>
      <w:bookmarkEnd w:id="350"/>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17E203D4" w:rsidR="00DB3DE4" w:rsidRDefault="00DB3DE4" w:rsidP="00DB3DE4">
      <w:pPr>
        <w:pStyle w:val="Heading3"/>
      </w:pPr>
      <w:bookmarkStart w:id="351" w:name="_Toc334962288"/>
      <w:r>
        <w:t>JPEG Workflow</w:t>
      </w:r>
      <w:bookmarkEnd w:id="351"/>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lastRenderedPageBreak/>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309"/>
    <w:bookmarkEnd w:id="310"/>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352" w:name="_Toc456792468"/>
      <w:bookmarkStart w:id="353" w:name="_Toc334962289"/>
      <w:r>
        <w:t>Graph Operations</w:t>
      </w:r>
      <w:bookmarkEnd w:id="352"/>
      <w:bookmarkEnd w:id="353"/>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54" w:name="_Toc456792469"/>
      <w:bookmarkStart w:id="355" w:name="_Toc334962290"/>
      <w:r w:rsidRPr="00E711A7">
        <w:rPr>
          <w:rStyle w:val="SubtleEmphasis"/>
          <w:i w:val="0"/>
          <w:color w:val="auto"/>
        </w:rPr>
        <w:t>Linking Nodes</w:t>
      </w:r>
      <w:bookmarkEnd w:id="354"/>
      <w:bookmarkEnd w:id="355"/>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lastRenderedPageBreak/>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356" w:name="_Toc334962291"/>
      <w:r>
        <w:t>Video Displays</w:t>
      </w:r>
      <w:bookmarkEnd w:id="356"/>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357" w:name="_Toc456792470"/>
      <w:bookmarkStart w:id="358"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656DD2" w:rsidRDefault="00656DD2"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656DD2" w:rsidRDefault="00656DD2"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57"/>
      <w:bookmarkEnd w:id="358"/>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656DD2" w:rsidRPr="00B812D4" w:rsidRDefault="00656DD2"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656DD2" w:rsidRPr="00B812D4" w:rsidRDefault="00656DD2"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656DD2" w:rsidRDefault="00656DD2"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656DD2" w:rsidRDefault="00656DD2"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656DD2" w:rsidRDefault="00656D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656DD2" w:rsidRDefault="00656DD2"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656DD2" w:rsidRDefault="00656DD2"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656DD2" w:rsidRDefault="00656DD2"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656DD2" w:rsidRDefault="00656D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656DD2" w:rsidRPr="00E04D7F" w:rsidRDefault="00656D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656DD2" w:rsidRDefault="00656DD2"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656DD2" w:rsidRPr="00E04D7F" w:rsidRDefault="00656DD2"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656DD2" w:rsidRDefault="00656D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656DD2" w:rsidRDefault="00656DD2"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656DD2" w:rsidRDefault="00656DD2"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656DD2" w:rsidRDefault="00656DD2"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656DD2" w:rsidRDefault="00656DD2"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656DD2" w:rsidRDefault="00656DD2"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656DD2" w:rsidRDefault="00656DD2"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656DD2" w:rsidRDefault="00656DD2"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481250">
      <w:pPr>
        <w:pStyle w:val="figurecaption"/>
      </w:pPr>
      <w:bookmarkStart w:id="359" w:name="_Toc457993708"/>
    </w:p>
    <w:p w14:paraId="058E2F0D" w14:textId="77777777" w:rsidR="002C22C6" w:rsidRDefault="002C22C6" w:rsidP="00FB41F0">
      <w:pPr>
        <w:pStyle w:val="figurecaption"/>
      </w:pPr>
    </w:p>
    <w:p w14:paraId="3AAFB228" w14:textId="77777777" w:rsidR="003D3906" w:rsidRPr="003D3906" w:rsidRDefault="00254AB0" w:rsidP="002C2D16">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fldSimple w:instr=" SEQ Figure \* ARABIC ">
        <w:r w:rsidR="002C2D16">
          <w:rPr>
            <w:noProof/>
          </w:rPr>
          <w:t>6</w:t>
        </w:r>
      </w:fldSimple>
      <w:r>
        <w:t>: Description of user interface.</w:t>
      </w:r>
      <w:bookmarkEnd w:id="359"/>
    </w:p>
    <w:p w14:paraId="0152775C" w14:textId="77777777" w:rsidR="00CE5F67" w:rsidRPr="00486891" w:rsidRDefault="003D3906" w:rsidP="00C8495E">
      <w:pPr>
        <w:pStyle w:val="Heading1"/>
      </w:pPr>
      <w:bookmarkStart w:id="360" w:name="_Toc456792471"/>
      <w:bookmarkStart w:id="361" w:name="_Toc334962293"/>
      <w:r>
        <w:lastRenderedPageBreak/>
        <w:t>Link Descriptions</w:t>
      </w:r>
      <w:bookmarkEnd w:id="360"/>
      <w:bookmarkEnd w:id="361"/>
    </w:p>
    <w:p w14:paraId="53B9BB32" w14:textId="4765EA10" w:rsidR="00647C25" w:rsidRDefault="004B671E" w:rsidP="004B671E">
      <w:pPr>
        <w:keepNext/>
        <w:jc w:val="both"/>
        <w:rPr>
          <w:noProof/>
        </w:rPr>
      </w:pPr>
      <w:bookmarkStart w:id="362" w:name="_Toc78164087"/>
      <w:bookmarkStart w:id="363"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ins w:id="364" w:author="Eric Robertson" w:date="2016-10-18T14:16:00Z">
        <w:r w:rsidR="001E7EA7">
          <w:rPr>
            <w:bCs/>
          </w:rPr>
          <w:t>json</w:t>
        </w:r>
        <w:proofErr w:type="spellEnd"/>
        <w:r w:rsidR="001E7EA7">
          <w:rPr>
            <w:bCs/>
          </w:rPr>
          <w:t xml:space="preserve"> </w:t>
        </w:r>
      </w:ins>
      <w:del w:id="365" w:author="Eric Robertson" w:date="2016-10-18T14:16:00Z">
        <w:r w:rsidRPr="004B671E" w:rsidDel="001E7EA7">
          <w:rPr>
            <w:bCs/>
          </w:rPr>
          <w:delText>csv</w:delText>
        </w:r>
        <w:r w:rsidR="00C005F8" w:rsidDel="001E7EA7">
          <w:rPr>
            <w:bCs/>
          </w:rPr>
          <w:delText xml:space="preserve"> (video_operations.csv for video)</w:delText>
        </w:r>
        <w:r w:rsidRPr="004B671E" w:rsidDel="001E7EA7">
          <w:rPr>
            <w:bCs/>
          </w:rPr>
          <w:delText xml:space="preserve"> </w:delText>
        </w:r>
      </w:del>
      <w:r w:rsidRPr="004B671E">
        <w:rPr>
          <w:bCs/>
        </w:rPr>
        <w:t xml:space="preserve">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t>
      </w:r>
      <w:proofErr w:type="gramStart"/>
      <w:r w:rsidRPr="004B671E">
        <w:rPr>
          <w:bCs/>
        </w:rPr>
        <w:t>with each software</w:t>
      </w:r>
      <w:proofErr w:type="gramEnd"/>
      <w:r w:rsidRPr="004B671E">
        <w:rPr>
          <w:bCs/>
        </w:rPr>
        <w:t xml:space="preserve"> may be incomplete.  It is important to reach out the management team for the software.csv </w:t>
      </w:r>
      <w:del w:id="366" w:author="Eric Robertson" w:date="2016-10-18T14:16:00Z">
        <w:r w:rsidR="00C005F8" w:rsidDel="00C9297B">
          <w:rPr>
            <w:bCs/>
          </w:rPr>
          <w:delText xml:space="preserve">(video_software.csv for video) </w:delText>
        </w:r>
      </w:del>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481250">
      <w:pPr>
        <w:pStyle w:val="figurecaption"/>
      </w:pPr>
      <w:bookmarkStart w:id="367" w:name="_Toc457993709"/>
      <w:r>
        <w:t xml:space="preserve">Figure </w:t>
      </w:r>
      <w:fldSimple w:instr=" SEQ Figure \* ARABIC ">
        <w:r w:rsidR="002C2D16">
          <w:rPr>
            <w:noProof/>
          </w:rPr>
          <w:t>7</w:t>
        </w:r>
      </w:fldSimple>
      <w:r>
        <w:t>:</w:t>
      </w:r>
      <w:r w:rsidRPr="00E62E3F">
        <w:t xml:space="preserve"> Link description window.</w:t>
      </w:r>
      <w:bookmarkEnd w:id="367"/>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481250">
      <w:pPr>
        <w:pStyle w:val="Caption"/>
      </w:pPr>
      <w:r w:rsidRPr="00BD2854">
        <w:t>Figure 8: Parameter Edit</w:t>
      </w:r>
    </w:p>
    <w:p w14:paraId="7DE11839" w14:textId="77777777" w:rsidR="006B0C35" w:rsidRDefault="006B0C35" w:rsidP="006B0C35">
      <w:pPr>
        <w:pStyle w:val="Heading2"/>
      </w:pPr>
      <w:bookmarkStart w:id="368" w:name="_Toc334962294"/>
      <w:r>
        <w:t>Input Masks</w:t>
      </w:r>
      <w:bookmarkEnd w:id="368"/>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2C2D16">
      <w:pPr>
        <w:pStyle w:val="figurecaption"/>
      </w:pPr>
      <w:bookmarkStart w:id="369" w:name="_Toc457993710"/>
      <w:r>
        <w:t xml:space="preserve">Figure </w:t>
      </w:r>
      <w:fldSimple w:instr=" SEQ Figure \* ARABIC ">
        <w:r w:rsidR="002C2D16">
          <w:rPr>
            <w:noProof/>
          </w:rPr>
          <w:t>8</w:t>
        </w:r>
      </w:fldSimple>
      <w:r w:rsidRPr="00B83318">
        <w:t xml:space="preserve">: Example of an input mask one might use during seam carving to </w:t>
      </w:r>
      <w:r w:rsidR="003836D5">
        <w:t>ensure preservation of the woman’s hat.</w:t>
      </w:r>
      <w:bookmarkEnd w:id="369"/>
    </w:p>
    <w:p w14:paraId="7CBBF292" w14:textId="77777777" w:rsidR="00E64DB5" w:rsidRPr="00E64DB5" w:rsidRDefault="00E64DB5" w:rsidP="00E64DB5">
      <w:pPr>
        <w:jc w:val="both"/>
      </w:pPr>
    </w:p>
    <w:p w14:paraId="5155D2CF" w14:textId="2F67AEB7" w:rsidR="00647C25" w:rsidDel="00F25339" w:rsidRDefault="00655108" w:rsidP="00655108">
      <w:pPr>
        <w:pStyle w:val="Heading2"/>
        <w:rPr>
          <w:del w:id="370" w:author="Eric Robertson" w:date="2016-10-06T11:50:00Z"/>
        </w:rPr>
      </w:pPr>
      <w:bookmarkStart w:id="371" w:name="_Toc334962295"/>
      <w:bookmarkStart w:id="372" w:name="_Toc456792472"/>
      <w:r>
        <w:t>Paste</w:t>
      </w:r>
      <w:ins w:id="373" w:author="Eric Robertson" w:date="2016-10-06T11:57:00Z">
        <w:r w:rsidR="008525D4">
          <w:t xml:space="preserve"> </w:t>
        </w:r>
      </w:ins>
      <w:ins w:id="374" w:author="Eric Robertson" w:date="2016-10-06T11:49:00Z">
        <w:r w:rsidR="00F25339">
          <w:t>Sample</w:t>
        </w:r>
      </w:ins>
      <w:del w:id="375" w:author="Eric Robertson" w:date="2016-10-06T11:49:00Z">
        <w:r w:rsidDel="00F25339">
          <w:delText>/Clone vs. Paste/Duplicate</w:delText>
        </w:r>
      </w:del>
      <w:bookmarkEnd w:id="371"/>
    </w:p>
    <w:p w14:paraId="64852E22" w14:textId="305C1A4A" w:rsidR="004439AF" w:rsidDel="00F25339" w:rsidRDefault="00655108">
      <w:pPr>
        <w:pStyle w:val="Heading2"/>
        <w:jc w:val="both"/>
        <w:rPr>
          <w:del w:id="376" w:author="Eric Robertson" w:date="2016-10-06T11:50:00Z"/>
        </w:rPr>
        <w:pPrChange w:id="377" w:author="Eric Robertson" w:date="2016-10-06T11:50:00Z">
          <w:pPr>
            <w:jc w:val="both"/>
          </w:pPr>
        </w:pPrChange>
      </w:pPr>
      <w:del w:id="378" w:author="Eric Robertson" w:date="2016-10-06T11:49:00Z">
        <w:r w:rsidRPr="004439AF" w:rsidDel="00F25339">
          <w:delText xml:space="preserve">Two similar operations are the Paste/Clone and Paste/Duplicate. </w:delText>
        </w:r>
      </w:del>
      <w:del w:id="379" w:author="Eric Robertson" w:date="2016-10-06T11:50:00Z">
        <w:r w:rsidRPr="004439AF" w:rsidDel="00F25339">
          <w:delText xml:space="preserve">The key difference </w:delText>
        </w:r>
        <w:r w:rsidR="004439AF" w:rsidDel="00F25339">
          <w:delText>between them is that Paste/D</w:delText>
        </w:r>
        <w:r w:rsidRPr="004439AF" w:rsidDel="00F25339">
          <w:delText xml:space="preserve">uplicate </w:delText>
        </w:r>
        <w:r w:rsidR="006A3CE5" w:rsidDel="00F25339">
          <w:delText xml:space="preserve">is a direct copy that </w:delText>
        </w:r>
        <w:r w:rsidRPr="004439AF" w:rsidDel="00F25339">
          <w:delText xml:space="preserve">requires an input mask, while </w:delText>
        </w:r>
        <w:r w:rsidR="004439AF" w:rsidDel="00F25339">
          <w:delText>P</w:delText>
        </w:r>
        <w:r w:rsidRPr="004439AF" w:rsidDel="00F25339">
          <w:delText xml:space="preserve">aste/Clone </w:delText>
        </w:r>
        <w:r w:rsidR="006A3CE5" w:rsidDel="00F25339">
          <w:delText>does</w:delText>
        </w:r>
        <w:r w:rsidRPr="004439AF" w:rsidDel="00F25339">
          <w:delText xml:space="preserve"> not. </w:delText>
        </w:r>
      </w:del>
    </w:p>
    <w:p w14:paraId="6447AD82" w14:textId="77777777" w:rsidR="004439AF" w:rsidRDefault="004439AF">
      <w:pPr>
        <w:pStyle w:val="Heading2"/>
        <w:pPrChange w:id="380" w:author="Eric Robertson" w:date="2016-10-06T11:50:00Z">
          <w:pPr>
            <w:jc w:val="both"/>
          </w:pPr>
        </w:pPrChange>
      </w:pPr>
    </w:p>
    <w:p w14:paraId="4D5AEAE4" w14:textId="05E2CB29" w:rsidR="008525D4" w:rsidRPr="008525D4" w:rsidRDefault="004439AF" w:rsidP="008525D4">
      <w:pPr>
        <w:jc w:val="both"/>
        <w:rPr>
          <w:ins w:id="381" w:author="Eric Robertson" w:date="2016-10-06T11:56:00Z"/>
        </w:rPr>
      </w:pPr>
      <w:r>
        <w:t>Paste</w:t>
      </w:r>
      <w:ins w:id="382" w:author="Eric Robertson" w:date="2016-10-06T11:57:00Z">
        <w:r w:rsidR="008525D4">
          <w:t xml:space="preserve"> </w:t>
        </w:r>
      </w:ins>
      <w:ins w:id="383" w:author="Eric Robertson" w:date="2016-10-06T11:49:00Z">
        <w:r w:rsidR="00F25339">
          <w:t>Sample</w:t>
        </w:r>
      </w:ins>
      <w:del w:id="384" w:author="Eric Robertson" w:date="2016-10-06T11:49:00Z">
        <w:r w:rsidDel="00F25339">
          <w:delText>/C</w:delText>
        </w:r>
        <w:r w:rsidR="00655108" w:rsidRPr="004439AF" w:rsidDel="00F25339">
          <w:delText>lone</w:delText>
        </w:r>
      </w:del>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ins w:id="385" w:author="Eric Robertson" w:date="2016-10-06T11:50:00Z">
        <w:r w:rsidR="00F25339">
          <w:t xml:space="preserve"> It can be used semantically for healing, removing or </w:t>
        </w:r>
      </w:ins>
      <w:ins w:id="386" w:author="Eric Robertson" w:date="2016-10-06T11:56:00Z">
        <w:r w:rsidR="008525D4">
          <w:t>cloning</w:t>
        </w:r>
      </w:ins>
      <w:ins w:id="387" w:author="Eric Robertson" w:date="2016-10-06T11:50:00Z">
        <w:r w:rsidR="00F25339">
          <w:t>.</w:t>
        </w:r>
      </w:ins>
      <w:ins w:id="388" w:author="Eric Robertson" w:date="2016-10-06T11:57:00Z">
        <w:r w:rsidR="008525D4">
          <w:t xml:space="preserve"> </w:t>
        </w:r>
      </w:ins>
      <w:ins w:id="389" w:author="Eric Robertson" w:date="2016-10-06T11:56:00Z">
        <w:r w:rsidR="008525D4">
          <w:t>The s</w:t>
        </w:r>
        <w:r w:rsidR="008525D4" w:rsidRPr="008525D4">
          <w:t>emantics are captured with a mandatory parameter ‘purpose’.</w:t>
        </w:r>
      </w:ins>
    </w:p>
    <w:p w14:paraId="33F1FC54" w14:textId="77777777" w:rsidR="0034098D" w:rsidRPr="008525D4" w:rsidRDefault="0034098D" w:rsidP="008525D4">
      <w:pPr>
        <w:numPr>
          <w:ilvl w:val="0"/>
          <w:numId w:val="26"/>
        </w:numPr>
        <w:jc w:val="both"/>
        <w:rPr>
          <w:ins w:id="390" w:author="Eric Robertson" w:date="2016-10-06T11:56:00Z"/>
        </w:rPr>
      </w:pPr>
      <w:ins w:id="391" w:author="Eric Robertson" w:date="2016-10-06T11:56:00Z">
        <w:r w:rsidRPr="008525D4">
          <w:t xml:space="preserve">Remove– sample parts of </w:t>
        </w:r>
        <w:proofErr w:type="gramStart"/>
        <w:r w:rsidRPr="008525D4">
          <w:t xml:space="preserve">the </w:t>
        </w:r>
        <w:proofErr w:type="spellStart"/>
        <w:r w:rsidRPr="008525D4">
          <w:t>the</w:t>
        </w:r>
        <w:proofErr w:type="spellEnd"/>
        <w:proofErr w:type="gramEnd"/>
        <w:r w:rsidRPr="008525D4">
          <w:t xml:space="preserve"> image serving background to effectively remove an object.</w:t>
        </w:r>
      </w:ins>
    </w:p>
    <w:p w14:paraId="6569F1A3" w14:textId="6898896E" w:rsidR="0034098D" w:rsidRPr="008525D4" w:rsidRDefault="0034098D" w:rsidP="008525D4">
      <w:pPr>
        <w:numPr>
          <w:ilvl w:val="0"/>
          <w:numId w:val="26"/>
        </w:numPr>
        <w:jc w:val="both"/>
        <w:rPr>
          <w:ins w:id="392" w:author="Eric Robertson" w:date="2016-10-06T11:56:00Z"/>
        </w:rPr>
      </w:pPr>
      <w:ins w:id="393" w:author="Eric Robertson" w:date="2016-10-06T11:56:00Z">
        <w:r w:rsidRPr="008525D4">
          <w:t>Heal—Repair image after Paste</w:t>
        </w:r>
      </w:ins>
      <w:ins w:id="394" w:author="Eric Robertson" w:date="2016-10-06T11:57:00Z">
        <w:r w:rsidR="008525D4">
          <w:t xml:space="preserve"> </w:t>
        </w:r>
      </w:ins>
      <w:ins w:id="395" w:author="Eric Robertson" w:date="2016-10-06T11:56:00Z">
        <w:r w:rsidRPr="008525D4">
          <w:t>Splice or other transformations that distort specific areas of an image (e.g. edge effects).</w:t>
        </w:r>
      </w:ins>
    </w:p>
    <w:p w14:paraId="2C67F33A" w14:textId="79F20B21" w:rsidR="0034098D" w:rsidRPr="008525D4" w:rsidRDefault="0034098D" w:rsidP="008525D4">
      <w:pPr>
        <w:numPr>
          <w:ilvl w:val="0"/>
          <w:numId w:val="26"/>
        </w:numPr>
        <w:jc w:val="both"/>
        <w:rPr>
          <w:ins w:id="396" w:author="Eric Robertson" w:date="2016-10-06T11:56:00Z"/>
        </w:rPr>
      </w:pPr>
      <w:ins w:id="397" w:author="Eric Robertson" w:date="2016-10-06T11:56:00Z">
        <w:r w:rsidRPr="008525D4">
          <w:t>Clone—</w:t>
        </w:r>
      </w:ins>
      <w:ins w:id="398" w:author="Eric Robertson" w:date="2016-10-06T11:57:00Z">
        <w:r w:rsidR="00077CF3">
          <w:t xml:space="preserve">Clone is </w:t>
        </w:r>
      </w:ins>
      <w:proofErr w:type="gramStart"/>
      <w:ins w:id="399" w:author="Eric Robertson" w:date="2016-10-06T11:56:00Z">
        <w:r w:rsidR="00077CF3">
          <w:t>a</w:t>
        </w:r>
        <w:r w:rsidRPr="008525D4">
          <w:t xml:space="preserve"> combination of add</w:t>
        </w:r>
        <w:proofErr w:type="gramEnd"/>
        <w:r w:rsidRPr="008525D4">
          <w:t xml:space="preserve"> and remove.  Do </w:t>
        </w:r>
        <w:r w:rsidRPr="008525D4">
          <w:rPr>
            <w:b/>
            <w:bCs/>
          </w:rPr>
          <w:t>not</w:t>
        </w:r>
        <w:r w:rsidRPr="008525D4">
          <w:t xml:space="preserve"> use this operation as a replacement for </w:t>
        </w:r>
      </w:ins>
      <w:ins w:id="400" w:author="Eric Robertson" w:date="2016-10-06T11:57:00Z">
        <w:r w:rsidR="00077CF3">
          <w:t>Copy/Paste</w:t>
        </w:r>
      </w:ins>
      <w:ins w:id="401" w:author="Eric Robertson" w:date="2016-10-06T11:56:00Z">
        <w:r w:rsidRPr="008525D4">
          <w:t>, where a</w:t>
        </w:r>
      </w:ins>
      <w:ins w:id="402" w:author="Eric Robertson" w:date="2016-10-06T11:57:00Z">
        <w:r w:rsidR="00077CF3">
          <w:t>n</w:t>
        </w:r>
      </w:ins>
      <w:ins w:id="403" w:author="Eric Robertson" w:date="2016-10-06T11:56:00Z">
        <w:r w:rsidRPr="008525D4">
          <w:t xml:space="preserve"> object is copied to another part of an image.  Copy/Paste are to be </w:t>
        </w:r>
        <w:proofErr w:type="spellStart"/>
        <w:r w:rsidRPr="008525D4">
          <w:t>journal</w:t>
        </w:r>
      </w:ins>
      <w:ins w:id="404" w:author="Eric Robertson" w:date="2016-10-06T11:57:00Z">
        <w:r w:rsidR="00077CF3">
          <w:t>l</w:t>
        </w:r>
      </w:ins>
      <w:ins w:id="405" w:author="Eric Robertson" w:date="2016-10-06T11:56:00Z">
        <w:r w:rsidRPr="008525D4">
          <w:t>ed</w:t>
        </w:r>
        <w:proofErr w:type="spellEnd"/>
        <w:r w:rsidRPr="008525D4">
          <w:t xml:space="preserve"> with Paste Splice.</w:t>
        </w:r>
      </w:ins>
    </w:p>
    <w:p w14:paraId="2AEAB8F6" w14:textId="77777777" w:rsidR="008525D4" w:rsidRPr="008525D4" w:rsidRDefault="008525D4" w:rsidP="008525D4">
      <w:pPr>
        <w:jc w:val="both"/>
        <w:rPr>
          <w:ins w:id="406" w:author="Eric Robertson" w:date="2016-10-06T11:56:00Z"/>
        </w:rPr>
      </w:pPr>
      <w:ins w:id="407" w:author="Eric Robertson" w:date="2016-10-06T11:56:00Z">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ins>
    </w:p>
    <w:p w14:paraId="3A572C52" w14:textId="77777777" w:rsidR="00F25339" w:rsidRDefault="00F25339" w:rsidP="004439AF">
      <w:pPr>
        <w:jc w:val="both"/>
        <w:rPr>
          <w:ins w:id="408" w:author="Eric Robertson" w:date="2016-10-06T11:50:00Z"/>
        </w:rPr>
      </w:pPr>
    </w:p>
    <w:p w14:paraId="3D13A403" w14:textId="37A667A4" w:rsidR="008525D4" w:rsidRDefault="00F25339" w:rsidP="004439AF">
      <w:pPr>
        <w:jc w:val="both"/>
        <w:rPr>
          <w:ins w:id="409" w:author="Eric Robertson" w:date="2016-10-06T11:56:00Z"/>
        </w:rPr>
      </w:pPr>
      <w:ins w:id="410" w:author="Eric Robertson" w:date="2016-10-06T11:50:00Z">
        <w:r>
          <w:t>Paste</w:t>
        </w:r>
      </w:ins>
      <w:ins w:id="411" w:author="Eric Robertson" w:date="2016-10-06T11:57:00Z">
        <w:r w:rsidR="008525D4">
          <w:t xml:space="preserve"> </w:t>
        </w:r>
      </w:ins>
      <w:ins w:id="412" w:author="Eric Robertson" w:date="2016-10-06T11:50:00Z">
        <w:r>
          <w:t xml:space="preserve">Sample should not be used for copy/paste of an object.   The next section discusses </w:t>
        </w:r>
        <w:proofErr w:type="gramStart"/>
        <w:r>
          <w:t>the  appropriate</w:t>
        </w:r>
      </w:ins>
      <w:proofErr w:type="gramEnd"/>
      <w:ins w:id="413" w:author="Eric Robertson" w:date="2016-10-06T11:51:00Z">
        <w:r>
          <w:t xml:space="preserve"> procedure for copy/paste.</w:t>
        </w:r>
      </w:ins>
    </w:p>
    <w:p w14:paraId="2CD8484B" w14:textId="3587DC6F" w:rsidR="00655108" w:rsidRPr="004439AF" w:rsidRDefault="004439AF" w:rsidP="004439AF">
      <w:pPr>
        <w:jc w:val="both"/>
      </w:pPr>
      <w:del w:id="414" w:author="Eric Robertson" w:date="2016-10-06T11:50:00Z">
        <w:r w:rsidDel="00F25339">
          <w:delText xml:space="preserve">A </w:delText>
        </w:r>
        <w:r w:rsidR="00655108" w:rsidRPr="004439AF" w:rsidDel="00F25339">
          <w:delText xml:space="preserve">Paste/Duplicate </w:delText>
        </w:r>
        <w:r w:rsidDel="00F25339">
          <w:delText xml:space="preserve">operation </w:delText>
        </w:r>
        <w:r w:rsidR="00655108" w:rsidRPr="004439AF" w:rsidDel="00F25339">
          <w:delText xml:space="preserve">would involve directly copying pixels from one area and transferring them to another area in the same image, using a selection tool. This operation should include an input mask highlighting the area used to create the copy. </w:delText>
        </w:r>
      </w:del>
    </w:p>
    <w:p w14:paraId="005A2696" w14:textId="77777777" w:rsidR="004439AF" w:rsidRDefault="004439AF" w:rsidP="00655108"/>
    <w:p w14:paraId="1D870AF5" w14:textId="77777777" w:rsidR="004439AF" w:rsidRPr="00E65A20" w:rsidRDefault="004439AF" w:rsidP="004439AF">
      <w:pPr>
        <w:pStyle w:val="Heading2"/>
      </w:pPr>
      <w:bookmarkStart w:id="415" w:name="_Toc456792473"/>
      <w:bookmarkStart w:id="416" w:name="_Toc334962296"/>
      <w:r>
        <w:t xml:space="preserve">The </w:t>
      </w:r>
      <w:proofErr w:type="spellStart"/>
      <w:r>
        <w:t>Paste</w:t>
      </w:r>
      <w:del w:id="417" w:author="Eric Robertson" w:date="2016-10-06T11:51:00Z">
        <w:r w:rsidDel="00F25339">
          <w:delText>/</w:delText>
        </w:r>
      </w:del>
      <w:r>
        <w:t>Splice</w:t>
      </w:r>
      <w:proofErr w:type="spellEnd"/>
      <w:r>
        <w:t xml:space="preserve"> Operation</w:t>
      </w:r>
      <w:bookmarkEnd w:id="415"/>
      <w:bookmarkEnd w:id="416"/>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769E515" w:rsidR="007C68B9" w:rsidRDefault="00F25339" w:rsidP="00FC16E5">
      <w:pPr>
        <w:rPr>
          <w:ins w:id="418" w:author="Eric Robertson" w:date="2016-10-06T11:52:00Z"/>
        </w:rPr>
      </w:pPr>
      <w:ins w:id="419" w:author="Eric Robertson" w:date="2016-10-06T11:51:00Z">
        <w:r>
          <w:t xml:space="preserve">The </w:t>
        </w:r>
      </w:ins>
      <w:r w:rsidR="007C68B9">
        <w:t xml:space="preserve">Paste Splice </w:t>
      </w:r>
      <w:del w:id="420" w:author="Eric Robertson" w:date="2016-10-06T11:51:00Z">
        <w:r w:rsidR="007C68B9" w:rsidDel="00F25339">
          <w:delText xml:space="preserve">and Paste Duplicate </w:delText>
        </w:r>
      </w:del>
      <w:r w:rsidR="007C68B9">
        <w:t>operation</w:t>
      </w:r>
      <w:del w:id="421" w:author="Eric Robertson" w:date="2016-10-06T11:51:00Z">
        <w:r w:rsidR="007C68B9" w:rsidDel="00F25339">
          <w:delText>s</w:delText>
        </w:r>
      </w:del>
      <w:r w:rsidR="007C68B9">
        <w:t xml:space="preserve"> often include</w:t>
      </w:r>
      <w:ins w:id="422" w:author="Eric Robertson" w:date="2016-10-06T11:51:00Z">
        <w:r>
          <w:t>s</w:t>
        </w:r>
      </w:ins>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Pr>
        <w:rPr>
          <w:ins w:id="423" w:author="Eric Robertson" w:date="2016-10-06T11:52:00Z"/>
        </w:rPr>
      </w:pPr>
    </w:p>
    <w:p w14:paraId="1E11D9E8" w14:textId="0FE05B5B" w:rsidR="00F25339" w:rsidRDefault="00F25339" w:rsidP="00FC16E5">
      <w:pPr>
        <w:rPr>
          <w:ins w:id="424" w:author="Eric Robertson" w:date="2016-10-06T11:52:00Z"/>
        </w:rPr>
      </w:pPr>
      <w:ins w:id="425" w:author="Eric Robertson" w:date="2016-10-06T11:52:00Z">
        <w:r>
          <w:t xml:space="preserve">Copy/Paste within the same image requires a </w:t>
        </w:r>
        <w:proofErr w:type="spellStart"/>
        <w:r>
          <w:t>PasteSplice</w:t>
        </w:r>
        <w:proofErr w:type="spellEnd"/>
        <w:r>
          <w:t>.</w:t>
        </w:r>
        <w:r w:rsidR="008525D4">
          <w:t xml:space="preserve">  </w:t>
        </w:r>
      </w:ins>
      <w:proofErr w:type="gramStart"/>
      <w:ins w:id="426" w:author="Eric Robertson" w:date="2016-10-06T11:53:00Z">
        <w:r w:rsidR="008525D4">
          <w:t>The</w:t>
        </w:r>
      </w:ins>
      <w:ins w:id="427" w:author="Eric Robertson" w:date="2016-10-06T11:52:00Z">
        <w:r w:rsidR="008525D4">
          <w:t xml:space="preserve"> image being altered to be both a donor and the recipient of the </w:t>
        </w:r>
      </w:ins>
      <w:ins w:id="428" w:author="Eric Robertson" w:date="2016-10-06T11:53:00Z">
        <w:r w:rsidR="008525D4">
          <w:t>pasted pixels.</w:t>
        </w:r>
        <w:proofErr w:type="gramEnd"/>
        <w:r w:rsidR="008525D4">
          <w:t xml:space="preserve">  The diagram below summarizes the basic approach.</w:t>
        </w:r>
      </w:ins>
    </w:p>
    <w:p w14:paraId="76D367D4" w14:textId="661C6B9C" w:rsidR="008525D4" w:rsidRDefault="008525D4" w:rsidP="00FC16E5">
      <w:ins w:id="429" w:author="Eric Robertson" w:date="2016-10-06T11:54:00Z">
        <w:r>
          <w:rPr>
            <w:noProof/>
          </w:rPr>
          <w:drawing>
            <wp:inline distT="0" distB="0" distL="0" distR="0" wp14:anchorId="6B592965" wp14:editId="710A3DE2">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09AEBC11" w14:textId="77777777" w:rsidR="000852C4" w:rsidRDefault="000852C4" w:rsidP="00FC16E5"/>
    <w:p w14:paraId="30F505A8" w14:textId="2267906B" w:rsidR="008525D4" w:rsidRDefault="008525D4">
      <w:pPr>
        <w:pStyle w:val="Caption"/>
        <w:rPr>
          <w:ins w:id="430" w:author="Eric Robertson" w:date="2016-10-06T11:55:00Z"/>
        </w:rPr>
        <w:pPrChange w:id="431" w:author="Eric Robertson" w:date="2016-10-06T12:01:00Z">
          <w:pPr>
            <w:pStyle w:val="Heading2"/>
          </w:pPr>
        </w:pPrChange>
      </w:pPr>
      <w:bookmarkStart w:id="432" w:name="_Toc334962297"/>
      <w:ins w:id="433" w:author="Eric Robertson" w:date="2016-10-06T11:55:00Z">
        <w:r>
          <w:t xml:space="preserve">Figure </w:t>
        </w:r>
        <w:r>
          <w:fldChar w:fldCharType="begin"/>
        </w:r>
        <w:r>
          <w:instrText xml:space="preserve"> SEQ Figure \* ARABIC </w:instrText>
        </w:r>
      </w:ins>
      <w:r>
        <w:fldChar w:fldCharType="separate"/>
      </w:r>
      <w:ins w:id="434" w:author="Eric Robertson" w:date="2016-10-06T12:03:00Z">
        <w:r w:rsidR="002C2D16">
          <w:rPr>
            <w:noProof/>
          </w:rPr>
          <w:t>9</w:t>
        </w:r>
      </w:ins>
      <w:ins w:id="435" w:author="Eric Robertson" w:date="2016-10-06T11:55:00Z">
        <w:r>
          <w:fldChar w:fldCharType="end"/>
        </w:r>
        <w:r>
          <w:t xml:space="preserve"> Paste Splice for Copy/Paste</w:t>
        </w:r>
      </w:ins>
    </w:p>
    <w:p w14:paraId="3FD0CAC1" w14:textId="77777777" w:rsidR="008525D4" w:rsidRPr="008525D4" w:rsidRDefault="008525D4">
      <w:pPr>
        <w:rPr>
          <w:ins w:id="436" w:author="Eric Robertson" w:date="2016-10-06T11:54:00Z"/>
        </w:rPr>
        <w:pPrChange w:id="437" w:author="Eric Robertson" w:date="2016-10-06T11:55:00Z">
          <w:pPr>
            <w:pStyle w:val="Heading2"/>
          </w:pPr>
        </w:pPrChange>
      </w:pPr>
    </w:p>
    <w:p w14:paraId="7A1C2213" w14:textId="4A22E80B" w:rsidR="008525D4" w:rsidRDefault="008525D4">
      <w:pPr>
        <w:pStyle w:val="Heading2"/>
        <w:numPr>
          <w:ilvl w:val="0"/>
          <w:numId w:val="0"/>
        </w:numPr>
        <w:ind w:left="504"/>
        <w:rPr>
          <w:ins w:id="438" w:author="Eric Robertson" w:date="2016-10-06T11:55:00Z"/>
        </w:rPr>
        <w:pPrChange w:id="439" w:author="Eric Robertson" w:date="2016-10-06T11:55:00Z">
          <w:pPr>
            <w:pStyle w:val="Heading2"/>
          </w:pPr>
        </w:pPrChange>
      </w:pPr>
      <w:ins w:id="440" w:author="Eric Robertson" w:date="2016-10-06T11:55:00Z">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ins>
    </w:p>
    <w:p w14:paraId="0FC05384" w14:textId="11A5B26C" w:rsidR="008525D4" w:rsidRDefault="008525D4">
      <w:pPr>
        <w:pStyle w:val="Caption"/>
        <w:rPr>
          <w:ins w:id="441" w:author="Eric Robertson" w:date="2016-10-06T11:55:00Z"/>
        </w:rPr>
        <w:pPrChange w:id="442" w:author="Eric Robertson" w:date="2016-10-06T12:01:00Z">
          <w:pPr>
            <w:pStyle w:val="Heading2"/>
          </w:pPr>
        </w:pPrChange>
      </w:pPr>
      <w:ins w:id="443" w:author="Eric Robertson" w:date="2016-10-06T11:55:00Z">
        <w:r>
          <w:t xml:space="preserve">Figure </w:t>
        </w:r>
        <w:r>
          <w:fldChar w:fldCharType="begin"/>
        </w:r>
        <w:r>
          <w:instrText xml:space="preserve"> SEQ Figure \* ARABIC </w:instrText>
        </w:r>
      </w:ins>
      <w:r>
        <w:fldChar w:fldCharType="separate"/>
      </w:r>
      <w:ins w:id="444" w:author="Eric Robertson" w:date="2016-10-06T12:03:00Z">
        <w:r w:rsidR="002C2D16">
          <w:rPr>
            <w:noProof/>
          </w:rPr>
          <w:t>10</w:t>
        </w:r>
      </w:ins>
      <w:ins w:id="445" w:author="Eric Robertson" w:date="2016-10-06T11:55:00Z">
        <w:r>
          <w:fldChar w:fldCharType="end"/>
        </w:r>
        <w:r>
          <w:t xml:space="preserve"> Rules or Paste Splice</w:t>
        </w:r>
      </w:ins>
    </w:p>
    <w:p w14:paraId="0F719D1D" w14:textId="309CA712" w:rsidR="000852C4" w:rsidRDefault="000852C4" w:rsidP="00FC16E5">
      <w:pPr>
        <w:pStyle w:val="Heading2"/>
      </w:pPr>
      <w:r>
        <w:t>Shadow from Donor Image</w:t>
      </w:r>
      <w:bookmarkEnd w:id="432"/>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 xml:space="preserve">The image </w:t>
      </w:r>
      <w:r w:rsidR="000852C4">
        <w:lastRenderedPageBreak/>
        <w:t>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ins w:id="446"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481250">
      <w:pPr>
        <w:pStyle w:val="Caption"/>
      </w:pPr>
      <w:proofErr w:type="gramStart"/>
      <w:r>
        <w:t xml:space="preserve">Figure </w:t>
      </w:r>
      <w:fldSimple w:instr=" SEQ Figure \* ARABIC ">
        <w:ins w:id="447" w:author="Eric Robertson" w:date="2016-10-06T12:03:00Z">
          <w:r w:rsidR="002C2D16">
            <w:rPr>
              <w:noProof/>
            </w:rPr>
            <w:t>11</w:t>
          </w:r>
        </w:ins>
        <w:del w:id="448" w:author="Eric Robertson" w:date="2016-10-06T11:55:00Z">
          <w:r w:rsidDel="008525D4">
            <w:rPr>
              <w:noProof/>
            </w:rPr>
            <w:delText>9</w:delText>
          </w:r>
        </w:del>
      </w:fldSimple>
      <w:r>
        <w:t>.</w:t>
      </w:r>
      <w:proofErr w:type="gramEnd"/>
      <w:r>
        <w:t xml:space="preserve"> Shadow Paste</w:t>
      </w:r>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rPr>
          <w:ins w:id="449" w:author="Eric Robertson" w:date="2016-10-06T11:58:00Z"/>
        </w:rPr>
      </w:pPr>
      <w:bookmarkStart w:id="450" w:name="_Toc334962298"/>
      <w:ins w:id="451" w:author="Eric Robertson" w:date="2016-10-06T11:58:00Z">
        <w:r>
          <w:t>Output PNG and Image Rotations</w:t>
        </w:r>
      </w:ins>
    </w:p>
    <w:p w14:paraId="79B9ABA4" w14:textId="234CB043" w:rsidR="00CD1252" w:rsidRDefault="0034098D" w:rsidP="00CD1252">
      <w:pPr>
        <w:rPr>
          <w:ins w:id="452" w:author="Eric Robertson" w:date="2016-10-06T11:58:00Z"/>
        </w:rPr>
      </w:pPr>
      <w:ins w:id="453" w:author="Eric Robertson" w:date="2016-10-06T11:58:00Z">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w:t>
        </w:r>
        <w:r w:rsidR="00CD1252" w:rsidRPr="00CD1252">
          <w:lastRenderedPageBreak/>
          <w:t xml:space="preserve">prompt to rotate or </w:t>
        </w:r>
        <w:r w:rsidR="00CD1252" w:rsidRPr="00CD1252">
          <w:rPr>
            <w:u w:val="single"/>
          </w:rPr>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ins>
    </w:p>
    <w:p w14:paraId="5012CBDC" w14:textId="77777777" w:rsidR="00CD1252" w:rsidRPr="00CD1252" w:rsidRDefault="00CD1252" w:rsidP="00CD1252">
      <w:pPr>
        <w:rPr>
          <w:ins w:id="454" w:author="Eric Robertson" w:date="2016-10-06T11:58:00Z"/>
        </w:rPr>
      </w:pPr>
    </w:p>
    <w:p w14:paraId="62FAADC2" w14:textId="2450F411" w:rsidR="00CD1252" w:rsidRPr="00CD1252" w:rsidRDefault="00CD1252" w:rsidP="00CD1252">
      <w:pPr>
        <w:rPr>
          <w:ins w:id="455" w:author="Eric Robertson" w:date="2016-10-06T11:58:00Z"/>
        </w:rPr>
      </w:pPr>
      <w:ins w:id="456" w:author="Eric Robertson" w:date="2016-10-06T11:58:00Z">
        <w:r>
          <w:t>During a final</w:t>
        </w:r>
        <w:r w:rsidRPr="00CD1252">
          <w:t xml:space="preserve"> </w:t>
        </w:r>
      </w:ins>
      <w:proofErr w:type="gramStart"/>
      <w:ins w:id="457" w:author="Eric Robertson" w:date="2016-10-06T11:59:00Z">
        <w:r>
          <w:t>‘</w:t>
        </w:r>
      </w:ins>
      <w:ins w:id="458" w:author="Eric Robertson" w:date="2016-10-06T11:58:00Z">
        <w:r>
          <w:t xml:space="preserve">Create  </w:t>
        </w:r>
      </w:ins>
      <w:ins w:id="459" w:author="Eric Robertson" w:date="2016-10-06T11:59:00Z">
        <w:r>
          <w:t>J</w:t>
        </w:r>
      </w:ins>
      <w:ins w:id="460" w:author="Eric Robertson" w:date="2016-10-06T11:58:00Z">
        <w:r w:rsidRPr="00CD1252">
          <w:t>PEG</w:t>
        </w:r>
      </w:ins>
      <w:ins w:id="461" w:author="Eric Robertson" w:date="2016-10-06T11:59:00Z">
        <w:r>
          <w:t>’</w:t>
        </w:r>
        <w:proofErr w:type="gramEnd"/>
        <w:r>
          <w:t>, the</w:t>
        </w:r>
      </w:ins>
      <w:ins w:id="462" w:author="Eric Robertson" w:date="2016-10-06T11:58:00Z">
        <w:r w:rsidRPr="00CD1252">
          <w:t xml:space="preserve"> operation adds the EXIF back into the final image, using the original JPEG as a Donor.  Thus, the Orientation is re-applied to the image.  The manipulator must decide if the image should be counter-rotated as part of this process.  </w:t>
        </w:r>
      </w:ins>
    </w:p>
    <w:p w14:paraId="45E8DCFE" w14:textId="5A165D3F" w:rsidR="00CD1252" w:rsidRDefault="00CD1252" w:rsidP="00CD1252">
      <w:pPr>
        <w:rPr>
          <w:ins w:id="463" w:author="Eric Robertson" w:date="2016-10-06T11:59:00Z"/>
        </w:rPr>
      </w:pPr>
      <w:ins w:id="464" w:author="Eric Robertson" w:date="2016-10-06T11:58:00Z">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spellStart"/>
        <w:proofErr w:type="gramStart"/>
        <w:r w:rsidRPr="00CD1252">
          <w:t>journaled</w:t>
        </w:r>
        <w:proofErr w:type="spellEnd"/>
        <w:r w:rsidRPr="00CD1252">
          <w:t xml:space="preserve">  as</w:t>
        </w:r>
        <w:proofErr w:type="gramEnd"/>
        <w:r w:rsidRPr="00CD1252">
          <w:t xml:space="preserve"> a separate step with a </w:t>
        </w:r>
        <w:proofErr w:type="spellStart"/>
        <w:r w:rsidRPr="00CD1252">
          <w:t>TransformRotate</w:t>
        </w:r>
        <w:proofErr w:type="spellEnd"/>
        <w:r w:rsidRPr="00CD1252">
          <w:t>.</w:t>
        </w:r>
      </w:ins>
    </w:p>
    <w:p w14:paraId="2704123B" w14:textId="77777777" w:rsidR="00B576A0" w:rsidRDefault="00B576A0" w:rsidP="00CD1252">
      <w:pPr>
        <w:rPr>
          <w:ins w:id="465" w:author="Eric Robertson" w:date="2016-10-06T11:59:00Z"/>
        </w:rPr>
      </w:pPr>
    </w:p>
    <w:p w14:paraId="1A9CD9B5" w14:textId="1000F1BD" w:rsidR="00B576A0" w:rsidRPr="00B576A0" w:rsidRDefault="00B576A0" w:rsidP="00B576A0">
      <w:pPr>
        <w:rPr>
          <w:ins w:id="466" w:author="Eric Robertson" w:date="2016-10-06T11:59:00Z"/>
        </w:rPr>
      </w:pPr>
      <w:ins w:id="467" w:author="Eric Robertson" w:date="2016-10-06T11:59:00Z">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B576A0">
          <w:rPr>
            <w:b/>
            <w:bCs/>
          </w:rPr>
          <w:t>not</w:t>
        </w:r>
        <w:r w:rsidRPr="00B576A0">
          <w:t xml:space="preserve"> performed.</w:t>
        </w:r>
      </w:ins>
    </w:p>
    <w:p w14:paraId="1ECA9C11" w14:textId="6D980B87" w:rsidR="00B576A0" w:rsidRDefault="00B576A0" w:rsidP="00CD1252">
      <w:pPr>
        <w:rPr>
          <w:ins w:id="468" w:author="Eric Robertson" w:date="2016-10-06T12:01:00Z"/>
        </w:rPr>
      </w:pPr>
    </w:p>
    <w:p w14:paraId="7CFF2CFB" w14:textId="34E26A3E" w:rsidR="00481250" w:rsidRDefault="00481250">
      <w:pPr>
        <w:jc w:val="center"/>
        <w:rPr>
          <w:ins w:id="469" w:author="Eric Robertson" w:date="2016-10-06T12:00:00Z"/>
        </w:rPr>
        <w:pPrChange w:id="470" w:author="Eric Robertson" w:date="2016-10-06T12:01:00Z">
          <w:pPr/>
        </w:pPrChange>
      </w:pPr>
      <w:ins w:id="471" w:author="Eric Robertson" w:date="2016-10-06T12:01:00Z">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ins>
    </w:p>
    <w:p w14:paraId="3F851F16" w14:textId="6A8DED53" w:rsidR="00F36C62" w:rsidRDefault="00F36C62">
      <w:pPr>
        <w:pStyle w:val="Caption"/>
        <w:rPr>
          <w:ins w:id="472" w:author="Eric Robertson" w:date="2016-10-06T12:00:00Z"/>
        </w:rPr>
        <w:pPrChange w:id="473" w:author="Eric Robertson" w:date="2016-10-06T12:01:00Z">
          <w:pPr/>
        </w:pPrChange>
      </w:pPr>
      <w:ins w:id="474" w:author="Eric Robertson" w:date="2016-10-06T12:00:00Z">
        <w:r>
          <w:t xml:space="preserve">Figure </w:t>
        </w:r>
        <w:r>
          <w:fldChar w:fldCharType="begin"/>
        </w:r>
        <w:r>
          <w:instrText xml:space="preserve"> SEQ Figure \* ARABIC </w:instrText>
        </w:r>
      </w:ins>
      <w:r>
        <w:fldChar w:fldCharType="separate"/>
      </w:r>
      <w:ins w:id="475" w:author="Eric Robertson" w:date="2016-10-06T12:03:00Z">
        <w:r w:rsidR="002C2D16">
          <w:rPr>
            <w:noProof/>
          </w:rPr>
          <w:t>12</w:t>
        </w:r>
      </w:ins>
      <w:ins w:id="476" w:author="Eric Robertson" w:date="2016-10-06T12:00:00Z">
        <w:r>
          <w:fldChar w:fldCharType="end"/>
        </w:r>
        <w:r>
          <w:t xml:space="preserve"> Image Orientation Prompt</w:t>
        </w:r>
      </w:ins>
    </w:p>
    <w:p w14:paraId="4CD8E987" w14:textId="77777777" w:rsidR="00F36C62" w:rsidRDefault="00F36C62">
      <w:pPr>
        <w:keepNext/>
        <w:rPr>
          <w:ins w:id="477" w:author="Eric Robertson" w:date="2016-10-06T12:00:00Z"/>
        </w:rPr>
        <w:pPrChange w:id="478" w:author="Eric Robertson" w:date="2016-10-06T12:00:00Z">
          <w:pPr/>
        </w:pPrChange>
      </w:pPr>
      <w:ins w:id="479" w:author="Eric Robertson" w:date="2016-10-06T12:00:00Z">
        <w:r>
          <w:rPr>
            <w:noProof/>
          </w:rPr>
          <w:lastRenderedPageBreak/>
          <w:drawing>
            <wp:inline distT="0" distB="0" distL="0" distR="0" wp14:anchorId="6CD489F2" wp14:editId="79DF5E3B">
              <wp:extent cx="5943600" cy="44577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6B4A0E9" w14:textId="061FBC07" w:rsidR="00F36C62" w:rsidRPr="00F36C62" w:rsidRDefault="00F36C62">
      <w:pPr>
        <w:pStyle w:val="Caption"/>
        <w:rPr>
          <w:ins w:id="480" w:author="Eric Robertson" w:date="2016-10-06T11:58:00Z"/>
        </w:rPr>
        <w:pPrChange w:id="481" w:author="Eric Robertson" w:date="2016-10-06T12:01:00Z">
          <w:pPr/>
        </w:pPrChange>
      </w:pPr>
      <w:ins w:id="482" w:author="Eric Robertson" w:date="2016-10-06T12:00:00Z">
        <w:r>
          <w:t xml:space="preserve">Figure </w:t>
        </w:r>
        <w:r>
          <w:fldChar w:fldCharType="begin"/>
        </w:r>
        <w:r>
          <w:instrText xml:space="preserve"> SEQ Figure \* ARABIC </w:instrText>
        </w:r>
      </w:ins>
      <w:r>
        <w:fldChar w:fldCharType="separate"/>
      </w:r>
      <w:ins w:id="483" w:author="Eric Robertson" w:date="2016-10-06T12:03:00Z">
        <w:r w:rsidR="002C2D16">
          <w:rPr>
            <w:noProof/>
          </w:rPr>
          <w:t>13</w:t>
        </w:r>
      </w:ins>
      <w:ins w:id="484" w:author="Eric Robertson" w:date="2016-10-06T12:00:00Z">
        <w:r>
          <w:fldChar w:fldCharType="end"/>
        </w:r>
        <w:r>
          <w:t xml:space="preserve"> Summary of Orientation Workflow</w:t>
        </w:r>
      </w:ins>
    </w:p>
    <w:p w14:paraId="57335141" w14:textId="01EFD9F0" w:rsidR="000221A4" w:rsidDel="002C2D16" w:rsidRDefault="000221A4" w:rsidP="00AD19BD">
      <w:pPr>
        <w:pStyle w:val="Heading2"/>
        <w:rPr>
          <w:del w:id="485" w:author="Eric Robertson" w:date="2016-10-06T12:02:00Z"/>
        </w:rPr>
      </w:pPr>
      <w:del w:id="486" w:author="Eric Robertson" w:date="2016-10-06T12:02:00Z">
        <w:r w:rsidDel="002C2D16">
          <w:delText>Transform Move</w:delText>
        </w:r>
        <w:bookmarkEnd w:id="450"/>
      </w:del>
    </w:p>
    <w:p w14:paraId="1797F383" w14:textId="0370C04B" w:rsidR="000221A4" w:rsidDel="002C2D16" w:rsidRDefault="000221A4" w:rsidP="00AD19BD">
      <w:pPr>
        <w:rPr>
          <w:del w:id="487" w:author="Eric Robertson" w:date="2016-10-06T12:02:00Z"/>
        </w:rPr>
      </w:pPr>
      <w:del w:id="488" w:author="Eric Robertson" w:date="2016-10-06T12:02:00Z">
        <w:r w:rsidDel="002C2D16">
          <w:delTex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delText>
        </w:r>
      </w:del>
    </w:p>
    <w:p w14:paraId="6A5994CF" w14:textId="77777777" w:rsidR="000852C4" w:rsidRPr="000221A4" w:rsidDel="00FB41F0" w:rsidRDefault="000852C4" w:rsidP="00AD19BD">
      <w:pPr>
        <w:rPr>
          <w:del w:id="489" w:author="Eric Robertson" w:date="2016-10-06T12:02:00Z"/>
        </w:rPr>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490" w:name="_Toc334962299"/>
      <w:r>
        <w:t>Applying Filters (Plugins)</w:t>
      </w:r>
      <w:bookmarkEnd w:id="372"/>
      <w:bookmarkEnd w:id="490"/>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481250">
      <w:pPr>
        <w:pStyle w:val="figurecaption"/>
        <w:rPr>
          <w:noProof/>
        </w:rPr>
      </w:pPr>
      <w:bookmarkStart w:id="491" w:name="_Toc457993711"/>
      <w:proofErr w:type="gramStart"/>
      <w:r>
        <w:t xml:space="preserve">Figure </w:t>
      </w:r>
      <w:fldSimple w:instr=" SEQ Figure \* ARABIC ">
        <w:ins w:id="492" w:author="Eric Robertson" w:date="2016-10-06T12:03:00Z">
          <w:r w:rsidR="002C2D16">
            <w:rPr>
              <w:noProof/>
            </w:rPr>
            <w:t>14</w:t>
          </w:r>
        </w:ins>
        <w:del w:id="493" w:author="Eric Robertson" w:date="2016-10-06T11:55:00Z">
          <w:r w:rsidR="000852C4" w:rsidDel="008525D4">
            <w:rPr>
              <w:noProof/>
            </w:rPr>
            <w:delText>9</w:delText>
          </w:r>
        </w:del>
      </w:fldSimple>
      <w:r>
        <w:t>: Window for applying plugins to image nodes.</w:t>
      </w:r>
      <w:bookmarkEnd w:id="491"/>
      <w:proofErr w:type="gramEnd"/>
    </w:p>
    <w:p w14:paraId="13C40D17" w14:textId="77777777" w:rsidR="00E64DB5" w:rsidRDefault="00E64DB5" w:rsidP="00E64DB5">
      <w:pPr>
        <w:jc w:val="both"/>
      </w:pPr>
    </w:p>
    <w:p w14:paraId="6336EDF7" w14:textId="77777777" w:rsidR="005F697D" w:rsidRDefault="005F697D" w:rsidP="00732A79">
      <w:pPr>
        <w:pStyle w:val="Heading2"/>
      </w:pPr>
      <w:bookmarkStart w:id="494" w:name="_Toc334962300"/>
      <w:bookmarkStart w:id="495" w:name="_Toc456792474"/>
      <w:r>
        <w:t>Link Inspection</w:t>
      </w:r>
      <w:bookmarkEnd w:id="494"/>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496" w:author="Andrew Smith" w:date="2016-08-25T17:06:00Z">
        <w:r w:rsidR="00FC16E5">
          <w:t>n</w:t>
        </w:r>
      </w:ins>
      <w:r w:rsidR="00975653">
        <w:t xml:space="preserve"> input </w:t>
      </w:r>
      <w:r w:rsidR="00EB3998">
        <w:t>mask if provided</w:t>
      </w:r>
      <w:ins w:id="497"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481250">
      <w:pPr>
        <w:pStyle w:val="Caption"/>
      </w:pPr>
      <w:proofErr w:type="gramStart"/>
      <w:r w:rsidRPr="00BD2854">
        <w:t xml:space="preserve">Figure </w:t>
      </w:r>
      <w:r w:rsidRPr="00693015">
        <w:fldChar w:fldCharType="begin"/>
      </w:r>
      <w:r w:rsidRPr="000A73FA">
        <w:instrText xml:space="preserve"> SEQ Figure \* ARABIC </w:instrText>
      </w:r>
      <w:r w:rsidRPr="00693015">
        <w:fldChar w:fldCharType="separate"/>
      </w:r>
      <w:ins w:id="498" w:author="Eric Robertson" w:date="2016-10-06T12:03:00Z">
        <w:r w:rsidR="002C2D16">
          <w:rPr>
            <w:noProof/>
          </w:rPr>
          <w:t>15</w:t>
        </w:r>
      </w:ins>
      <w:del w:id="499" w:author="Eric Robertson" w:date="2016-10-06T11:55:00Z">
        <w:r w:rsidR="000852C4" w:rsidDel="008525D4">
          <w:rPr>
            <w:noProof/>
          </w:rPr>
          <w:delText>10</w:delText>
        </w:r>
      </w:del>
      <w:r w:rsidRPr="00693015">
        <w:fldChar w:fldCharType="end"/>
      </w:r>
      <w:r w:rsidRPr="00693015">
        <w:t>.</w:t>
      </w:r>
      <w:proofErr w:type="gramEnd"/>
      <w:r w:rsidRPr="00693015">
        <w:t xml:space="preserve">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481250">
      <w:pPr>
        <w:pStyle w:val="Caption"/>
      </w:pPr>
      <w:bookmarkStart w:id="500" w:name="_Toc457993712"/>
      <w:r w:rsidRPr="00396761">
        <w:t xml:space="preserve">Figure </w:t>
      </w:r>
      <w:fldSimple w:instr=" SEQ Figure \* ARABIC ">
        <w:ins w:id="501" w:author="Eric Robertson" w:date="2016-10-06T12:03:00Z">
          <w:r w:rsidR="002C2D16">
            <w:rPr>
              <w:noProof/>
            </w:rPr>
            <w:t>16</w:t>
          </w:r>
        </w:ins>
      </w:fldSimple>
      <w:r w:rsidR="009F28C6" w:rsidRPr="00396761">
        <w:t>:</w:t>
      </w:r>
      <w:r w:rsidRPr="00396761">
        <w:t xml:space="preserve"> EXIF Comparison Table</w:t>
      </w:r>
      <w:bookmarkEnd w:id="500"/>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502" w:name="_Toc334962301"/>
      <w:r>
        <w:t>Video Link Descriptions</w:t>
      </w:r>
      <w:bookmarkEnd w:id="502"/>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51">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481250">
      <w:pPr>
        <w:pStyle w:val="Caption"/>
      </w:pPr>
      <w:r>
        <w:t xml:space="preserve">Figure </w:t>
      </w:r>
      <w:fldSimple w:instr=" SEQ Figure \* ARABIC ">
        <w:ins w:id="503" w:author="Eric Robertson" w:date="2016-10-06T12:03:00Z">
          <w:r w:rsidR="002C2D16">
            <w:rPr>
              <w:noProof/>
            </w:rPr>
            <w:t>17</w:t>
          </w:r>
        </w:ins>
        <w:del w:id="504" w:author="Eric Robertson" w:date="2016-10-06T11:55:00Z">
          <w:r w:rsidR="000852C4" w:rsidDel="008525D4">
            <w:rPr>
              <w:noProof/>
            </w:rPr>
            <w:delText>12</w:delText>
          </w:r>
        </w:del>
      </w:fldSimple>
      <w:proofErr w:type="gramStart"/>
      <w:r>
        <w:t xml:space="preserve"> Video Link Inspection</w:t>
      </w:r>
      <w:proofErr w:type="gramEnd"/>
    </w:p>
    <w:p w14:paraId="4832325D" w14:textId="405768E6" w:rsidR="00CC39DE" w:rsidRDefault="00CC39DE" w:rsidP="000A73FA">
      <w:r>
        <w:t>Mask clips may be viewed with system default movie player by selecting ‘Open’ using the table row’s right mouse-button enabled menu.</w:t>
      </w:r>
    </w:p>
    <w:p w14:paraId="1436476D" w14:textId="388E8F87" w:rsidR="00CC39DE" w:rsidRDefault="00CC39DE" w:rsidP="000A73FA">
      <w:pPr>
        <w:keepNext/>
        <w:ind w:left="3600"/>
      </w:pPr>
      <w:r>
        <w:rPr>
          <w:noProof/>
        </w:rPr>
        <w:lastRenderedPageBreak/>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481250">
      <w:pPr>
        <w:pStyle w:val="Caption"/>
      </w:pPr>
      <w:proofErr w:type="gramStart"/>
      <w:r>
        <w:t xml:space="preserve">Figure </w:t>
      </w:r>
      <w:fldSimple w:instr=" SEQ Figure \* ARABIC ">
        <w:ins w:id="505" w:author="Eric Robertson" w:date="2016-10-06T12:03:00Z">
          <w:r w:rsidR="002C2D16">
            <w:rPr>
              <w:noProof/>
            </w:rPr>
            <w:t>18</w:t>
          </w:r>
        </w:ins>
        <w:del w:id="506" w:author="Eric Robertson" w:date="2016-10-06T11:55:00Z">
          <w:r w:rsidR="000852C4" w:rsidDel="008525D4">
            <w:rPr>
              <w:noProof/>
            </w:rPr>
            <w:delText>13</w:delText>
          </w:r>
        </w:del>
      </w:fldSimple>
      <w:r>
        <w:t>.</w:t>
      </w:r>
      <w:proofErr w:type="gramEnd"/>
      <w:r>
        <w:t xml:space="preserve"> Video Mask Table Menu</w:t>
      </w:r>
    </w:p>
    <w:p w14:paraId="2D43774C" w14:textId="77777777" w:rsidR="00E64DB5" w:rsidRDefault="00E64DB5" w:rsidP="000A73FA">
      <w:pPr>
        <w:pStyle w:val="Heading2"/>
      </w:pPr>
      <w:bookmarkStart w:id="507" w:name="_Toc334962302"/>
      <w:r>
        <w:t>Other Metadata</w:t>
      </w:r>
      <w:bookmarkEnd w:id="495"/>
      <w:bookmarkEnd w:id="507"/>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508" w:name="_Toc456792475"/>
      <w:bookmarkStart w:id="509" w:name="_Toc334962303"/>
      <w:bookmarkStart w:id="510" w:name="_Toc78164088"/>
      <w:bookmarkStart w:id="511" w:name="_Toc184094373"/>
      <w:bookmarkEnd w:id="362"/>
      <w:bookmarkEnd w:id="363"/>
      <w:r>
        <w:t>Mask Generation</w:t>
      </w:r>
      <w:bookmarkEnd w:id="508"/>
      <w:bookmarkEnd w:id="509"/>
    </w:p>
    <w:p w14:paraId="1BEAF38C" w14:textId="77777777" w:rsidR="00E20C6A" w:rsidRPr="00E20C6A" w:rsidRDefault="00E20C6A" w:rsidP="000A73FA">
      <w:pPr>
        <w:pStyle w:val="BodyText"/>
      </w:pPr>
      <w:r w:rsidRPr="00E20C6A">
        <w:t xml:space="preserve">It most cases, mask generation is a comparison between before and after manipulations of an image. Full image operations like equalization, blur, </w:t>
      </w:r>
      <w:proofErr w:type="gramStart"/>
      <w:r w:rsidRPr="00E20C6A">
        <w:t>color</w:t>
      </w:r>
      <w:proofErr w:type="gramEnd"/>
      <w:r w:rsidRPr="00E20C6A">
        <w:t xml:space="preserve"> enhance, and anti-aliasing often effect all pixels resulting in a full image mask. Since these operations may only </w:t>
      </w:r>
      <w:proofErr w:type="gramStart"/>
      <w:r w:rsidRPr="00E20C6A">
        <w:t>effect</w:t>
      </w:r>
      <w:proofErr w:type="gramEnd"/>
      <w:r w:rsidRPr="00E20C6A">
        <w:t xml:space="preserve">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512" w:name="_Toc334962304"/>
      <w:r>
        <w:t>Video Masks</w:t>
      </w:r>
      <w:bookmarkEnd w:id="512"/>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513" w:name="_Toc334962305"/>
      <w:r>
        <w:t>Composite Mask</w:t>
      </w:r>
      <w:bookmarkEnd w:id="513"/>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07E1F113" w:rsidR="00CA5B78" w:rsidRDefault="00CA5B78" w:rsidP="00CA5B78">
      <w:pPr>
        <w:jc w:val="both"/>
        <w:rPr>
          <w:ins w:id="514" w:author="Eric Robertson" w:date="2016-10-06T12:03:00Z"/>
        </w:rPr>
      </w:pPr>
      <w:r>
        <w:t xml:space="preserve">Obviously, the image manipulator should not include all masks in the </w:t>
      </w:r>
      <w:proofErr w:type="gramStart"/>
      <w:r>
        <w:t>project,</w:t>
      </w:r>
      <w:proofErr w:type="gramEnd"/>
      <w:r>
        <w:t xml:space="preserve">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ins w:id="515" w:author="Eric Robertson" w:date="2016-10-06T12:02:00Z">
        <w:r w:rsidR="002C2D16">
          <w:t xml:space="preserve"> Sampled</w:t>
        </w:r>
      </w:ins>
      <w:del w:id="516" w:author="Eric Robertson" w:date="2016-10-06T12:02:00Z">
        <w:r w:rsidDel="002C2D16">
          <w:delText>/Duplicate</w:delText>
        </w:r>
      </w:del>
      <w:r>
        <w:t xml:space="preserve"> should.</w:t>
      </w:r>
    </w:p>
    <w:p w14:paraId="01EA09DF" w14:textId="54CE77AB" w:rsidR="002C2D16" w:rsidRDefault="002C2D16" w:rsidP="00CA5B78">
      <w:pPr>
        <w:jc w:val="both"/>
      </w:pPr>
      <w:ins w:id="517" w:author="Eric Robertson" w:date="2016-10-06T12:03:00Z">
        <w:r>
          <w:rPr>
            <w:noProof/>
          </w:rPr>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1DD9850" w14:textId="326C3126" w:rsidR="00CA5B78" w:rsidRDefault="002C2D16">
      <w:pPr>
        <w:pStyle w:val="Caption"/>
        <w:rPr>
          <w:ins w:id="518" w:author="Eric Robertson" w:date="2016-10-06T12:04:00Z"/>
        </w:rPr>
        <w:pPrChange w:id="519" w:author="Eric Robertson" w:date="2016-10-06T12:03:00Z">
          <w:pPr>
            <w:jc w:val="both"/>
          </w:pPr>
        </w:pPrChange>
      </w:pPr>
      <w:ins w:id="520" w:author="Eric Robertson" w:date="2016-10-06T12:03:00Z">
        <w:r>
          <w:t xml:space="preserve">Figure </w:t>
        </w:r>
        <w:r>
          <w:fldChar w:fldCharType="begin"/>
        </w:r>
        <w:r>
          <w:instrText xml:space="preserve"> SEQ Figure \* ARABIC </w:instrText>
        </w:r>
      </w:ins>
      <w:r>
        <w:fldChar w:fldCharType="separate"/>
      </w:r>
      <w:ins w:id="521" w:author="Eric Robertson" w:date="2016-10-06T12:03:00Z">
        <w:r>
          <w:rPr>
            <w:noProof/>
          </w:rPr>
          <w:t>19</w:t>
        </w:r>
        <w:r>
          <w:fldChar w:fldCharType="end"/>
        </w:r>
        <w:proofErr w:type="gramStart"/>
        <w:r>
          <w:t xml:space="preserve"> Composite Mask</w:t>
        </w:r>
      </w:ins>
      <w:proofErr w:type="gramEnd"/>
    </w:p>
    <w:p w14:paraId="7BA640F7" w14:textId="374CEDE8" w:rsidR="002C2D16" w:rsidRDefault="002C2D16">
      <w:pPr>
        <w:rPr>
          <w:ins w:id="522" w:author="Eric Robertson" w:date="2016-10-06T12:04:00Z"/>
        </w:rPr>
        <w:pPrChange w:id="523" w:author="Eric Robertson" w:date="2016-10-06T12:04:00Z">
          <w:pPr>
            <w:jc w:val="both"/>
          </w:pPr>
        </w:pPrChange>
      </w:pPr>
      <w:ins w:id="524" w:author="Eric Robertson" w:date="2016-10-06T12:04:00Z">
        <w:r>
          <w:lastRenderedPageBreak/>
          <w:t xml:space="preserve">Composite masks are composed of RGB colored </w:t>
        </w:r>
        <w:proofErr w:type="gramStart"/>
        <w:r>
          <w:t>pixels,</w:t>
        </w:r>
        <w:proofErr w:type="gramEnd"/>
        <w:r>
          <w:t xml:space="preserve"> each color is </w:t>
        </w:r>
      </w:ins>
      <w:ins w:id="525" w:author="Eric Robertson" w:date="2016-10-06T12:05:00Z">
        <w:r>
          <w:t>associated with</w:t>
        </w:r>
      </w:ins>
      <w:ins w:id="526" w:author="Eric Robertson" w:date="2016-10-06T12:04:00Z">
        <w:r>
          <w:t xml:space="preserve"> a single link.  When a pixel is modified by more than one operation, the color of the last </w:t>
        </w:r>
      </w:ins>
      <w:ins w:id="527" w:author="Eric Robertson" w:date="2016-10-06T12:05:00Z">
        <w:r>
          <w:t>operation</w:t>
        </w:r>
      </w:ins>
      <w:ins w:id="528" w:author="Eric Robertson" w:date="2016-10-06T12:04:00Z">
        <w:r>
          <w:t xml:space="preserve"> is applied to that pixel.</w:t>
        </w:r>
      </w:ins>
      <w:ins w:id="529" w:author="Eric Robertson" w:date="2016-10-06T12:06:00Z">
        <w:r>
          <w:t xml:space="preserve">  </w:t>
        </w:r>
      </w:ins>
    </w:p>
    <w:p w14:paraId="58ECA4C4" w14:textId="77777777" w:rsidR="002C2D16" w:rsidRPr="002C2D16" w:rsidRDefault="002C2D16">
      <w:pPr>
        <w:pPrChange w:id="530" w:author="Eric Robertson" w:date="2016-10-06T12:04:00Z">
          <w:pPr>
            <w:jc w:val="both"/>
          </w:pPr>
        </w:pPrChange>
      </w:pPr>
    </w:p>
    <w:p w14:paraId="6D291305" w14:textId="77777777" w:rsidR="00E20C6A" w:rsidRDefault="00E20C6A" w:rsidP="00C8495E">
      <w:pPr>
        <w:pStyle w:val="Heading1"/>
      </w:pPr>
      <w:bookmarkStart w:id="531" w:name="_Toc456792476"/>
      <w:bookmarkStart w:id="532" w:name="_Toc334962306"/>
      <w:r>
        <w:t>Analytics</w:t>
      </w:r>
      <w:bookmarkEnd w:id="531"/>
      <w:bookmarkEnd w:id="532"/>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8F3776"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8F3776"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w:t>
      </w:r>
      <w:proofErr w:type="gramStart"/>
      <w:r w:rsidRPr="00E20C6A">
        <w:t>deprecation warning</w:t>
      </w:r>
      <w:proofErr w:type="gramEnd"/>
      <w:r w:rsidRPr="00E20C6A">
        <w:t xml:space="preserve">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533" w:name="_Toc456792477"/>
      <w:bookmarkStart w:id="534" w:name="_Toc334962307"/>
      <w:r>
        <w:t>Plugins</w:t>
      </w:r>
      <w:bookmarkEnd w:id="533"/>
      <w:bookmarkEnd w:id="534"/>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ins w:id="535" w:author="Eric Robertson" w:date="2016-10-13T13:54:00Z">
        <w:r w:rsidR="00F121EE">
          <w:t>__</w:t>
        </w:r>
      </w:ins>
      <w:r w:rsidRPr="00E20C6A">
        <w:rPr>
          <w:b/>
        </w:rPr>
        <w:t>init</w:t>
      </w:r>
      <w:ins w:id="536" w:author="Eric Robertson" w:date="2016-10-13T13:54:00Z">
        <w:r w:rsidR="00F121EE">
          <w:rPr>
            <w:b/>
          </w:rPr>
          <w:t>__</w:t>
        </w:r>
      </w:ins>
      <w:proofErr w:type="gramStart"/>
      <w:r w:rsidRPr="00E20C6A">
        <w:t>.py</w:t>
      </w:r>
      <w:proofErr w:type="gramEnd"/>
      <w:r w:rsidRPr="00E20C6A">
        <w:t>. The </w:t>
      </w:r>
      <w:proofErr w:type="spellStart"/>
      <w:r w:rsidRPr="00E20C6A">
        <w:rPr>
          <w:b/>
        </w:rPr>
        <w:t>init</w:t>
      </w:r>
      <w:proofErr w:type="spellEnd"/>
      <w:r w:rsidRPr="00E20C6A">
        <w:rPr>
          <w:b/>
        </w:rPr>
        <w:t xml:space="preserve"> </w:t>
      </w:r>
      <w:r w:rsidRPr="00E20C6A">
        <w:t>module must provide three functions:</w:t>
      </w:r>
    </w:p>
    <w:p w14:paraId="552C191B" w14:textId="737414C5" w:rsidR="00E20C6A" w:rsidRPr="00E20C6A" w:rsidRDefault="00E20C6A" w:rsidP="00AA3D31">
      <w:pPr>
        <w:pStyle w:val="ListNumber"/>
        <w:tabs>
          <w:tab w:val="num" w:pos="1080"/>
        </w:tabs>
        <w:ind w:left="1080"/>
      </w:pPr>
      <w:r w:rsidRPr="00E20C6A">
        <w:t>'</w:t>
      </w:r>
      <w:proofErr w:type="gramStart"/>
      <w:r w:rsidRPr="00E20C6A">
        <w:t>operation</w:t>
      </w:r>
      <w:proofErr w:type="gramEnd"/>
      <w:r w:rsidRPr="00E20C6A">
        <w:t>()' that returns a list of five items</w:t>
      </w:r>
      <w:ins w:id="537" w:author="Eric Robertson" w:date="2016-10-13T13:55:00Z">
        <w:r w:rsidR="00344C1F">
          <w:t>.  The operation name and category must match operation name and category in the master operations JSON file.</w:t>
        </w:r>
      </w:ins>
      <w:del w:id="538" w:author="Eric Robertson" w:date="2016-10-13T13:55:00Z">
        <w:r w:rsidRPr="00E20C6A" w:rsidDel="00344C1F">
          <w:delText>:</w:delText>
        </w:r>
      </w:del>
    </w:p>
    <w:p w14:paraId="17CC0AAF"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name'</w:t>
      </w:r>
    </w:p>
    <w:p w14:paraId="09C2A84E" w14:textId="77777777" w:rsidR="00E20C6A" w:rsidRPr="00E20C6A" w:rsidRDefault="00E20C6A" w:rsidP="00AA3D31">
      <w:pPr>
        <w:pStyle w:val="ListNumber2"/>
        <w:tabs>
          <w:tab w:val="num" w:pos="1440"/>
        </w:tabs>
        <w:ind w:left="1440"/>
      </w:pPr>
      <w:r w:rsidRPr="00E20C6A">
        <w:t>'</w:t>
      </w:r>
      <w:proofErr w:type="gramStart"/>
      <w:r w:rsidRPr="00E20C6A">
        <w:t>operation</w:t>
      </w:r>
      <w:proofErr w:type="gramEnd"/>
      <w:r w:rsidRPr="00E20C6A">
        <w:t xml:space="preserve"> category'</w:t>
      </w:r>
    </w:p>
    <w:p w14:paraId="0BBF6BD1" w14:textId="77777777" w:rsidR="00E20C6A" w:rsidRPr="00E20C6A" w:rsidRDefault="00E20C6A" w:rsidP="00AA3D31">
      <w:pPr>
        <w:pStyle w:val="ListNumber2"/>
        <w:tabs>
          <w:tab w:val="num" w:pos="1440"/>
        </w:tabs>
        <w:ind w:left="1440"/>
      </w:pPr>
      <w:r w:rsidRPr="00E20C6A">
        <w:t>'</w:t>
      </w:r>
      <w:proofErr w:type="gramStart"/>
      <w:r w:rsidRPr="00E20C6A">
        <w:t>description'</w:t>
      </w:r>
      <w:proofErr w:type="gramEnd"/>
    </w:p>
    <w:p w14:paraId="4997DC3C" w14:textId="77777777" w:rsidR="00E20C6A" w:rsidRPr="00E20C6A" w:rsidRDefault="00E20C6A" w:rsidP="00AA3D31">
      <w:pPr>
        <w:pStyle w:val="ListNumber2"/>
        <w:tabs>
          <w:tab w:val="num" w:pos="1440"/>
        </w:tabs>
        <w:ind w:left="1440"/>
      </w:pPr>
      <w:r w:rsidRPr="00E20C6A">
        <w:t>'</w:t>
      </w:r>
      <w:proofErr w:type="gramStart"/>
      <w:r w:rsidRPr="00E20C6A">
        <w:t>python</w:t>
      </w:r>
      <w:proofErr w:type="gramEnd"/>
      <w:r w:rsidRPr="00E20C6A">
        <w:t xml:space="preserve"> package'</w:t>
      </w:r>
    </w:p>
    <w:p w14:paraId="61E8C32F" w14:textId="77777777" w:rsidR="00E20C6A" w:rsidRPr="00E20C6A" w:rsidRDefault="00E20C6A" w:rsidP="00AA3D31">
      <w:pPr>
        <w:pStyle w:val="ListNumber2"/>
        <w:tabs>
          <w:tab w:val="num" w:pos="1440"/>
        </w:tabs>
        <w:ind w:left="1440"/>
      </w:pPr>
      <w:r w:rsidRPr="00E20C6A">
        <w:t>'</w:t>
      </w:r>
      <w:proofErr w:type="gramStart"/>
      <w:r w:rsidRPr="00E20C6A">
        <w:t>package</w:t>
      </w:r>
      <w:proofErr w:type="gramEnd"/>
      <w:r w:rsidRPr="00E20C6A">
        <w:t xml:space="preserve"> version' </w:t>
      </w:r>
    </w:p>
    <w:p w14:paraId="3F703282" w14:textId="77777777" w:rsidR="0005490B" w:rsidRDefault="00E20C6A" w:rsidP="00AA3D31">
      <w:pPr>
        <w:pStyle w:val="ListNumber"/>
        <w:tabs>
          <w:tab w:val="num" w:pos="1080"/>
        </w:tabs>
        <w:ind w:left="1080"/>
        <w:rPr>
          <w:ins w:id="539" w:author="Eric Robertson" w:date="2016-10-13T14:02:00Z"/>
        </w:rPr>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ins w:id="540" w:author="Eric Robertson" w:date="2016-10-13T13:57:00Z">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ins>
      <w:proofErr w:type="gramEnd"/>
      <w:ins w:id="541" w:author="Eric Robertson" w:date="2016-10-13T13:58:00Z">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w:t>
        </w:r>
      </w:ins>
      <w:ins w:id="542" w:author="Eric Robertson" w:date="2016-10-13T13:59:00Z">
        <w:r w:rsidR="00344C1F">
          <w:t xml:space="preserve">is designed to support 16 bit multi-channel images, not supported by PIL. </w:t>
        </w:r>
      </w:ins>
    </w:p>
    <w:p w14:paraId="3E68B698" w14:textId="77777777" w:rsidR="000F4C4C" w:rsidRDefault="00344C1F">
      <w:pPr>
        <w:pStyle w:val="ListNumber"/>
        <w:numPr>
          <w:ilvl w:val="0"/>
          <w:numId w:val="0"/>
        </w:numPr>
        <w:ind w:left="1080"/>
        <w:rPr>
          <w:ins w:id="543" w:author="Eric Robertson" w:date="2016-10-13T14:02:00Z"/>
        </w:rPr>
        <w:pPrChange w:id="544" w:author="Eric Robertson" w:date="2016-10-13T14:02:00Z">
          <w:pPr>
            <w:pStyle w:val="ListNumber"/>
            <w:tabs>
              <w:tab w:val="num" w:pos="1080"/>
            </w:tabs>
            <w:ind w:left="1080"/>
          </w:pPr>
        </w:pPrChange>
      </w:pPr>
      <w:ins w:id="545" w:author="Eric Robertson" w:date="2016-10-13T13:59:00Z">
        <w:r>
          <w:t xml:space="preserve">The source file and target (result) file names are provided.  The tool creates a temporary target file to be used by the plugin.  </w:t>
        </w:r>
      </w:ins>
    </w:p>
    <w:p w14:paraId="026E98BE" w14:textId="5E352116" w:rsidR="000E5452" w:rsidRDefault="006E7D22">
      <w:pPr>
        <w:pStyle w:val="ListNumber"/>
        <w:numPr>
          <w:ilvl w:val="0"/>
          <w:numId w:val="0"/>
        </w:numPr>
        <w:ind w:left="1080"/>
        <w:rPr>
          <w:ins w:id="546" w:author="Eric Robertson" w:date="2016-10-13T14:02:00Z"/>
        </w:rPr>
        <w:pPrChange w:id="547" w:author="Eric Robertson" w:date="2016-10-13T14:02:00Z">
          <w:pPr>
            <w:pStyle w:val="ListNumber"/>
            <w:tabs>
              <w:tab w:val="num" w:pos="1080"/>
            </w:tabs>
            <w:ind w:left="1080"/>
          </w:pPr>
        </w:pPrChange>
      </w:pPr>
      <w:ins w:id="548" w:author="Eric Robertson" w:date="2016-10-13T14:01:00Z">
        <w:r>
          <w:t xml:space="preserve">The plugin </w:t>
        </w:r>
      </w:ins>
      <w:ins w:id="549" w:author="Eric Robertson" w:date="2016-10-13T14:03:00Z">
        <w:r w:rsidR="000F4C4C">
          <w:t xml:space="preserve">must </w:t>
        </w:r>
      </w:ins>
      <w:ins w:id="550" w:author="Eric Robertson" w:date="2016-10-13T14:01:00Z">
        <w:r>
          <w:t xml:space="preserve">augment the source image and </w:t>
        </w:r>
      </w:ins>
      <w:ins w:id="551" w:author="Eric Robertson" w:date="2016-10-13T14:03:00Z">
        <w:r w:rsidR="000F4C4C">
          <w:t xml:space="preserve">save the result, </w:t>
        </w:r>
      </w:ins>
      <w:ins w:id="552" w:author="Eric Robertson" w:date="2016-10-13T14:01:00Z">
        <w:r>
          <w:t>ov</w:t>
        </w:r>
      </w:ins>
      <w:ins w:id="553" w:author="Eric Robertson" w:date="2016-10-13T14:02:00Z">
        <w:r w:rsidR="000E5452">
          <w:t>erw</w:t>
        </w:r>
        <w:r w:rsidR="000F4C4C">
          <w:t>riting</w:t>
        </w:r>
        <w:r w:rsidR="000E5452">
          <w:t xml:space="preserve"> the contents of the target file.  </w:t>
        </w:r>
      </w:ins>
      <w:ins w:id="554" w:author="Eric Robertson" w:date="2016-10-13T13:59:00Z">
        <w:r w:rsidR="00344C1F">
          <w:t xml:space="preserve">When the plugin is complete, the tool moves the temporary file to a permanent location in the project. </w:t>
        </w:r>
      </w:ins>
    </w:p>
    <w:p w14:paraId="3994D6AA" w14:textId="67E66027" w:rsidR="00E20C6A" w:rsidRPr="00E20C6A" w:rsidRDefault="00344C1F">
      <w:pPr>
        <w:pStyle w:val="ListNumber"/>
        <w:numPr>
          <w:ilvl w:val="0"/>
          <w:numId w:val="0"/>
        </w:numPr>
        <w:ind w:left="1080"/>
        <w:pPrChange w:id="555" w:author="Eric Robertson" w:date="2016-10-13T14:02:00Z">
          <w:pPr>
            <w:pStyle w:val="ListNumber"/>
            <w:tabs>
              <w:tab w:val="num" w:pos="1080"/>
            </w:tabs>
            <w:ind w:left="1080"/>
          </w:pPr>
        </w:pPrChange>
      </w:pPr>
      <w:ins w:id="556" w:author="Eric Robertson" w:date="2016-10-13T13:59:00Z">
        <w:r>
          <w:lastRenderedPageBreak/>
          <w:t xml:space="preserve">A dictionary of arguments is provided to the transform method, including </w:t>
        </w:r>
      </w:ins>
      <w:ins w:id="557" w:author="Eric Robertson" w:date="2016-10-13T14:01:00Z">
        <w:r>
          <w:t xml:space="preserve">mandatory </w:t>
        </w:r>
      </w:ins>
      <w:ins w:id="558" w:author="Eric Robertson" w:date="2016-10-13T13:59:00Z">
        <w:r>
          <w:t>arguments captured</w:t>
        </w:r>
      </w:ins>
      <w:ins w:id="559" w:author="Eric Robertson" w:date="2016-10-13T14:01:00Z">
        <w:r>
          <w:t xml:space="preserve"> by the tool.  </w:t>
        </w:r>
      </w:ins>
      <w:del w:id="560" w:author="Eric Robertson" w:date="2016-10-13T13:57:00Z">
        <w:r w:rsidR="008662C2" w:rsidRPr="009F28C6" w:rsidDel="00344C1F">
          <w:delText xml:space="preserve">PIL </w:delText>
        </w:r>
      </w:del>
      <w:del w:id="561" w:author="Eric Robertson" w:date="2016-10-13T14:01:00Z">
        <w:r w:rsidR="008662C2" w:rsidRPr="009F28C6" w:rsidDel="00344C1F">
          <w:delText xml:space="preserve">Image the location of the result file and a set of arguments.  </w:delText>
        </w:r>
      </w:del>
      <w:r w:rsidR="008662C2" w:rsidRPr="009F28C6">
        <w:t xml:space="preserve">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14:paraId="1DFC0383" w14:textId="5DAA4412"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del w:id="562" w:author="Eric Robertson" w:date="2016-10-13T13:56:00Z">
        <w:r w:rsidR="00EA02C2" w:rsidDel="00344C1F">
          <w:delText xml:space="preserve">in </w:delText>
        </w:r>
      </w:del>
      <w:ins w:id="563" w:author="Eric Robertson" w:date="2016-10-13T13:56:00Z">
        <w:r w:rsidR="00344C1F">
          <w:t xml:space="preserve">that may be </w:t>
        </w:r>
        <w:proofErr w:type="gramStart"/>
        <w:r w:rsidR="00344C1F">
          <w:t xml:space="preserve">in  </w:t>
        </w:r>
      </w:ins>
      <w:r w:rsidR="00EA02C2">
        <w:t>addition</w:t>
      </w:r>
      <w:proofErr w:type="gramEnd"/>
      <w:r w:rsidR="00EA02C2">
        <w:t xml:space="preserve"> to those normally collected by the specific operation</w:t>
      </w:r>
      <w:ins w:id="564" w:author="Eric Robertson" w:date="2016-10-13T13:56:00Z">
        <w:r w:rsidR="00344C1F">
          <w:t>, as defined in the operations JSON file.</w:t>
        </w:r>
      </w:ins>
      <w:del w:id="565" w:author="Eric Robertson" w:date="2016-10-13T13:56:00Z">
        <w:r w:rsidR="00EA02C2" w:rsidDel="00344C1F">
          <w:delText>.</w:delText>
        </w:r>
      </w:del>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w:t>
      </w:r>
      <w:proofErr w:type="gramStart"/>
      <w:r w:rsidRPr="009F28C6">
        <w:t>. .tiff</w:t>
      </w:r>
      <w:proofErr w:type="gramEnd"/>
      <w:r w:rsidRPr="009F28C6">
        <w:t>,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7FB5123C" w14:textId="54F61A84" w:rsidR="008662C2" w:rsidRDefault="008662C2" w:rsidP="009F28C6">
      <w:pPr>
        <w:jc w:val="both"/>
        <w:rPr>
          <w:color w:val="000000"/>
        </w:rPr>
      </w:pPr>
      <w:r w:rsidRPr="009F28C6">
        <w:t xml:space="preserve">The tool creates a copy of the source image in a new file.  The path (i.e. location) of the new file is provided in the </w:t>
      </w:r>
      <w:del w:id="566" w:author="Eric Robertson" w:date="2016-10-13T14:03:00Z">
        <w:r w:rsidRPr="009F28C6" w:rsidDel="00D27F3C">
          <w:delText xml:space="preserve">second </w:delText>
        </w:r>
      </w:del>
      <w:ins w:id="567" w:author="Eric Robertson" w:date="2016-10-13T14:03:00Z">
        <w:r w:rsidR="00D27F3C">
          <w:t>target</w:t>
        </w:r>
        <w:r w:rsidR="00D27F3C" w:rsidRPr="009F28C6">
          <w:t xml:space="preserve"> </w:t>
        </w:r>
      </w:ins>
      <w:r w:rsidRPr="009F28C6">
        <w:t>argument</w:t>
      </w:r>
      <w:ins w:id="568" w:author="Eric Robertson" w:date="2016-10-13T14:03:00Z">
        <w:r w:rsidR="00D27F3C">
          <w:t xml:space="preserve">.  </w:t>
        </w:r>
      </w:ins>
      <w:del w:id="569" w:author="Eric Robertson" w:date="2016-10-13T14:03:00Z">
        <w:r w:rsidRPr="009F28C6" w:rsidDel="00D27F3C">
          <w:delText xml:space="preserve"> (</w:delText>
        </w:r>
        <w:r w:rsidR="00EA02C2" w:rsidDel="00D27F3C">
          <w:delText>image f</w:delText>
        </w:r>
        <w:r w:rsidRPr="009F28C6" w:rsidDel="00D27F3C">
          <w:delText xml:space="preserve">ilename).  </w:delText>
        </w:r>
      </w:del>
      <w:r w:rsidRPr="009F28C6">
        <w:t xml:space="preserve">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t>True</w:t>
      </w:r>
      <w:proofErr w:type="gramEnd"/>
      <w:r w:rsidRPr="009F28C6">
        <w:t xml:space="preserve">, then the tool copies the EXIF from the source image to the new image file.  This is often required since </w:t>
      </w:r>
      <w:proofErr w:type="gramStart"/>
      <w:r w:rsidRPr="009F28C6">
        <w:t>PIL(</w:t>
      </w:r>
      <w:proofErr w:type="gramEnd"/>
      <w:r w:rsidRPr="009F28C6">
        <w:t>Pillow) Images do not retain all the EXIF data, with the exception of working with TIFF.</w:t>
      </w:r>
      <w:r w:rsidRPr="009F28C6">
        <w:rPr>
          <w:color w:val="000000"/>
        </w:rPr>
        <w:t xml:space="preserve">  </w:t>
      </w:r>
    </w:p>
    <w:p w14:paraId="7C5C6123" w14:textId="77777777" w:rsidR="00BD2854" w:rsidRDefault="00BD2854" w:rsidP="009F28C6">
      <w:pPr>
        <w:jc w:val="both"/>
        <w:rPr>
          <w:color w:val="000000"/>
        </w:rPr>
      </w:pPr>
    </w:p>
    <w:p w14:paraId="7F077386" w14:textId="024A2BDA" w:rsidR="00BD2854" w:rsidRPr="009F28C6" w:rsidRDefault="00BD2854" w:rsidP="009F28C6">
      <w:pPr>
        <w:jc w:val="both"/>
        <w:rPr>
          <w:color w:val="000000"/>
        </w:rPr>
      </w:pPr>
      <w:r>
        <w:rPr>
          <w:color w:val="000000"/>
        </w:rPr>
        <w:t xml:space="preserve">Argument values are collected as parameters from </w:t>
      </w:r>
      <w:ins w:id="570" w:author="Eric Robertson" w:date="2016-10-13T14:04:00Z">
        <w:r w:rsidR="00DA0728">
          <w:rPr>
            <w:color w:val="000000"/>
          </w:rPr>
          <w:t>the invoking tool</w:t>
        </w:r>
      </w:ins>
      <w:del w:id="571" w:author="Eric Robertson" w:date="2016-10-13T14:04:00Z">
        <w:r w:rsidDel="00DA0728">
          <w:rPr>
            <w:color w:val="000000"/>
          </w:rPr>
          <w:delText>a link edit dialog</w:delText>
        </w:r>
      </w:del>
      <w:r>
        <w:rPr>
          <w:color w:val="000000"/>
        </w:rPr>
        <w:t>.</w:t>
      </w:r>
    </w:p>
    <w:p w14:paraId="6089793D" w14:textId="77777777" w:rsidR="008662C2" w:rsidRPr="00732A79" w:rsidRDefault="008662C2" w:rsidP="00732A79">
      <w:pPr>
        <w:rPr>
          <w:sz w:val="22"/>
          <w:szCs w:val="22"/>
        </w:rPr>
      </w:pPr>
    </w:p>
    <w:bookmarkEnd w:id="510"/>
    <w:bookmarkEnd w:id="511"/>
    <w:p w14:paraId="14FCF34D" w14:textId="5BE42570" w:rsidR="00CE5F67" w:rsidRDefault="00E20C6A" w:rsidP="00EA02C2">
      <w:pPr>
        <w:pStyle w:val="Heading2"/>
      </w:pPr>
      <w:r>
        <w:t xml:space="preserve"> </w:t>
      </w:r>
      <w:bookmarkStart w:id="572" w:name="_Toc334962308"/>
      <w:r w:rsidR="00EA02C2">
        <w:t>Arguments</w:t>
      </w:r>
      <w:bookmarkEnd w:id="572"/>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 xml:space="preserve">The system will prompt a user for an image node to fulfill the obligation of the donor. The transform function will be called with the </w:t>
      </w:r>
      <w:proofErr w:type="gramStart"/>
      <w:r w:rsidRPr="00E20C6A">
        <w:t>user</w:t>
      </w:r>
      <w:r w:rsidR="00EA02C2">
        <w:t xml:space="preserve"> </w:t>
      </w:r>
      <w:r w:rsidRPr="00E20C6A">
        <w:t>selected</w:t>
      </w:r>
      <w:proofErr w:type="gramEnd"/>
      <w:r w:rsidRPr="00E20C6A">
        <w:t xml:space="preserve">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7E50878" w14:textId="1CFA425B" w:rsidR="009B3311" w:rsidRDefault="009B3311" w:rsidP="00C8495E">
      <w:pPr>
        <w:pStyle w:val="Heading1"/>
        <w:rPr>
          <w:ins w:id="573" w:author="Eric Robertson" w:date="2016-10-18T14:26:00Z"/>
        </w:rPr>
      </w:pPr>
      <w:ins w:id="574" w:author="Eric Robertson" w:date="2016-10-18T14:25:00Z">
        <w:r>
          <w:t>EXPORT</w:t>
        </w:r>
      </w:ins>
    </w:p>
    <w:p w14:paraId="3F8E4A42" w14:textId="77777777" w:rsidR="009B3311" w:rsidRDefault="009B3311" w:rsidP="009B3311">
      <w:pPr>
        <w:rPr>
          <w:ins w:id="575" w:author="Eric Robertson" w:date="2016-10-18T14:26:00Z"/>
        </w:rPr>
        <w:pPrChange w:id="576" w:author="Eric Robertson" w:date="2016-10-18T14:26:00Z">
          <w:pPr>
            <w:pStyle w:val="Heading1"/>
          </w:pPr>
        </w:pPrChange>
      </w:pPr>
      <w:ins w:id="577" w:author="Eric Robertson" w:date="2016-10-18T14:26:00Z">
        <w:r>
          <w:t>Export performs the following steps:</w:t>
        </w:r>
      </w:ins>
    </w:p>
    <w:p w14:paraId="7B7FBFFA" w14:textId="7E96B81A" w:rsidR="009B3311" w:rsidRDefault="009B3311" w:rsidP="009B3311">
      <w:pPr>
        <w:pStyle w:val="ListParagraph"/>
        <w:numPr>
          <w:ilvl w:val="0"/>
          <w:numId w:val="19"/>
        </w:numPr>
        <w:rPr>
          <w:ins w:id="578" w:author="Eric Robertson" w:date="2016-10-18T14:27:00Z"/>
        </w:rPr>
        <w:pPrChange w:id="579" w:author="Eric Robertson" w:date="2016-10-18T14:27:00Z">
          <w:pPr>
            <w:pStyle w:val="Heading1"/>
          </w:pPr>
        </w:pPrChange>
      </w:pPr>
      <w:ins w:id="580" w:author="Eric Robertson" w:date="2016-10-18T14:26:00Z">
        <w:r>
          <w:t>Validates the project</w:t>
        </w:r>
      </w:ins>
      <w:ins w:id="581" w:author="Eric Robertson" w:date="2016-10-18T14:27:00Z">
        <w:r>
          <w:t>. The user is prompted to continue if errors are found.</w:t>
        </w:r>
      </w:ins>
    </w:p>
    <w:p w14:paraId="79564B61" w14:textId="658F0E60" w:rsidR="009B3311" w:rsidRDefault="009B3311" w:rsidP="009B3311">
      <w:pPr>
        <w:pStyle w:val="ListParagraph"/>
        <w:numPr>
          <w:ilvl w:val="0"/>
          <w:numId w:val="19"/>
        </w:numPr>
        <w:rPr>
          <w:ins w:id="582" w:author="Eric Robertson" w:date="2016-10-18T14:27:00Z"/>
        </w:rPr>
        <w:pPrChange w:id="583" w:author="Eric Robertson" w:date="2016-10-18T14:27:00Z">
          <w:pPr>
            <w:pStyle w:val="Heading1"/>
          </w:pPr>
        </w:pPrChange>
      </w:pPr>
      <w:ins w:id="584" w:author="Eric Robertson" w:date="2016-10-18T14:27:00Z">
        <w:r>
          <w:lastRenderedPageBreak/>
          <w:t>Computes composite images for all final nodes.</w:t>
        </w:r>
      </w:ins>
    </w:p>
    <w:p w14:paraId="7721C4FD" w14:textId="53EA6712" w:rsidR="009B3311" w:rsidRDefault="009B3311" w:rsidP="009B3311">
      <w:pPr>
        <w:pStyle w:val="ListParagraph"/>
        <w:numPr>
          <w:ilvl w:val="0"/>
          <w:numId w:val="19"/>
        </w:numPr>
        <w:rPr>
          <w:ins w:id="585" w:author="Eric Robertson" w:date="2016-10-18T14:28:00Z"/>
        </w:rPr>
        <w:pPrChange w:id="586" w:author="Eric Robertson" w:date="2016-10-18T14:27:00Z">
          <w:pPr>
            <w:pStyle w:val="Heading1"/>
          </w:pPr>
        </w:pPrChange>
      </w:pPr>
      <w:ins w:id="587" w:author="Eric Robertson" w:date="2016-10-18T14:27:00Z">
        <w:r>
          <w:t xml:space="preserve">Performs final analysis for final image nodes using rules within the </w:t>
        </w:r>
        <w:proofErr w:type="spellStart"/>
        <w:r>
          <w:t>project_properties.json</w:t>
        </w:r>
        <w:proofErr w:type="spellEnd"/>
        <w:r>
          <w:t>.  The results are placed in the ‘</w:t>
        </w:r>
        <w:proofErr w:type="spellStart"/>
        <w:r>
          <w:t>pathanalysis</w:t>
        </w:r>
      </w:ins>
      <w:proofErr w:type="spellEnd"/>
      <w:ins w:id="588" w:author="Eric Robertson" w:date="2016-10-18T14:28:00Z">
        <w:r>
          <w:t>’ attribute of the final image nodes.</w:t>
        </w:r>
      </w:ins>
    </w:p>
    <w:p w14:paraId="5AD48D50" w14:textId="3ACECDB2" w:rsidR="00B739A9" w:rsidRDefault="00B739A9" w:rsidP="009B3311">
      <w:pPr>
        <w:pStyle w:val="ListParagraph"/>
        <w:numPr>
          <w:ilvl w:val="0"/>
          <w:numId w:val="19"/>
        </w:numPr>
        <w:rPr>
          <w:ins w:id="589" w:author="Eric Robertson" w:date="2016-10-18T14:28:00Z"/>
        </w:rPr>
        <w:pPrChange w:id="590" w:author="Eric Robertson" w:date="2016-10-18T14:27:00Z">
          <w:pPr>
            <w:pStyle w:val="Heading1"/>
          </w:pPr>
        </w:pPrChange>
      </w:pPr>
      <w:ins w:id="591" w:author="Eric Robertson" w:date="2016-10-18T14:28:00Z">
        <w:r>
          <w:t xml:space="preserve">Strips out unused images and videos.  </w:t>
        </w:r>
      </w:ins>
    </w:p>
    <w:p w14:paraId="4D687149" w14:textId="1F633437" w:rsidR="00B739A9" w:rsidRDefault="00B739A9" w:rsidP="009B3311">
      <w:pPr>
        <w:pStyle w:val="ListParagraph"/>
        <w:numPr>
          <w:ilvl w:val="0"/>
          <w:numId w:val="19"/>
        </w:numPr>
        <w:rPr>
          <w:ins w:id="592" w:author="Eric Robertson" w:date="2016-10-18T14:28:00Z"/>
        </w:rPr>
        <w:pPrChange w:id="593" w:author="Eric Robertson" w:date="2016-10-18T14:27:00Z">
          <w:pPr>
            <w:pStyle w:val="Heading1"/>
          </w:pPr>
        </w:pPrChange>
      </w:pPr>
      <w:ins w:id="594" w:author="Eric Robertson" w:date="2016-10-18T14:28:00Z">
        <w:r>
          <w:t>Saves the project.</w:t>
        </w:r>
      </w:ins>
    </w:p>
    <w:p w14:paraId="2AB5E6C7" w14:textId="3BD6E63E" w:rsidR="00B739A9" w:rsidRPr="009B3311" w:rsidRDefault="00B739A9" w:rsidP="009B3311">
      <w:pPr>
        <w:pStyle w:val="ListParagraph"/>
        <w:numPr>
          <w:ilvl w:val="0"/>
          <w:numId w:val="19"/>
        </w:numPr>
        <w:rPr>
          <w:ins w:id="595" w:author="Eric Robertson" w:date="2016-10-18T14:25:00Z"/>
        </w:rPr>
        <w:pPrChange w:id="596" w:author="Eric Robertson" w:date="2016-10-18T14:27:00Z">
          <w:pPr>
            <w:pStyle w:val="Heading1"/>
          </w:pPr>
        </w:pPrChange>
      </w:pPr>
      <w:ins w:id="597" w:author="Eric Robertson" w:date="2016-10-18T14:28:00Z">
        <w:r>
          <w:t xml:space="preserve">Creates </w:t>
        </w:r>
        <w:proofErr w:type="gramStart"/>
        <w:r>
          <w:t>an</w:t>
        </w:r>
        <w:proofErr w:type="gramEnd"/>
        <w:r>
          <w:t xml:space="preserve"> </w:t>
        </w:r>
        <w:proofErr w:type="spellStart"/>
        <w:r>
          <w:t>gzipped</w:t>
        </w:r>
        <w:proofErr w:type="spellEnd"/>
        <w:r>
          <w:t xml:space="preserve"> tar file of the used contents of the project along with the project JSON file.</w:t>
        </w:r>
      </w:ins>
    </w:p>
    <w:p w14:paraId="0882CCDF" w14:textId="77777777" w:rsidR="009B3311" w:rsidRPr="009B3311" w:rsidRDefault="009B3311" w:rsidP="009B3311">
      <w:pPr>
        <w:rPr>
          <w:ins w:id="598" w:author="Eric Robertson" w:date="2016-10-18T14:25:00Z"/>
        </w:rPr>
        <w:pPrChange w:id="599" w:author="Eric Robertson" w:date="2016-10-18T14:25:00Z">
          <w:pPr>
            <w:pStyle w:val="Heading1"/>
          </w:pPr>
        </w:pPrChange>
      </w:pPr>
    </w:p>
    <w:p w14:paraId="5995F7A1" w14:textId="77777777" w:rsidR="00CE5F67" w:rsidRDefault="00E20C6A" w:rsidP="00C8495E">
      <w:pPr>
        <w:pStyle w:val="Heading1"/>
      </w:pPr>
      <w:r>
        <w:t xml:space="preserve"> </w:t>
      </w:r>
      <w:bookmarkStart w:id="600" w:name="_Toc456792479"/>
      <w:bookmarkStart w:id="601" w:name="_Toc334962309"/>
      <w:r>
        <w:t>Group Manager</w:t>
      </w:r>
      <w:bookmarkEnd w:id="600"/>
      <w:bookmarkEnd w:id="601"/>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w:t>
      </w:r>
      <w:proofErr w:type="gramStart"/>
      <w:r w:rsidRPr="00CA726B">
        <w:t xml:space="preserve">transforms </w:t>
      </w:r>
      <w:r w:rsidR="000B0E72">
        <w:t>which</w:t>
      </w:r>
      <w:r w:rsidRPr="00CA726B">
        <w:t xml:space="preserve"> do not require arguments</w:t>
      </w:r>
      <w:proofErr w:type="gramEnd"/>
      <w:r w:rsidRPr="00CA726B">
        <w:t xml:space="preserve"> are permitted within the group at this time</w:t>
      </w:r>
      <w:r>
        <w:t>.</w:t>
      </w:r>
    </w:p>
    <w:p w14:paraId="4DEBE71A" w14:textId="77777777" w:rsidR="004D0AAB" w:rsidRDefault="004D0AAB" w:rsidP="004D0AAB">
      <w:pPr>
        <w:pStyle w:val="Heading1"/>
      </w:pPr>
      <w:bookmarkStart w:id="602" w:name="_Toc334962310"/>
      <w:r>
        <w:t>Validation</w:t>
      </w:r>
      <w:bookmarkEnd w:id="602"/>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proofErr w:type="gramStart"/>
      <w:r w:rsidRPr="000B0E72">
        <w:rPr>
          <w:rFonts w:ascii="Times New Roman" w:hAnsi="Times New Roman" w:cs="Times New Roman"/>
          <w:sz w:val="24"/>
        </w:rPr>
        <w:t>Operations which</w:t>
      </w:r>
      <w:proofErr w:type="gramEnd"/>
      <w:r w:rsidRPr="000B0E72">
        <w:rPr>
          <w:rFonts w:ascii="Times New Roman" w:hAnsi="Times New Roman" w:cs="Times New Roman"/>
          <w:sz w:val="24"/>
        </w:rPr>
        <w:t xml:space="preserve">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603" w:name="_Ref333755524"/>
      <w:bookmarkStart w:id="604" w:name="_Toc334962311"/>
      <w:r>
        <w:t>QA Process</w:t>
      </w:r>
      <w:bookmarkEnd w:id="603"/>
      <w:bookmarkEnd w:id="604"/>
    </w:p>
    <w:p w14:paraId="04C0A0C5" w14:textId="77777777" w:rsidR="00BB31B8" w:rsidRDefault="00BB31B8" w:rsidP="00BB31B8">
      <w:pPr>
        <w:jc w:val="both"/>
      </w:pPr>
      <w:r>
        <w:t xml:space="preserve">Once a manipulation has been </w:t>
      </w:r>
      <w:proofErr w:type="spellStart"/>
      <w:r>
        <w:t>journaled</w:t>
      </w:r>
      <w:proofErr w:type="spellEnd"/>
      <w:r>
        <w:t xml:space="preserve"> with the tool, </w:t>
      </w:r>
      <w:proofErr w:type="gramStart"/>
      <w:r>
        <w:t>it should be reviewed by a peer for completeness and accuracy</w:t>
      </w:r>
      <w:proofErr w:type="gramEnd"/>
      <w:r>
        <w:t xml:space="preserve">.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32541946"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ins w:id="605" w:author="Eric Robertson" w:date="2016-10-13T14:05:00Z">
        <w:r w:rsidR="00F53782">
          <w:rPr>
            <w:rFonts w:ascii="Times New Roman" w:hAnsi="Times New Roman" w:cs="Times New Roman"/>
            <w:sz w:val="24"/>
          </w:rPr>
          <w:t xml:space="preserve">an additional </w:t>
        </w:r>
      </w:ins>
      <w:del w:id="606" w:author="Eric Robertson" w:date="2016-10-13T14:05:00Z">
        <w:r w:rsidRPr="00877A51" w:rsidDel="00F53782">
          <w:rPr>
            <w:rFonts w:ascii="Times New Roman" w:hAnsi="Times New Roman" w:cs="Times New Roman"/>
            <w:sz w:val="24"/>
          </w:rPr>
          <w:delText xml:space="preserve">two </w:delText>
        </w:r>
      </w:del>
      <w:r w:rsidRPr="00877A51">
        <w:rPr>
          <w:rFonts w:ascii="Times New Roman" w:hAnsi="Times New Roman" w:cs="Times New Roman"/>
          <w:sz w:val="24"/>
        </w:rPr>
        <w:t>link</w:t>
      </w:r>
      <w:ins w:id="607" w:author="Eric Robertson" w:date="2016-10-13T14:05:00Z">
        <w:r w:rsidR="00F53782">
          <w:rPr>
            <w:rFonts w:ascii="Times New Roman" w:hAnsi="Times New Roman" w:cs="Times New Roman"/>
            <w:sz w:val="24"/>
          </w:rPr>
          <w:t xml:space="preserve"> attached to each final node.</w:t>
        </w:r>
      </w:ins>
      <w:del w:id="608" w:author="Eric Robertson" w:date="2016-10-13T14:05:00Z">
        <w:r w:rsidRPr="00877A51" w:rsidDel="00F53782">
          <w:rPr>
            <w:rFonts w:ascii="Times New Roman" w:hAnsi="Times New Roman" w:cs="Times New Roman"/>
            <w:sz w:val="24"/>
          </w:rPr>
          <w:delText>s</w:delText>
        </w:r>
      </w:del>
      <w:r w:rsidRPr="00877A51">
        <w:rPr>
          <w:rFonts w:ascii="Times New Roman" w:hAnsi="Times New Roman" w:cs="Times New Roman"/>
          <w:sz w:val="24"/>
        </w:rPr>
        <w:t xml:space="preserve">: </w:t>
      </w:r>
      <w:proofErr w:type="spellStart"/>
      <w:r w:rsidRPr="00877A51">
        <w:rPr>
          <w:rFonts w:ascii="Times New Roman" w:hAnsi="Times New Roman" w:cs="Times New Roman"/>
          <w:sz w:val="24"/>
        </w:rPr>
        <w:t>AntiForensicExifQuantizationTable</w:t>
      </w:r>
      <w:proofErr w:type="spellEnd"/>
      <w:del w:id="609" w:author="Eric Robertson" w:date="2016-10-13T14:05:00Z">
        <w:r w:rsidRPr="00877A51" w:rsidDel="00F53782">
          <w:rPr>
            <w:rFonts w:ascii="Times New Roman" w:hAnsi="Times New Roman" w:cs="Times New Roman"/>
            <w:sz w:val="24"/>
          </w:rPr>
          <w:delText xml:space="preserve"> and AntiForensicCopyExif</w:delText>
        </w:r>
      </w:del>
      <w:r w:rsidRPr="00877A51">
        <w:rPr>
          <w:rFonts w:ascii="Times New Roman" w:hAnsi="Times New Roman" w:cs="Times New Roman"/>
          <w:sz w:val="24"/>
        </w:rPr>
        <w:t xml:space="preserve">. This can be done </w:t>
      </w:r>
      <w:ins w:id="610" w:author="Eric Robertson" w:date="2016-10-13T14:05:00Z">
        <w:r w:rsidR="00F53782">
          <w:rPr>
            <w:rFonts w:ascii="Times New Roman" w:hAnsi="Times New Roman" w:cs="Times New Roman"/>
            <w:sz w:val="24"/>
          </w:rPr>
          <w:t xml:space="preserve">in one operation </w:t>
        </w:r>
      </w:ins>
      <w:del w:id="611" w:author="Eric Robertson" w:date="2016-10-13T14:05:00Z">
        <w:r w:rsidRPr="00877A51" w:rsidDel="00F53782">
          <w:rPr>
            <w:rFonts w:ascii="Times New Roman" w:hAnsi="Times New Roman" w:cs="Times New Roman"/>
            <w:sz w:val="24"/>
          </w:rPr>
          <w:delText xml:space="preserve">easily </w:delText>
        </w:r>
      </w:del>
      <w:r w:rsidRPr="00877A51">
        <w:rPr>
          <w:rFonts w:ascii="Times New Roman" w:hAnsi="Times New Roman" w:cs="Times New Roman"/>
          <w:sz w:val="24"/>
        </w:rPr>
        <w:t>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612" w:name="_Toc334962312"/>
      <w:r>
        <w:t>Batch operation</w:t>
      </w:r>
      <w:bookmarkEnd w:id="612"/>
    </w:p>
    <w:p w14:paraId="22ED84FE" w14:textId="77777777" w:rsidR="001277A7" w:rsidRDefault="001277A7" w:rsidP="001277A7">
      <w:pPr>
        <w:jc w:val="both"/>
      </w:pPr>
      <w:r>
        <w:t>T</w:t>
      </w:r>
      <w:r w:rsidRPr="001277A7">
        <w:t xml:space="preserve">he journaling tool currently supports a rudimentary </w:t>
      </w:r>
      <w:proofErr w:type="gramStart"/>
      <w:r w:rsidRPr="001277A7">
        <w:t>batch processing</w:t>
      </w:r>
      <w:proofErr w:type="gramEnd"/>
      <w:r w:rsidRPr="001277A7">
        <w:t xml:space="preserve">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4B273C">
        <w:rPr>
          <w:rFonts w:ascii="Times New Roman" w:hAnsi="Times New Roman" w:cs="Times New Roman"/>
          <w:i/>
          <w:sz w:val="24"/>
          <w:rPrChange w:id="613" w:author="Eric Robertson" w:date="2016-10-18T11:20:00Z">
            <w:rPr>
              <w:rFonts w:ascii="Times New Roman" w:hAnsi="Times New Roman" w:cs="Times New Roman"/>
              <w:sz w:val="24"/>
            </w:rPr>
          </w:rPrChange>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w:t>
      </w:r>
      <w:proofErr w:type="gramStart"/>
      <w:r w:rsidR="006C789E" w:rsidRPr="00C41F04">
        <w:rPr>
          <w:rFonts w:ascii="Times New Roman" w:hAnsi="Times New Roman" w:cs="Times New Roman"/>
          <w:sz w:val="24"/>
        </w:rPr>
        <w:t>many iterations</w:t>
      </w:r>
      <w:proofErr w:type="gramEnd"/>
      <w:r w:rsidR="006C789E" w:rsidRPr="00C41F04">
        <w:rPr>
          <w:rFonts w:ascii="Times New Roman" w:hAnsi="Times New Roman" w:cs="Times New Roman"/>
          <w:sz w:val="24"/>
        </w:rPr>
        <w:t>.</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proofErr w:type="gramStart"/>
      <w:r w:rsidRPr="001277A7">
        <w:t>python</w:t>
      </w:r>
      <w:proofErr w:type="gramEnd"/>
      <w:r w:rsidRPr="001277A7">
        <w:t xml:space="preserve"> </w:t>
      </w:r>
      <w:del w:id="614" w:author="Eric Robertson" w:date="2016-09-08T13:53:00Z">
        <w:r w:rsidRPr="001277A7" w:rsidDel="005F0A0E">
          <w:delText>src/python</w:delText>
        </w:r>
      </w:del>
      <w:ins w:id="615" w:author="Eric Robertson" w:date="2016-09-08T13:53:00Z">
        <w:r w:rsidR="005F0A0E">
          <w:t xml:space="preserve">–m </w:t>
        </w:r>
        <w:proofErr w:type="spellStart"/>
        <w:r w:rsidR="005F0A0E">
          <w:t>maskgen.batch.</w:t>
        </w:r>
      </w:ins>
      <w:del w:id="616" w:author="Eric Robertson" w:date="2016-09-08T13:53:00Z">
        <w:r w:rsidRPr="001277A7" w:rsidDel="005F0A0E">
          <w:delText>/</w:delText>
        </w:r>
      </w:del>
      <w:proofErr w:type="gramStart"/>
      <w:r w:rsidRPr="001277A7">
        <w:t>batch</w:t>
      </w:r>
      <w:proofErr w:type="gramEnd"/>
      <w:r w:rsidRPr="001277A7">
        <w:t>_process</w:t>
      </w:r>
      <w:proofErr w:type="spellEnd"/>
      <w:del w:id="617" w:author="Eric Robertson" w:date="2016-09-08T13:53:00Z">
        <w:r w:rsidRPr="001277A7" w:rsidDel="005F0A0E">
          <w:delText>.py</w:delText>
        </w:r>
      </w:del>
      <w:r w:rsidRPr="001277A7">
        <w:t xml:space="preserve">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w:t>
      </w:r>
      <w:proofErr w:type="gramStart"/>
      <w:r w:rsidRPr="001277A7">
        <w:t>projects</w:t>
      </w:r>
      <w:proofErr w:type="gramEnd"/>
      <w:r w:rsidRPr="001277A7">
        <w:t xml:space="preserve">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w:t>
      </w:r>
      <w:proofErr w:type="spellStart"/>
      <w:proofErr w:type="gramStart"/>
      <w:r w:rsidRPr="001277A7">
        <w:t>sourceDir</w:t>
      </w:r>
      <w:proofErr w:type="spellEnd"/>
      <w:proofErr w:type="gram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w:t>
      </w:r>
      <w:proofErr w:type="gramStart"/>
      <w:r w:rsidRPr="001277A7">
        <w:t>plugin</w:t>
      </w:r>
      <w:proofErr w:type="gramEnd"/>
      <w:r w:rsidRPr="001277A7">
        <w:t xml:space="preserve">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w:t>
      </w:r>
      <w:proofErr w:type="gramStart"/>
      <w:r w:rsidRPr="001277A7">
        <w:t>jpg</w:t>
      </w:r>
      <w:proofErr w:type="gramEnd"/>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w:t>
      </w:r>
      <w:proofErr w:type="gramStart"/>
      <w:r w:rsidRPr="001277A7">
        <w:t>op</w:t>
      </w:r>
      <w:proofErr w:type="gramEnd"/>
      <w:r w:rsidRPr="001277A7">
        <w:t xml:space="preserve"> &lt;operation&gt;: operation performed (required)</w:t>
      </w:r>
    </w:p>
    <w:p w14:paraId="31B99DA2" w14:textId="77777777" w:rsidR="001277A7" w:rsidRPr="001277A7" w:rsidRDefault="001277A7" w:rsidP="001277A7">
      <w:pPr>
        <w:pStyle w:val="Code"/>
      </w:pPr>
      <w:r w:rsidRPr="001277A7">
        <w:t>--</w:t>
      </w:r>
      <w:proofErr w:type="spellStart"/>
      <w:proofErr w:type="gramStart"/>
      <w:r w:rsidRPr="001277A7">
        <w:t>softwareName</w:t>
      </w:r>
      <w:proofErr w:type="spellEnd"/>
      <w:proofErr w:type="gram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proofErr w:type="gramStart"/>
      <w:r w:rsidRPr="001277A7">
        <w:t>softwareVersion</w:t>
      </w:r>
      <w:proofErr w:type="spellEnd"/>
      <w:proofErr w:type="gram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proofErr w:type="gramStart"/>
      <w:r w:rsidRPr="001277A7">
        <w:t>endDir</w:t>
      </w:r>
      <w:proofErr w:type="spellEnd"/>
      <w:proofErr w:type="gram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proofErr w:type="gramStart"/>
      <w:r w:rsidRPr="001277A7">
        <w:t>inputMaskPath</w:t>
      </w:r>
      <w:proofErr w:type="spellEnd"/>
      <w:proofErr w:type="gram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w:t>
      </w:r>
      <w:proofErr w:type="gramStart"/>
      <w:r w:rsidRPr="001277A7">
        <w:t>description</w:t>
      </w:r>
      <w:proofErr w:type="gramEnd"/>
      <w:r w:rsidRPr="001277A7">
        <w:t xml:space="preserve"> &lt;"</w:t>
      </w:r>
      <w:proofErr w:type="spellStart"/>
      <w:r w:rsidRPr="001277A7">
        <w:t>descr</w:t>
      </w:r>
      <w:proofErr w:type="spellEnd"/>
      <w:r w:rsidRPr="001277A7">
        <w:t>"&gt;: description of manipulation performed (optional)</w:t>
      </w:r>
    </w:p>
    <w:p w14:paraId="557B3CF4" w14:textId="517C2CDC" w:rsidR="001277A7" w:rsidRDefault="001277A7" w:rsidP="001277A7">
      <w:pPr>
        <w:pStyle w:val="Code"/>
      </w:pPr>
      <w:r w:rsidRPr="001277A7">
        <w:t>--</w:t>
      </w:r>
      <w:proofErr w:type="gramStart"/>
      <w:r w:rsidRPr="001277A7">
        <w:t>additional</w:t>
      </w:r>
      <w:proofErr w:type="gramEnd"/>
      <w:r w:rsidRPr="001277A7">
        <w:t xml:space="preserve">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w:t>
      </w:r>
      <w:proofErr w:type="spellStart"/>
      <w:proofErr w:type="gramStart"/>
      <w:r>
        <w:t>projectDescription</w:t>
      </w:r>
      <w:proofErr w:type="spellEnd"/>
      <w:proofErr w:type="gramEnd"/>
      <w:r>
        <w:t xml:space="preserve"> &lt;quoted description&gt;</w:t>
      </w:r>
    </w:p>
    <w:p w14:paraId="0FEF8280" w14:textId="04D25BE5" w:rsidR="00885C4A" w:rsidRDefault="00885C4A" w:rsidP="001277A7">
      <w:pPr>
        <w:pStyle w:val="Code"/>
      </w:pPr>
      <w:r>
        <w:t>--</w:t>
      </w:r>
      <w:proofErr w:type="spellStart"/>
      <w:proofErr w:type="gramStart"/>
      <w:r>
        <w:t>technicalSummary</w:t>
      </w:r>
      <w:proofErr w:type="spellEnd"/>
      <w:proofErr w:type="gramEnd"/>
      <w:r>
        <w:t xml:space="preserve"> &lt;quoted technical summary with key words from assignment&gt;</w:t>
      </w:r>
    </w:p>
    <w:p w14:paraId="726E196D" w14:textId="6F1A7096" w:rsidR="00885C4A" w:rsidRPr="001277A7" w:rsidRDefault="00885C4A" w:rsidP="001277A7">
      <w:pPr>
        <w:pStyle w:val="Code"/>
      </w:pPr>
      <w:r>
        <w:t>--</w:t>
      </w:r>
      <w:proofErr w:type="gramStart"/>
      <w:r>
        <w:t>username</w:t>
      </w:r>
      <w:proofErr w:type="gramEnd"/>
      <w:r>
        <w:t xml:space="preserv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proofErr w:type="gramStart"/>
      <w:r w:rsidRPr="001277A7">
        <w:t>continueWithWarning</w:t>
      </w:r>
      <w:proofErr w:type="spellEnd"/>
      <w:proofErr w:type="gramEnd"/>
      <w:r w:rsidRPr="001277A7">
        <w:t>: use this tag to ignore warnings that check for valid operations, software, etc.</w:t>
      </w:r>
    </w:p>
    <w:p w14:paraId="51A6CB27" w14:textId="77777777" w:rsidR="001277A7" w:rsidRPr="001277A7" w:rsidRDefault="001277A7" w:rsidP="001277A7">
      <w:pPr>
        <w:pStyle w:val="Code"/>
      </w:pPr>
      <w:r w:rsidRPr="001277A7">
        <w:t>--</w:t>
      </w:r>
      <w:proofErr w:type="gramStart"/>
      <w:r w:rsidRPr="001277A7">
        <w:t>s3</w:t>
      </w:r>
      <w:proofErr w:type="gramEnd"/>
      <w:r w:rsidRPr="001277A7">
        <w:t xml:space="preserve"> &lt;bucket/path&gt;: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618" w:name="_Toc334962313"/>
      <w:r w:rsidRPr="001277A7">
        <w:t>Different arguments will trigger different functionality</w:t>
      </w:r>
      <w:r w:rsidR="00885C4A">
        <w:t>.</w:t>
      </w:r>
      <w:bookmarkEnd w:id="618"/>
    </w:p>
    <w:p w14:paraId="42A35994" w14:textId="6FA33D22" w:rsidR="00885C4A" w:rsidRDefault="000A73FA" w:rsidP="000A73FA">
      <w:pPr>
        <w:pStyle w:val="Heading2"/>
      </w:pPr>
      <w:r>
        <w:t xml:space="preserve"> </w:t>
      </w:r>
      <w:bookmarkStart w:id="619" w:name="_Toc334962314"/>
      <w:r>
        <w:t>Creating a Project</w:t>
      </w:r>
      <w:bookmarkEnd w:id="619"/>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3171ABD" w:rsidR="001277A7" w:rsidRDefault="001277A7" w:rsidP="001277A7">
      <w:pPr>
        <w:pStyle w:val="Code"/>
        <w:rPr>
          <w:ins w:id="620" w:author="Eric Robertson" w:date="2016-10-18T11:02:00Z"/>
        </w:rPr>
      </w:pPr>
      <w:proofErr w:type="gramStart"/>
      <w:r w:rsidRPr="001277A7">
        <w:t>python</w:t>
      </w:r>
      <w:proofErr w:type="gramEnd"/>
      <w:r w:rsidRPr="001277A7">
        <w:t xml:space="preserve"> </w:t>
      </w:r>
      <w:ins w:id="621"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622" w:author="Eric Robertson" w:date="2016-09-08T13:53:00Z">
        <w:r w:rsidRPr="001277A7" w:rsidDel="005F0A0E">
          <w:delText xml:space="preserve">src/python/batch_process.py </w:delText>
        </w:r>
      </w:del>
      <w:r w:rsidRPr="001277A7">
        <w:t>--projects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ins w:id="623" w:author="Eric Robertson" w:date="2016-10-18T11:02:00Z">
        <w:r w:rsidR="008F3776">
          <w:t xml:space="preserve">  </w:t>
        </w:r>
      </w:ins>
    </w:p>
    <w:p w14:paraId="40261CF3" w14:textId="06155EC2" w:rsidR="008F3776" w:rsidRPr="001277A7" w:rsidDel="008F3776" w:rsidRDefault="008F3776" w:rsidP="001277A7">
      <w:pPr>
        <w:pStyle w:val="Code"/>
        <w:rPr>
          <w:del w:id="624" w:author="Eric Robertson" w:date="2016-10-18T11:03:00Z"/>
        </w:rPr>
      </w:pP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Del="008F3776" w:rsidRDefault="002E3771" w:rsidP="000A73FA">
      <w:pPr>
        <w:jc w:val="both"/>
        <w:rPr>
          <w:del w:id="625" w:author="Eric Robertson" w:date="2016-10-18T11:03:00Z"/>
        </w:rPr>
      </w:pPr>
    </w:p>
    <w:p w14:paraId="1C8FA706" w14:textId="4218C41C" w:rsidR="001277A7" w:rsidRPr="001277A7" w:rsidDel="008F3776" w:rsidRDefault="001277A7" w:rsidP="001277A7">
      <w:pPr>
        <w:pStyle w:val="Code"/>
        <w:rPr>
          <w:del w:id="626" w:author="Eric Robertson" w:date="2016-10-18T11:03:00Z"/>
        </w:rPr>
      </w:pPr>
      <w:del w:id="627" w:author="Eric Robertson" w:date="2016-10-18T11:03:00Z">
        <w:r w:rsidRPr="001277A7" w:rsidDel="008F3776">
          <w:delText xml:space="preserve">python </w:delText>
        </w:r>
      </w:del>
      <w:del w:id="628" w:author="Eric Robertson" w:date="2016-09-08T13:53:00Z">
        <w:r w:rsidRPr="001277A7" w:rsidDel="005F0A0E">
          <w:delText xml:space="preserve">src/python/batch_process.py </w:delText>
        </w:r>
      </w:del>
      <w:del w:id="629" w:author="Eric Robertson" w:date="2016-10-18T11:03:00Z">
        <w:r w:rsidRPr="001277A7" w:rsidDel="008F3776">
          <w:delText>--projects &lt;DIR&gt; --sourceDir &lt;DIR&gt; --op ColorColorBalance --softwareName GIMP --softwareVersion 2.8</w:delText>
        </w:r>
      </w:del>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proofErr w:type="gramStart"/>
      <w:r w:rsidRPr="001277A7">
        <w:t>python</w:t>
      </w:r>
      <w:proofErr w:type="gramEnd"/>
      <w:r w:rsidRPr="001277A7">
        <w:t xml:space="preserve"> </w:t>
      </w:r>
      <w:ins w:id="630"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631" w:author="Eric Robertson" w:date="2016-09-08T13:53:00Z">
        <w:r w:rsidRPr="001277A7" w:rsidDel="005F0A0E">
          <w:delText xml:space="preserve">src/python/batch_process.py </w:delText>
        </w:r>
      </w:del>
      <w:r w:rsidRPr="001277A7">
        <w:t xml:space="preserve">--projects &lt;DIR&gt; --plugin </w:t>
      </w:r>
      <w:proofErr w:type="spellStart"/>
      <w:r w:rsidRPr="001277A7">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ins w:id="632" w:author="Andrew Smith" w:date="2016-08-25T17:12:00Z">
        <w:r>
          <w:rPr>
            <w:rStyle w:val="Emphasis"/>
            <w:i w:val="0"/>
            <w:iCs w:val="0"/>
          </w:rPr>
          <w:t xml:space="preserve"> </w:t>
        </w:r>
      </w:ins>
      <w:bookmarkStart w:id="633"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633"/>
    </w:p>
    <w:p w14:paraId="4EDE4974" w14:textId="77777777" w:rsidR="002E3771" w:rsidRDefault="002E3771" w:rsidP="000A73FA">
      <w:pPr>
        <w:jc w:val="both"/>
      </w:pPr>
    </w:p>
    <w:p w14:paraId="38143068" w14:textId="105F43B2" w:rsidR="002E3771" w:rsidRDefault="002E3771" w:rsidP="000A73FA">
      <w:pPr>
        <w:jc w:val="both"/>
        <w:rPr>
          <w:ins w:id="634" w:author="Eric Robertson" w:date="2016-10-18T11:21:00Z"/>
        </w:rPr>
      </w:pPr>
      <w:proofErr w:type="gramStart"/>
      <w:r>
        <w:t>Projects are extended by providing a source directory containing manipulated images and an operation applied to those images</w:t>
      </w:r>
      <w:proofErr w:type="gramEnd"/>
      <w:r>
        <w:t xml:space="preserve">.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635" w:author="Andrew Smith" w:date="2016-08-25T17:12:00Z">
        <w:r>
          <w:rPr>
            <w:rStyle w:val="Emphasis"/>
            <w:i w:val="0"/>
            <w:szCs w:val="28"/>
          </w:rPr>
          <w:lastRenderedPageBreak/>
          <w:t xml:space="preserve"> </w:t>
        </w:r>
      </w:ins>
      <w:bookmarkStart w:id="636"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636"/>
      <w:proofErr w:type="spellEnd"/>
    </w:p>
    <w:p w14:paraId="61FA6F68" w14:textId="77777777" w:rsidR="002E3771" w:rsidRDefault="002E3771" w:rsidP="000A73FA">
      <w:pPr>
        <w:jc w:val="both"/>
      </w:pPr>
    </w:p>
    <w:p w14:paraId="458D0693" w14:textId="77777777" w:rsidR="009B3311" w:rsidRDefault="002E3771" w:rsidP="000A73FA">
      <w:pPr>
        <w:jc w:val="both"/>
        <w:rPr>
          <w:ins w:id="637" w:author="Eric Robertson" w:date="2016-10-18T14:25:00Z"/>
        </w:rPr>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ins w:id="638"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proofErr w:type="gramStart"/>
      <w:r w:rsidRPr="001277A7">
        <w:t>python</w:t>
      </w:r>
      <w:proofErr w:type="gramEnd"/>
      <w:r w:rsidRPr="001277A7">
        <w:t xml:space="preserve"> </w:t>
      </w:r>
      <w:ins w:id="639" w:author="Eric Robertson" w:date="2016-09-08T13:53:00Z">
        <w:r w:rsidR="005F0A0E">
          <w:t xml:space="preserve">–m </w:t>
        </w:r>
        <w:proofErr w:type="spellStart"/>
        <w:r w:rsidR="005F0A0E">
          <w:t>maskgen.batch.</w:t>
        </w:r>
        <w:r w:rsidR="005F0A0E" w:rsidRPr="001277A7">
          <w:t>batch_process</w:t>
        </w:r>
        <w:proofErr w:type="spellEnd"/>
        <w:r w:rsidR="005F0A0E" w:rsidRPr="001277A7">
          <w:t xml:space="preserve"> </w:t>
        </w:r>
      </w:ins>
      <w:del w:id="640"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641" w:author="Andrew Smith" w:date="2016-08-25T17:16:00Z">
        <w:r>
          <w:t xml:space="preserve"> </w:t>
        </w:r>
      </w:ins>
      <w:bookmarkStart w:id="642" w:name="_Toc334962317"/>
      <w:r w:rsidR="00283ABD" w:rsidRPr="000A73FA">
        <w:t>Image File Names</w:t>
      </w:r>
      <w:bookmarkEnd w:id="642"/>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proofErr w:type="gramStart"/>
            <w:r>
              <w:t>sourceDir</w:t>
            </w:r>
            <w:proofErr w:type="spellEnd"/>
            <w:proofErr w:type="gramEnd"/>
          </w:p>
        </w:tc>
        <w:tc>
          <w:tcPr>
            <w:tcW w:w="1890" w:type="dxa"/>
          </w:tcPr>
          <w:p w14:paraId="263E0222" w14:textId="77777777" w:rsidR="00127814" w:rsidRDefault="00127814" w:rsidP="00127814">
            <w:pPr>
              <w:jc w:val="center"/>
            </w:pPr>
            <w:proofErr w:type="spellStart"/>
            <w:proofErr w:type="gramStart"/>
            <w:r>
              <w:t>endDir</w:t>
            </w:r>
            <w:proofErr w:type="spellEnd"/>
            <w:proofErr w:type="gramEnd"/>
          </w:p>
        </w:tc>
      </w:tr>
      <w:tr w:rsidR="00127814" w14:paraId="4DC36A41" w14:textId="77777777" w:rsidTr="00127814">
        <w:tc>
          <w:tcPr>
            <w:tcW w:w="1525" w:type="dxa"/>
          </w:tcPr>
          <w:p w14:paraId="657273B2" w14:textId="77777777" w:rsidR="00127814" w:rsidRDefault="00127814" w:rsidP="00127814">
            <w:pPr>
              <w:jc w:val="center"/>
            </w:pPr>
            <w:proofErr w:type="gramStart"/>
            <w:r>
              <w:t>imageA.jpg</w:t>
            </w:r>
            <w:proofErr w:type="gramEnd"/>
          </w:p>
        </w:tc>
        <w:tc>
          <w:tcPr>
            <w:tcW w:w="1890" w:type="dxa"/>
          </w:tcPr>
          <w:p w14:paraId="72CD6C5F" w14:textId="77777777" w:rsidR="00127814" w:rsidRDefault="00127814" w:rsidP="00127814">
            <w:pPr>
              <w:jc w:val="center"/>
            </w:pPr>
            <w:proofErr w:type="gramStart"/>
            <w:r>
              <w:t>imageA</w:t>
            </w:r>
            <w:proofErr w:type="gramEnd"/>
            <w:r>
              <w:t>_01.png</w:t>
            </w:r>
          </w:p>
        </w:tc>
      </w:tr>
      <w:tr w:rsidR="00127814" w14:paraId="0426EBD3" w14:textId="77777777" w:rsidTr="00127814">
        <w:tc>
          <w:tcPr>
            <w:tcW w:w="1525" w:type="dxa"/>
          </w:tcPr>
          <w:p w14:paraId="5CD00F43" w14:textId="77777777" w:rsidR="00127814" w:rsidRDefault="00127814" w:rsidP="00127814">
            <w:pPr>
              <w:jc w:val="center"/>
            </w:pPr>
            <w:proofErr w:type="gramStart"/>
            <w:r>
              <w:t>imageB.jpg</w:t>
            </w:r>
            <w:proofErr w:type="gramEnd"/>
          </w:p>
        </w:tc>
        <w:tc>
          <w:tcPr>
            <w:tcW w:w="1890" w:type="dxa"/>
          </w:tcPr>
          <w:p w14:paraId="34E65A67" w14:textId="77777777" w:rsidR="00127814" w:rsidRDefault="00127814" w:rsidP="00127814">
            <w:pPr>
              <w:jc w:val="center"/>
            </w:pPr>
            <w:proofErr w:type="gramStart"/>
            <w:r>
              <w:t>imageB</w:t>
            </w:r>
            <w:proofErr w:type="gramEnd"/>
            <w:r>
              <w:t>_01.png</w:t>
            </w:r>
          </w:p>
        </w:tc>
      </w:tr>
      <w:tr w:rsidR="00127814" w14:paraId="67392A1E" w14:textId="77777777" w:rsidTr="00127814">
        <w:tc>
          <w:tcPr>
            <w:tcW w:w="1525" w:type="dxa"/>
          </w:tcPr>
          <w:p w14:paraId="6431BF4A" w14:textId="77777777" w:rsidR="00127814" w:rsidRDefault="00127814" w:rsidP="00127814">
            <w:pPr>
              <w:jc w:val="center"/>
            </w:pPr>
            <w:proofErr w:type="gramStart"/>
            <w:r>
              <w:t>imageC.jpg</w:t>
            </w:r>
            <w:proofErr w:type="gramEnd"/>
          </w:p>
        </w:tc>
        <w:tc>
          <w:tcPr>
            <w:tcW w:w="1890" w:type="dxa"/>
          </w:tcPr>
          <w:p w14:paraId="63845837" w14:textId="77777777" w:rsidR="00127814" w:rsidRDefault="00127814" w:rsidP="00127814">
            <w:pPr>
              <w:jc w:val="center"/>
            </w:pPr>
            <w:proofErr w:type="gramStart"/>
            <w:r>
              <w:t>imageC</w:t>
            </w:r>
            <w:proofErr w:type="gramEnd"/>
            <w:r>
              <w:t>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643" w:name="_Toc456792480"/>
      <w:bookmarkStart w:id="644" w:name="_Toc334962318"/>
      <w:r>
        <w:t>JSON</w:t>
      </w:r>
      <w:bookmarkEnd w:id="643"/>
      <w:bookmarkEnd w:id="644"/>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spellStart"/>
      <w:proofErr w:type="gramStart"/>
      <w:r>
        <w:t>multigraph</w:t>
      </w:r>
      <w:proofErr w:type="spellEnd"/>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rPr>
          <w:ins w:id="645" w:author="Eric Robertson" w:date="2016-10-06T12:09:00Z"/>
        </w:rPr>
      </w:pPr>
      <w:ins w:id="646" w:author="Eric Robertson" w:date="2016-10-06T12:09:00Z">
        <w:r>
          <w:t>The graph mapping includes project properties incl</w:t>
        </w:r>
        <w:r w:rsidR="008440AC">
          <w:t xml:space="preserve">uding categorical information as described in </w:t>
        </w:r>
        <w:proofErr w:type="spellStart"/>
        <w:r w:rsidR="008440AC">
          <w:t>project_properties.json</w:t>
        </w:r>
        <w:proofErr w:type="spellEnd"/>
        <w:r w:rsidR="008440AC">
          <w:t xml:space="preserve">, for those properties where </w:t>
        </w:r>
      </w:ins>
      <w:ins w:id="647" w:author="Eric Robertson" w:date="2016-10-18T14:22:00Z">
        <w:r w:rsidR="008440AC">
          <w:t>‘node’ is false.</w:t>
        </w:r>
      </w:ins>
    </w:p>
    <w:p w14:paraId="4909F83A" w14:textId="77777777" w:rsidR="00E20C6A" w:rsidRPr="00E20C6A" w:rsidRDefault="00E20C6A" w:rsidP="00AA3D31">
      <w:pPr>
        <w:pStyle w:val="BodyText"/>
      </w:pPr>
      <w:r w:rsidRPr="00E20C6A">
        <w:lastRenderedPageBreak/>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w:t>
      </w:r>
      <w:proofErr w:type="gramStart"/>
      <w:r>
        <w:t>file</w:t>
      </w:r>
      <w:proofErr w:type="gramEnd"/>
      <w:r>
        <w:t>":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proofErr w:type="gramStart"/>
      <w:r w:rsidRPr="00274563">
        <w:rPr>
          <w:b/>
          <w:i/>
        </w:rPr>
        <w:t>file</w:t>
      </w:r>
      <w:proofErr w:type="gramEnd"/>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proofErr w:type="gramStart"/>
      <w:r w:rsidRPr="00274563">
        <w:rPr>
          <w:b/>
          <w:i/>
        </w:rPr>
        <w:t>seriesname</w:t>
      </w:r>
      <w:proofErr w:type="spellEnd"/>
      <w:proofErr w:type="gram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proofErr w:type="gramStart"/>
      <w:r w:rsidRPr="00274563">
        <w:rPr>
          <w:b/>
          <w:i/>
        </w:rPr>
        <w:t>id</w:t>
      </w:r>
      <w:proofErr w:type="gramEnd"/>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proofErr w:type="gramStart"/>
      <w:r w:rsidRPr="00274563">
        <w:rPr>
          <w:b/>
          <w:i/>
        </w:rPr>
        <w:t>ctime</w:t>
      </w:r>
      <w:proofErr w:type="spellEnd"/>
      <w:proofErr w:type="gram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rPr>
          <w:ins w:id="648" w:author="Eric Robertson" w:date="2016-10-06T12:08:00Z"/>
        </w:rPr>
      </w:pPr>
      <w:proofErr w:type="gramStart"/>
      <w:r w:rsidRPr="00274563">
        <w:rPr>
          <w:b/>
          <w:i/>
        </w:rPr>
        <w:t>ownership</w:t>
      </w:r>
      <w:proofErr w:type="gramEnd"/>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rPr>
          <w:ins w:id="649" w:author="Eric Robertson" w:date="2016-10-06T12:08:00Z"/>
        </w:rPr>
      </w:pPr>
      <w:proofErr w:type="spellStart"/>
      <w:proofErr w:type="gramStart"/>
      <w:ins w:id="650" w:author="Eric Robertson" w:date="2016-10-06T12:10:00Z">
        <w:r w:rsidRPr="00E90B39">
          <w:rPr>
            <w:rFonts w:ascii="Menlo Regular" w:hAnsi="Menlo Regular" w:cs="Menlo Regular"/>
            <w:i/>
            <w:color w:val="000000"/>
            <w:sz w:val="22"/>
            <w:szCs w:val="22"/>
            <w:rPrChange w:id="651" w:author="Eric Robertson" w:date="2016-10-06T12:12:00Z">
              <w:rPr>
                <w:rFonts w:ascii="Menlo Regular" w:hAnsi="Menlo Regular" w:cs="Menlo Regular"/>
                <w:color w:val="000000"/>
                <w:sz w:val="22"/>
                <w:szCs w:val="22"/>
              </w:rPr>
            </w:rPrChange>
          </w:rPr>
          <w:t>donormaskname</w:t>
        </w:r>
      </w:ins>
      <w:proofErr w:type="spellEnd"/>
      <w:proofErr w:type="gramEnd"/>
      <w:ins w:id="652" w:author="Eric Robertson" w:date="2016-10-06T12:08:00Z">
        <w:r w:rsidR="002C2D16">
          <w:t>-</w:t>
        </w:r>
        <w:r w:rsidR="002C2D16" w:rsidRPr="00E20C6A">
          <w:t xml:space="preserve"> </w:t>
        </w:r>
      </w:ins>
      <w:ins w:id="653" w:author="Eric Robertson" w:date="2016-10-06T12:10:00Z">
        <w:r>
          <w:t xml:space="preserve">The file name of the last computed donor mask corrected for </w:t>
        </w:r>
      </w:ins>
      <w:ins w:id="654" w:author="Eric Robertson" w:date="2016-10-06T12:11:00Z">
        <w:r>
          <w:t>transformation</w:t>
        </w:r>
      </w:ins>
      <w:ins w:id="655" w:author="Eric Robertson" w:date="2016-10-06T12:10:00Z">
        <w:r>
          <w:t>s from the unaltered donor image.  The donor mask is attached the node modified by a Paste Splice.</w:t>
        </w:r>
      </w:ins>
    </w:p>
    <w:p w14:paraId="7EF71765" w14:textId="5B83844C" w:rsidR="002C2D16" w:rsidRDefault="0034098D" w:rsidP="002C2D16">
      <w:pPr>
        <w:pStyle w:val="ListBullet2"/>
        <w:rPr>
          <w:ins w:id="656" w:author="Eric Robertson" w:date="2016-10-18T14:08:00Z"/>
        </w:rPr>
      </w:pPr>
      <w:proofErr w:type="spellStart"/>
      <w:proofErr w:type="gramStart"/>
      <w:ins w:id="657" w:author="Eric Robertson" w:date="2016-10-06T12:11:00Z">
        <w:r w:rsidRPr="00E90B39">
          <w:rPr>
            <w:rFonts w:ascii="Menlo Regular" w:hAnsi="Menlo Regular" w:cs="Menlo Regular"/>
            <w:i/>
            <w:color w:val="000000"/>
            <w:sz w:val="22"/>
            <w:szCs w:val="22"/>
            <w:rPrChange w:id="658" w:author="Eric Robertson" w:date="2016-10-06T12:12:00Z">
              <w:rPr>
                <w:rFonts w:ascii="Menlo Regular" w:hAnsi="Menlo Regular" w:cs="Menlo Regular"/>
                <w:color w:val="000000"/>
                <w:sz w:val="22"/>
                <w:szCs w:val="22"/>
              </w:rPr>
            </w:rPrChange>
          </w:rPr>
          <w:t>compositemaskname</w:t>
        </w:r>
        <w:proofErr w:type="spellEnd"/>
        <w:proofErr w:type="gramEnd"/>
        <w:r>
          <w:t xml:space="preserve"> –</w:t>
        </w:r>
      </w:ins>
      <w:ins w:id="659" w:author="Eric Robertson" w:date="2016-10-06T12:08:00Z">
        <w:r w:rsidR="002C2D16" w:rsidRPr="00E20C6A">
          <w:t xml:space="preserve"> </w:t>
        </w:r>
      </w:ins>
      <w:ins w:id="660" w:author="Eric Robertson" w:date="2016-10-06T12:11:00Z">
        <w:r>
          <w:t xml:space="preserve">The file name of the last computed composite mask </w:t>
        </w:r>
      </w:ins>
      <w:ins w:id="661" w:author="Eric Robertson" w:date="2016-10-06T12:12:00Z">
        <w:r>
          <w:t>attached to nodes of</w:t>
        </w:r>
      </w:ins>
      <w:ins w:id="662" w:author="Eric Robertson" w:date="2016-10-06T12:11:00Z">
        <w:r>
          <w:t xml:space="preserve"> final images.</w:t>
        </w:r>
      </w:ins>
    </w:p>
    <w:p w14:paraId="4ECC8548" w14:textId="56B35B76" w:rsidR="00D14D65" w:rsidRPr="00D14D65" w:rsidRDefault="00D14D65" w:rsidP="002C2D16">
      <w:pPr>
        <w:pStyle w:val="ListBullet2"/>
        <w:rPr>
          <w:ins w:id="663" w:author="Eric Robertson" w:date="2016-10-18T14:10:00Z"/>
          <w:rPrChange w:id="664" w:author="Eric Robertson" w:date="2016-10-18T14:10:00Z">
            <w:rPr>
              <w:ins w:id="665" w:author="Eric Robertson" w:date="2016-10-18T14:10:00Z"/>
              <w:rFonts w:ascii="Menlo Regular" w:hAnsi="Menlo Regular" w:cs="Menlo Regular"/>
              <w:color w:val="000000"/>
              <w:sz w:val="22"/>
              <w:szCs w:val="22"/>
            </w:rPr>
          </w:rPrChange>
        </w:rPr>
      </w:pPr>
      <w:ins w:id="666" w:author="Eric Robertson" w:date="2016-10-18T14:09:00Z">
        <w:r>
          <w:rPr>
            <w:rFonts w:ascii="Menlo Regular" w:hAnsi="Menlo Regular" w:cs="Menlo Regular"/>
            <w:color w:val="000000"/>
            <w:sz w:val="22"/>
            <w:szCs w:val="22"/>
          </w:rPr>
          <w:t>"</w:t>
        </w:r>
        <w:proofErr w:type="gramStart"/>
        <w:r w:rsidRPr="00D14D65">
          <w:rPr>
            <w:rFonts w:ascii="Menlo Regular" w:hAnsi="Menlo Regular" w:cs="Menlo Regular"/>
            <w:i/>
            <w:color w:val="000000"/>
            <w:sz w:val="22"/>
            <w:szCs w:val="22"/>
            <w:rPrChange w:id="667" w:author="Eric Robertson" w:date="2016-10-18T14:09:00Z">
              <w:rPr>
                <w:rFonts w:ascii="Menlo Regular" w:hAnsi="Menlo Regular" w:cs="Menlo Regular"/>
                <w:color w:val="000000"/>
                <w:sz w:val="22"/>
                <w:szCs w:val="22"/>
              </w:rPr>
            </w:rPrChange>
          </w:rPr>
          <w:t>composite</w:t>
        </w:r>
        <w:proofErr w:type="gramEnd"/>
        <w:r w:rsidRPr="00D14D65">
          <w:rPr>
            <w:rFonts w:ascii="Menlo Regular" w:hAnsi="Menlo Regular" w:cs="Menlo Regular"/>
            <w:i/>
            <w:color w:val="000000"/>
            <w:sz w:val="22"/>
            <w:szCs w:val="22"/>
            <w:rPrChange w:id="668" w:author="Eric Robertson" w:date="2016-10-18T14:09:00Z">
              <w:rPr>
                <w:rFonts w:ascii="Menlo Regular" w:hAnsi="Menlo Regular" w:cs="Menlo Regular"/>
                <w:color w:val="000000"/>
                <w:sz w:val="22"/>
                <w:szCs w:val="22"/>
              </w:rPr>
            </w:rPrChange>
          </w:rPr>
          <w:t xml:space="preserve"> change size category":</w:t>
        </w:r>
        <w:r>
          <w:rPr>
            <w:rFonts w:ascii="Menlo Regular" w:hAnsi="Menlo Regular" w:cs="Menlo Regular"/>
            <w:color w:val="000000"/>
            <w:sz w:val="22"/>
            <w:szCs w:val="22"/>
          </w:rPr>
          <w:t xml:space="preserve"> "small", </w:t>
        </w:r>
      </w:ins>
      <w:ins w:id="669" w:author="Eric Robertson" w:date="2016-10-18T14:10:00Z">
        <w:r>
          <w:rPr>
            <w:rFonts w:ascii="Menlo Regular" w:hAnsi="Menlo Regular" w:cs="Menlo Regular"/>
            <w:color w:val="000000"/>
            <w:sz w:val="22"/>
            <w:szCs w:val="22"/>
          </w:rPr>
          <w:t>"</w:t>
        </w:r>
      </w:ins>
      <w:ins w:id="670" w:author="Eric Robertson" w:date="2016-10-18T14:09:00Z">
        <w:r>
          <w:rPr>
            <w:rFonts w:ascii="Menlo Regular" w:hAnsi="Menlo Regular" w:cs="Menlo Regular"/>
            <w:color w:val="000000"/>
            <w:sz w:val="22"/>
            <w:szCs w:val="22"/>
          </w:rPr>
          <w:t>medium</w:t>
        </w:r>
      </w:ins>
      <w:ins w:id="671" w:author="Eric Robertson" w:date="2016-10-18T14:10:00Z">
        <w:r>
          <w:rPr>
            <w:rFonts w:ascii="Menlo Regular" w:hAnsi="Menlo Regular" w:cs="Menlo Regular"/>
            <w:color w:val="000000"/>
            <w:sz w:val="22"/>
            <w:szCs w:val="22"/>
          </w:rPr>
          <w:t>"</w:t>
        </w:r>
      </w:ins>
      <w:ins w:id="672" w:author="Eric Robertson" w:date="2016-10-18T14:09:00Z">
        <w:r>
          <w:rPr>
            <w:rFonts w:ascii="Menlo Regular" w:hAnsi="Menlo Regular" w:cs="Menlo Regular"/>
            <w:color w:val="000000"/>
            <w:sz w:val="22"/>
            <w:szCs w:val="22"/>
          </w:rPr>
          <w:t xml:space="preserve"> or </w:t>
        </w:r>
      </w:ins>
      <w:ins w:id="673" w:author="Eric Robertson" w:date="2016-10-18T14:10:00Z">
        <w:r>
          <w:rPr>
            <w:rFonts w:ascii="Menlo Regular" w:hAnsi="Menlo Regular" w:cs="Menlo Regular"/>
            <w:color w:val="000000"/>
            <w:sz w:val="22"/>
            <w:szCs w:val="22"/>
          </w:rPr>
          <w:t>"</w:t>
        </w:r>
      </w:ins>
      <w:ins w:id="674" w:author="Eric Robertson" w:date="2016-10-18T14:09:00Z">
        <w:r>
          <w:rPr>
            <w:rFonts w:ascii="Menlo Regular" w:hAnsi="Menlo Regular" w:cs="Menlo Regular"/>
            <w:color w:val="000000"/>
            <w:sz w:val="22"/>
            <w:szCs w:val="22"/>
          </w:rPr>
          <w:t>large</w:t>
        </w:r>
      </w:ins>
      <w:ins w:id="675" w:author="Eric Robertson" w:date="2016-10-18T14:10:00Z">
        <w:r>
          <w:rPr>
            <w:rFonts w:ascii="Menlo Regular" w:hAnsi="Menlo Regular" w:cs="Menlo Regular"/>
            <w:color w:val="000000"/>
            <w:sz w:val="22"/>
            <w:szCs w:val="22"/>
          </w:rPr>
          <w:t>"</w:t>
        </w:r>
      </w:ins>
      <w:ins w:id="676" w:author="Eric Robertson" w:date="2016-10-18T14:09:00Z">
        <w:r>
          <w:rPr>
            <w:rFonts w:ascii="Menlo Regular" w:hAnsi="Menlo Regular" w:cs="Menlo Regular"/>
            <w:color w:val="000000"/>
            <w:sz w:val="22"/>
            <w:szCs w:val="22"/>
          </w:rPr>
          <w:t xml:space="preserve"> depending on the number of pixels represented in the mask.</w:t>
        </w:r>
      </w:ins>
    </w:p>
    <w:p w14:paraId="7582146D" w14:textId="303EB5AB" w:rsidR="00D14D65" w:rsidRDefault="00D14D65" w:rsidP="002C2D16">
      <w:pPr>
        <w:pStyle w:val="ListBullet2"/>
        <w:rPr>
          <w:ins w:id="677" w:author="Eric Robertson" w:date="2016-10-18T14:17:00Z"/>
        </w:rPr>
      </w:pPr>
      <w:proofErr w:type="spellStart"/>
      <w:proofErr w:type="gramStart"/>
      <w:ins w:id="678" w:author="Eric Robertson" w:date="2016-10-18T14:12:00Z">
        <w:r w:rsidRPr="00D14D65">
          <w:rPr>
            <w:i/>
            <w:rPrChange w:id="679" w:author="Eric Robertson" w:date="2016-10-18T14:12:00Z">
              <w:rPr/>
            </w:rPrChange>
          </w:rPr>
          <w:t>pathanalysis</w:t>
        </w:r>
        <w:proofErr w:type="spellEnd"/>
        <w:proofErr w:type="gramEnd"/>
        <w:r>
          <w:t xml:space="preserve"> – a structure containing values associated with property rules.</w:t>
        </w:r>
      </w:ins>
      <w:ins w:id="680" w:author="Eric Robertson" w:date="2016-10-18T14:17:00Z">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These properties summarize all the activities leading up to the final image node.  An example image structure is shown below:</w:t>
        </w:r>
      </w:ins>
    </w:p>
    <w:p w14:paraId="1F202BD8" w14:textId="77777777" w:rsidR="001E7EA7" w:rsidRDefault="001E7EA7" w:rsidP="001E7EA7">
      <w:pPr>
        <w:pStyle w:val="Code"/>
        <w:rPr>
          <w:ins w:id="681" w:author="Eric Robertson" w:date="2016-10-18T14:19:00Z"/>
        </w:rPr>
        <w:pPrChange w:id="682" w:author="Eric Robertson" w:date="2016-10-18T14:19:00Z">
          <w:pPr>
            <w:pStyle w:val="ListBullet2"/>
          </w:pPr>
        </w:pPrChange>
      </w:pPr>
    </w:p>
    <w:p w14:paraId="3C8840BC" w14:textId="77777777" w:rsidR="001E7EA7" w:rsidRDefault="001E7EA7" w:rsidP="001E7EA7">
      <w:pPr>
        <w:pStyle w:val="Code"/>
        <w:rPr>
          <w:ins w:id="683" w:author="Eric Robertson" w:date="2016-10-18T14:19:00Z"/>
        </w:rPr>
        <w:pPrChange w:id="68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85" w:author="Eric Robertson" w:date="2016-10-18T14:19:00Z">
        <w:r>
          <w:t>"</w:t>
        </w:r>
        <w:proofErr w:type="spellStart"/>
        <w:proofErr w:type="gramStart"/>
        <w:r>
          <w:t>pathanalysis</w:t>
        </w:r>
        <w:proofErr w:type="spellEnd"/>
        <w:proofErr w:type="gramEnd"/>
        <w:r>
          <w:t>": {</w:t>
        </w:r>
      </w:ins>
    </w:p>
    <w:p w14:paraId="52283128" w14:textId="77777777" w:rsidR="001E7EA7" w:rsidRDefault="001E7EA7" w:rsidP="001E7EA7">
      <w:pPr>
        <w:pStyle w:val="Code"/>
        <w:rPr>
          <w:ins w:id="686" w:author="Eric Robertson" w:date="2016-10-18T14:19:00Z"/>
        </w:rPr>
        <w:pPrChange w:id="68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88" w:author="Eric Robertson" w:date="2016-10-18T14:19:00Z">
        <w:r>
          <w:t xml:space="preserve">        "</w:t>
        </w:r>
        <w:proofErr w:type="spellStart"/>
        <w:proofErr w:type="gramStart"/>
        <w:r>
          <w:t>healinglocal</w:t>
        </w:r>
        <w:proofErr w:type="spellEnd"/>
        <w:proofErr w:type="gramEnd"/>
        <w:r>
          <w:t>": "no",</w:t>
        </w:r>
      </w:ins>
    </w:p>
    <w:p w14:paraId="6AF2A298" w14:textId="77777777" w:rsidR="001E7EA7" w:rsidRDefault="001E7EA7" w:rsidP="001E7EA7">
      <w:pPr>
        <w:pStyle w:val="Code"/>
        <w:rPr>
          <w:ins w:id="689" w:author="Eric Robertson" w:date="2016-10-18T14:19:00Z"/>
        </w:rPr>
        <w:pPrChange w:id="69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91" w:author="Eric Robertson" w:date="2016-10-18T14:19:00Z">
        <w:r>
          <w:t xml:space="preserve">        "</w:t>
        </w:r>
        <w:proofErr w:type="gramStart"/>
        <w:r>
          <w:t>natural</w:t>
        </w:r>
        <w:proofErr w:type="gramEnd"/>
        <w:r>
          <w:t>": "no",</w:t>
        </w:r>
      </w:ins>
    </w:p>
    <w:p w14:paraId="7954A3F7" w14:textId="77777777" w:rsidR="001E7EA7" w:rsidRDefault="001E7EA7" w:rsidP="001E7EA7">
      <w:pPr>
        <w:pStyle w:val="Code"/>
        <w:rPr>
          <w:ins w:id="692" w:author="Eric Robertson" w:date="2016-10-18T14:19:00Z"/>
        </w:rPr>
        <w:pPrChange w:id="69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94" w:author="Eric Robertson" w:date="2016-10-18T14:19:00Z">
        <w:r>
          <w:t xml:space="preserve">        "</w:t>
        </w:r>
        <w:proofErr w:type="gramStart"/>
        <w:r>
          <w:t>people</w:t>
        </w:r>
        <w:proofErr w:type="gramEnd"/>
        <w:r>
          <w:t>": "no",</w:t>
        </w:r>
      </w:ins>
    </w:p>
    <w:p w14:paraId="3F233996" w14:textId="77777777" w:rsidR="001E7EA7" w:rsidRDefault="001E7EA7" w:rsidP="001E7EA7">
      <w:pPr>
        <w:pStyle w:val="Code"/>
        <w:rPr>
          <w:ins w:id="695" w:author="Eric Robertson" w:date="2016-10-18T14:19:00Z"/>
        </w:rPr>
        <w:pPrChange w:id="69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97" w:author="Eric Robertson" w:date="2016-10-18T14:19:00Z">
        <w:r>
          <w:t xml:space="preserve">        "</w:t>
        </w:r>
        <w:proofErr w:type="gramStart"/>
        <w:r>
          <w:t>color</w:t>
        </w:r>
        <w:proofErr w:type="gramEnd"/>
        <w:r>
          <w:t>": "no",</w:t>
        </w:r>
      </w:ins>
    </w:p>
    <w:p w14:paraId="4564F6E6" w14:textId="77777777" w:rsidR="001E7EA7" w:rsidRDefault="001E7EA7" w:rsidP="001E7EA7">
      <w:pPr>
        <w:pStyle w:val="Code"/>
        <w:rPr>
          <w:ins w:id="698" w:author="Eric Robertson" w:date="2016-10-18T14:19:00Z"/>
        </w:rPr>
        <w:pPrChange w:id="69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00" w:author="Eric Robertson" w:date="2016-10-18T14:19:00Z">
        <w:r>
          <w:lastRenderedPageBreak/>
          <w:t xml:space="preserve">        "</w:t>
        </w:r>
        <w:proofErr w:type="spellStart"/>
        <w:proofErr w:type="gramStart"/>
        <w:r>
          <w:t>otherenhancements</w:t>
        </w:r>
        <w:proofErr w:type="spellEnd"/>
        <w:proofErr w:type="gramEnd"/>
        <w:r>
          <w:t>": "no",</w:t>
        </w:r>
      </w:ins>
    </w:p>
    <w:p w14:paraId="4D60B35D" w14:textId="77777777" w:rsidR="001E7EA7" w:rsidRDefault="001E7EA7" w:rsidP="001E7EA7">
      <w:pPr>
        <w:pStyle w:val="Code"/>
        <w:rPr>
          <w:ins w:id="701" w:author="Eric Robertson" w:date="2016-10-18T14:19:00Z"/>
        </w:rPr>
        <w:pPrChange w:id="70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03" w:author="Eric Robertson" w:date="2016-10-18T14:19:00Z">
        <w:r>
          <w:t xml:space="preserve">        "</w:t>
        </w:r>
        <w:proofErr w:type="spellStart"/>
        <w:proofErr w:type="gramStart"/>
        <w:r>
          <w:t>contrastenhancement</w:t>
        </w:r>
        <w:proofErr w:type="spellEnd"/>
        <w:proofErr w:type="gramEnd"/>
        <w:r>
          <w:t>": "no",</w:t>
        </w:r>
      </w:ins>
    </w:p>
    <w:p w14:paraId="11CDE083" w14:textId="77777777" w:rsidR="001E7EA7" w:rsidRDefault="001E7EA7" w:rsidP="001E7EA7">
      <w:pPr>
        <w:pStyle w:val="Code"/>
        <w:rPr>
          <w:ins w:id="704" w:author="Eric Robertson" w:date="2016-10-18T14:19:00Z"/>
        </w:rPr>
        <w:pPrChange w:id="70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06" w:author="Eric Robertson" w:date="2016-10-18T14:19:00Z">
        <w:r>
          <w:t xml:space="preserve">        "</w:t>
        </w:r>
        <w:proofErr w:type="gramStart"/>
        <w:r>
          <w:t>manmade</w:t>
        </w:r>
        <w:proofErr w:type="gramEnd"/>
        <w:r>
          <w:t>": "no",</w:t>
        </w:r>
      </w:ins>
    </w:p>
    <w:p w14:paraId="222AC062" w14:textId="77777777" w:rsidR="001E7EA7" w:rsidRDefault="001E7EA7" w:rsidP="001E7EA7">
      <w:pPr>
        <w:pStyle w:val="Code"/>
        <w:rPr>
          <w:ins w:id="707" w:author="Eric Robertson" w:date="2016-10-18T14:19:00Z"/>
        </w:rPr>
        <w:pPrChange w:id="708"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09" w:author="Eric Robertson" w:date="2016-10-18T14:19:00Z">
        <w:r>
          <w:t xml:space="preserve">        "</w:t>
        </w:r>
        <w:proofErr w:type="spellStart"/>
        <w:proofErr w:type="gramStart"/>
        <w:r>
          <w:t>blurlocal</w:t>
        </w:r>
        <w:proofErr w:type="spellEnd"/>
        <w:proofErr w:type="gramEnd"/>
        <w:r>
          <w:t>": "no",</w:t>
        </w:r>
      </w:ins>
    </w:p>
    <w:p w14:paraId="5D232B51" w14:textId="77777777" w:rsidR="001E7EA7" w:rsidRDefault="001E7EA7" w:rsidP="001E7EA7">
      <w:pPr>
        <w:pStyle w:val="Code"/>
        <w:rPr>
          <w:ins w:id="710" w:author="Eric Robertson" w:date="2016-10-18T14:19:00Z"/>
        </w:rPr>
        <w:pPrChange w:id="711"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12" w:author="Eric Robertson" w:date="2016-10-18T14:19:00Z">
        <w:r>
          <w:t xml:space="preserve">        "</w:t>
        </w:r>
        <w:proofErr w:type="gramStart"/>
        <w:r>
          <w:t>remove</w:t>
        </w:r>
        <w:proofErr w:type="gramEnd"/>
        <w:r>
          <w:t>": "no",</w:t>
        </w:r>
      </w:ins>
    </w:p>
    <w:p w14:paraId="2941B9B7" w14:textId="77777777" w:rsidR="001E7EA7" w:rsidRDefault="001E7EA7" w:rsidP="001E7EA7">
      <w:pPr>
        <w:pStyle w:val="Code"/>
        <w:rPr>
          <w:ins w:id="713" w:author="Eric Robertson" w:date="2016-10-18T14:19:00Z"/>
        </w:rPr>
        <w:pPrChange w:id="714"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15" w:author="Eric Robertson" w:date="2016-10-18T14:19:00Z">
        <w:r>
          <w:t xml:space="preserve">        "</w:t>
        </w:r>
        <w:proofErr w:type="gramStart"/>
        <w:r>
          <w:t>face</w:t>
        </w:r>
        <w:proofErr w:type="gramEnd"/>
        <w:r>
          <w:t>": "no",</w:t>
        </w:r>
      </w:ins>
    </w:p>
    <w:p w14:paraId="597E5B8C" w14:textId="77777777" w:rsidR="001E7EA7" w:rsidRDefault="001E7EA7" w:rsidP="001E7EA7">
      <w:pPr>
        <w:pStyle w:val="Code"/>
        <w:rPr>
          <w:ins w:id="716" w:author="Eric Robertson" w:date="2016-10-18T14:19:00Z"/>
        </w:rPr>
        <w:pPrChange w:id="717"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18" w:author="Eric Robertson" w:date="2016-10-18T14:19:00Z">
        <w:r>
          <w:t xml:space="preserve">        "</w:t>
        </w:r>
        <w:proofErr w:type="spellStart"/>
        <w:proofErr w:type="gramStart"/>
        <w:r>
          <w:t>othersubjects</w:t>
        </w:r>
        <w:proofErr w:type="spellEnd"/>
        <w:proofErr w:type="gramEnd"/>
        <w:r>
          <w:t>": "no",</w:t>
        </w:r>
      </w:ins>
    </w:p>
    <w:p w14:paraId="5F8B014B" w14:textId="77777777" w:rsidR="001E7EA7" w:rsidRDefault="001E7EA7" w:rsidP="001E7EA7">
      <w:pPr>
        <w:pStyle w:val="Code"/>
        <w:rPr>
          <w:ins w:id="719" w:author="Eric Robertson" w:date="2016-10-18T14:19:00Z"/>
        </w:rPr>
        <w:pPrChange w:id="720"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21" w:author="Eric Robertson" w:date="2016-10-18T14:19:00Z">
        <w:r>
          <w:t xml:space="preserve">        "</w:t>
        </w:r>
        <w:proofErr w:type="spellStart"/>
        <w:proofErr w:type="gramStart"/>
        <w:r>
          <w:t>compositepixelsize</w:t>
        </w:r>
        <w:proofErr w:type="spellEnd"/>
        <w:proofErr w:type="gramEnd"/>
        <w:r>
          <w:t>": "small",</w:t>
        </w:r>
      </w:ins>
    </w:p>
    <w:p w14:paraId="72BD889D" w14:textId="77777777" w:rsidR="001E7EA7" w:rsidRDefault="001E7EA7" w:rsidP="001E7EA7">
      <w:pPr>
        <w:pStyle w:val="Code"/>
        <w:rPr>
          <w:ins w:id="722" w:author="Eric Robertson" w:date="2016-10-18T14:19:00Z"/>
        </w:rPr>
        <w:pPrChange w:id="723"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24" w:author="Eric Robertson" w:date="2016-10-18T14:19:00Z">
        <w:r>
          <w:t xml:space="preserve">        "</w:t>
        </w:r>
        <w:proofErr w:type="spellStart"/>
        <w:proofErr w:type="gramStart"/>
        <w:r>
          <w:t>largemanmade</w:t>
        </w:r>
        <w:proofErr w:type="spellEnd"/>
        <w:proofErr w:type="gramEnd"/>
        <w:r>
          <w:t>": "no",</w:t>
        </w:r>
      </w:ins>
    </w:p>
    <w:p w14:paraId="6C2EDE3A" w14:textId="77777777" w:rsidR="001E7EA7" w:rsidRDefault="001E7EA7" w:rsidP="001E7EA7">
      <w:pPr>
        <w:pStyle w:val="Code"/>
        <w:rPr>
          <w:ins w:id="725" w:author="Eric Robertson" w:date="2016-10-18T14:19:00Z"/>
        </w:rPr>
        <w:pPrChange w:id="726"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27" w:author="Eric Robertson" w:date="2016-10-18T14:19:00Z">
        <w:r>
          <w:t xml:space="preserve">        "</w:t>
        </w:r>
        <w:proofErr w:type="spellStart"/>
        <w:proofErr w:type="gramStart"/>
        <w:r>
          <w:t>histogramnormalizationglobal</w:t>
        </w:r>
        <w:proofErr w:type="spellEnd"/>
        <w:proofErr w:type="gramEnd"/>
        <w:r>
          <w:t>": "no",</w:t>
        </w:r>
      </w:ins>
    </w:p>
    <w:p w14:paraId="5D104630" w14:textId="77777777" w:rsidR="001E7EA7" w:rsidRDefault="001E7EA7" w:rsidP="001E7EA7">
      <w:pPr>
        <w:pStyle w:val="Code"/>
        <w:rPr>
          <w:ins w:id="728" w:author="Eric Robertson" w:date="2016-10-18T14:19:00Z"/>
        </w:rPr>
        <w:pPrChange w:id="729"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30" w:author="Eric Robertson" w:date="2016-10-18T14:19:00Z">
        <w:r>
          <w:t xml:space="preserve">        "</w:t>
        </w:r>
        <w:proofErr w:type="gramStart"/>
        <w:r>
          <w:t>clone</w:t>
        </w:r>
        <w:proofErr w:type="gramEnd"/>
        <w:r>
          <w:t>": "no",</w:t>
        </w:r>
      </w:ins>
    </w:p>
    <w:p w14:paraId="546187A9" w14:textId="77777777" w:rsidR="001E7EA7" w:rsidRDefault="001E7EA7" w:rsidP="001E7EA7">
      <w:pPr>
        <w:pStyle w:val="Code"/>
        <w:rPr>
          <w:ins w:id="731" w:author="Eric Robertson" w:date="2016-10-18T14:19:00Z"/>
        </w:rPr>
        <w:pPrChange w:id="732"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33" w:author="Eric Robertson" w:date="2016-10-18T14:19:00Z">
        <w:r>
          <w:t xml:space="preserve">        "</w:t>
        </w:r>
        <w:proofErr w:type="gramStart"/>
        <w:r>
          <w:t>landscape</w:t>
        </w:r>
        <w:proofErr w:type="gramEnd"/>
        <w:r>
          <w:t>": "no",</w:t>
        </w:r>
      </w:ins>
    </w:p>
    <w:p w14:paraId="3C9E51A3" w14:textId="77777777" w:rsidR="001E7EA7" w:rsidRDefault="001E7EA7" w:rsidP="001E7EA7">
      <w:pPr>
        <w:pStyle w:val="Code"/>
        <w:rPr>
          <w:ins w:id="734" w:author="Eric Robertson" w:date="2016-10-18T14:19:00Z"/>
        </w:rPr>
        <w:pPrChange w:id="735" w:author="Eric Robertson" w:date="2016-10-18T14:19: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36" w:author="Eric Robertson" w:date="2016-10-18T14:19:00Z">
        <w:r>
          <w:t xml:space="preserve">        "</w:t>
        </w:r>
        <w:proofErr w:type="spellStart"/>
        <w:proofErr w:type="gramStart"/>
        <w:r>
          <w:t>imagecompression</w:t>
        </w:r>
        <w:proofErr w:type="spellEnd"/>
        <w:proofErr w:type="gramEnd"/>
        <w:r>
          <w:t>": "no"</w:t>
        </w:r>
      </w:ins>
    </w:p>
    <w:p w14:paraId="24A93802" w14:textId="20AE9BA1" w:rsidR="001E7EA7" w:rsidRDefault="001E7EA7" w:rsidP="001E7EA7">
      <w:pPr>
        <w:pStyle w:val="Code"/>
        <w:rPr>
          <w:ins w:id="737" w:author="Eric Robertson" w:date="2016-10-06T12:08:00Z"/>
        </w:rPr>
        <w:pPrChange w:id="738" w:author="Eric Robertson" w:date="2016-10-18T14:19:00Z">
          <w:pPr>
            <w:pStyle w:val="ListBullet2"/>
          </w:pPr>
        </w:pPrChange>
      </w:pPr>
      <w:ins w:id="739" w:author="Eric Robertson" w:date="2016-10-18T14:19:00Z">
        <w:r>
          <w:t xml:space="preserve">      }</w:t>
        </w:r>
      </w:ins>
    </w:p>
    <w:p w14:paraId="1D4FBA0B" w14:textId="77777777" w:rsidR="002C2D16" w:rsidRPr="000B0E72" w:rsidRDefault="002C2D16">
      <w:pPr>
        <w:pStyle w:val="ListBullet2"/>
        <w:numPr>
          <w:ilvl w:val="0"/>
          <w:numId w:val="0"/>
        </w:numPr>
        <w:pPrChange w:id="740" w:author="Eric Robertson" w:date="2016-10-06T12:14:00Z">
          <w:pPr>
            <w:pStyle w:val="ListBullet2"/>
          </w:pPr>
        </w:pPrChange>
      </w:pPr>
    </w:p>
    <w:p w14:paraId="3A656DEB" w14:textId="77777777" w:rsidR="00E20C6A" w:rsidRPr="00C8495E" w:rsidRDefault="00E20C6A" w:rsidP="00AA3D31">
      <w:pPr>
        <w:pStyle w:val="BodyText"/>
      </w:pPr>
      <w:r w:rsidRPr="00E20C6A">
        <w:t xml:space="preserve">A link is a connection between source and target nodes. </w:t>
      </w:r>
      <w:proofErr w:type="gramStart"/>
      <w:r w:rsidRPr="00E20C6A">
        <w:t>The nodes are referenced by a number</w:t>
      </w:r>
      <w:proofErr w:type="gramEnd"/>
      <w:r w:rsidRPr="00E20C6A">
        <w:t xml:space="preserve">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proofErr w:type="gramStart"/>
      <w:r>
        <w:t>inputmaskname</w:t>
      </w:r>
      <w:proofErr w:type="spellEnd"/>
      <w:proofErr w:type="gram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proofErr w:type="gramStart"/>
      <w:r>
        <w:t>exifdiff</w:t>
      </w:r>
      <w:proofErr w:type="spellEnd"/>
      <w:proofErr w:type="gram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proofErr w:type="gramStart"/>
      <w:r w:rsidRPr="00274563">
        <w:rPr>
          <w:b/>
          <w:i/>
        </w:rPr>
        <w:t>source</w:t>
      </w:r>
      <w:proofErr w:type="gramEnd"/>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proofErr w:type="gramStart"/>
      <w:r w:rsidRPr="00274563">
        <w:rPr>
          <w:b/>
          <w:i/>
        </w:rPr>
        <w:t>target</w:t>
      </w:r>
      <w:proofErr w:type="gramEnd"/>
      <w:r w:rsidRPr="00274563">
        <w:rPr>
          <w:b/>
          <w:i/>
        </w:rPr>
        <w:t xml:space="preserve">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lastRenderedPageBreak/>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proofErr w:type="gramStart"/>
      <w:r w:rsidRPr="00274563">
        <w:rPr>
          <w:b/>
          <w:i/>
        </w:rPr>
        <w:t>editable</w:t>
      </w:r>
      <w:proofErr w:type="gramEnd"/>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proofErr w:type="gramStart"/>
      <w:r w:rsidRPr="00274563">
        <w:rPr>
          <w:b/>
          <w:i/>
        </w:rPr>
        <w:t>username</w:t>
      </w:r>
      <w:proofErr w:type="gramEnd"/>
      <w:r w:rsidRPr="00274563">
        <w:rPr>
          <w:b/>
          <w:i/>
        </w:rPr>
        <w:t xml:space="preserve"> </w:t>
      </w:r>
      <w:r w:rsidR="00274563">
        <w:t>-</w:t>
      </w:r>
      <w:r w:rsidRPr="00E20C6A">
        <w:t xml:space="preserve"> the name of the user that created the link</w:t>
      </w:r>
    </w:p>
    <w:p w14:paraId="6B720F62" w14:textId="585A1271" w:rsidR="00A6325D" w:rsidRPr="000A73FA" w:rsidRDefault="00A6325D" w:rsidP="00732A79">
      <w:pPr>
        <w:pStyle w:val="ListBullet2"/>
      </w:pPr>
      <w:proofErr w:type="gramStart"/>
      <w:r>
        <w:rPr>
          <w:b/>
          <w:i/>
        </w:rPr>
        <w:t>automated</w:t>
      </w:r>
      <w:proofErr w:type="gramEnd"/>
      <w:r>
        <w:rPr>
          <w:b/>
          <w:i/>
        </w:rPr>
        <w:t xml:space="preserve"> –</w:t>
      </w:r>
      <w:r>
        <w:t>‘yes’ if the link is created through a batch or automated process</w:t>
      </w:r>
    </w:p>
    <w:p w14:paraId="4556015C" w14:textId="11C504C3" w:rsidR="00E20C6A" w:rsidRPr="00E20C6A" w:rsidRDefault="00E20C6A" w:rsidP="00732A79">
      <w:pPr>
        <w:pStyle w:val="ListBullet2"/>
      </w:pPr>
      <w:proofErr w:type="spellStart"/>
      <w:proofErr w:type="gramStart"/>
      <w:r w:rsidRPr="00274563">
        <w:rPr>
          <w:b/>
          <w:i/>
        </w:rPr>
        <w:t>opsys</w:t>
      </w:r>
      <w:proofErr w:type="spellEnd"/>
      <w:proofErr w:type="gram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proofErr w:type="gramStart"/>
      <w:r w:rsidRPr="00274563">
        <w:rPr>
          <w:b/>
          <w:i/>
        </w:rPr>
        <w:t>op</w:t>
      </w:r>
      <w:proofErr w:type="gramEnd"/>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proofErr w:type="gramStart"/>
      <w:r w:rsidRPr="00274563">
        <w:rPr>
          <w:b/>
          <w:i/>
        </w:rPr>
        <w:t>softwareVersion</w:t>
      </w:r>
      <w:proofErr w:type="spellEnd"/>
      <w:proofErr w:type="gram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proofErr w:type="gramStart"/>
      <w:r>
        <w:rPr>
          <w:b/>
          <w:i/>
        </w:rPr>
        <w:t>arguments</w:t>
      </w:r>
      <w:proofErr w:type="gramEnd"/>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w:t>
      </w:r>
      <w:proofErr w:type="gramStart"/>
      <w:r w:rsidRPr="00E20C6A">
        <w:t>seam carving</w:t>
      </w:r>
      <w:proofErr w:type="gramEnd"/>
      <w:r w:rsidRPr="00E20C6A">
        <w:t xml:space="preserve">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proofErr w:type="gramStart"/>
      <w:r>
        <w:rPr>
          <w:b/>
          <w:i/>
        </w:rPr>
        <w:t>select</w:t>
      </w:r>
      <w:r w:rsidRPr="00274563">
        <w:rPr>
          <w:b/>
          <w:i/>
        </w:rPr>
        <w:t>maskownership</w:t>
      </w:r>
      <w:proofErr w:type="spellEnd"/>
      <w:proofErr w:type="gram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proofErr w:type="gramStart"/>
      <w:r w:rsidRPr="000A73FA">
        <w:rPr>
          <w:b/>
          <w:i/>
        </w:rPr>
        <w:t>masks</w:t>
      </w:r>
      <w:proofErr w:type="gramEnd"/>
      <w:r w:rsidRPr="000A73FA">
        <w:rPr>
          <w:b/>
          <w:i/>
        </w:rPr>
        <w:t xml:space="preserve">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proofErr w:type="gramStart"/>
      <w:r w:rsidRPr="00274563">
        <w:rPr>
          <w:b/>
          <w:i/>
        </w:rPr>
        <w:t>psnr</w:t>
      </w:r>
      <w:proofErr w:type="spellEnd"/>
      <w:proofErr w:type="gram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pPr>
        <w:pStyle w:val="ListBullet2"/>
        <w:tabs>
          <w:tab w:val="clear" w:pos="720"/>
          <w:tab w:val="num" w:pos="1080"/>
        </w:tabs>
        <w:ind w:left="1080"/>
        <w:pPrChange w:id="741" w:author="Eric Robertson" w:date="2016-10-06T12:14:00Z">
          <w:pPr>
            <w:pStyle w:val="ListBullet2"/>
          </w:pPr>
        </w:pPrChange>
      </w:pPr>
      <w:r>
        <w:t>[</w:t>
      </w:r>
      <w:proofErr w:type="gramStart"/>
      <w:r>
        <w:t>‘change’</w:t>
      </w:r>
      <w:proofErr w:type="gramEnd"/>
      <w:r>
        <w:t>, old value, new value]</w:t>
      </w:r>
    </w:p>
    <w:p w14:paraId="0FE452C9" w14:textId="77777777" w:rsidR="008662C2" w:rsidRPr="00732A79" w:rsidRDefault="008662C2">
      <w:pPr>
        <w:pStyle w:val="ListBullet2"/>
        <w:tabs>
          <w:tab w:val="clear" w:pos="720"/>
          <w:tab w:val="num" w:pos="1080"/>
        </w:tabs>
        <w:ind w:left="1080"/>
        <w:pPrChange w:id="742" w:author="Eric Robertson" w:date="2016-10-06T12:14:00Z">
          <w:pPr>
            <w:pStyle w:val="ListBullet2"/>
          </w:pPr>
        </w:pPrChange>
      </w:pPr>
      <w:r>
        <w:t>[</w:t>
      </w:r>
      <w:proofErr w:type="gramStart"/>
      <w:r>
        <w:t>‘add’</w:t>
      </w:r>
      <w:proofErr w:type="gramEnd"/>
      <w:r>
        <w:t>, new value]</w:t>
      </w:r>
    </w:p>
    <w:p w14:paraId="4548AAF5" w14:textId="77777777" w:rsidR="008662C2" w:rsidRDefault="008662C2">
      <w:pPr>
        <w:pStyle w:val="ListBullet2"/>
        <w:tabs>
          <w:tab w:val="clear" w:pos="720"/>
          <w:tab w:val="num" w:pos="1080"/>
        </w:tabs>
        <w:ind w:left="1080"/>
        <w:rPr>
          <w:ins w:id="743" w:author="Eric Robertson" w:date="2016-10-06T12:14:00Z"/>
        </w:rPr>
        <w:pPrChange w:id="744" w:author="Eric Robertson" w:date="2016-10-06T12:14:00Z">
          <w:pPr>
            <w:pStyle w:val="ListBullet2"/>
          </w:pPr>
        </w:pPrChange>
      </w:pPr>
      <w:r>
        <w:t>[</w:t>
      </w:r>
      <w:proofErr w:type="gramStart"/>
      <w:r>
        <w:t>‘delete’</w:t>
      </w:r>
      <w:proofErr w:type="gramEnd"/>
      <w:r>
        <w:t>, old value]</w:t>
      </w:r>
    </w:p>
    <w:p w14:paraId="1F6C6581" w14:textId="77777777" w:rsidR="00E90B39" w:rsidRDefault="00E90B39" w:rsidP="00E90B39">
      <w:pPr>
        <w:pStyle w:val="ListBullet2"/>
        <w:rPr>
          <w:ins w:id="745" w:author="Eric Robertson" w:date="2016-10-06T12:14:00Z"/>
        </w:rPr>
      </w:pPr>
      <w:proofErr w:type="spellStart"/>
      <w:proofErr w:type="gramStart"/>
      <w:ins w:id="746" w:author="Eric Robertson" w:date="2016-10-06T12:14:00Z">
        <w:r>
          <w:rPr>
            <w:b/>
            <w:i/>
          </w:rPr>
          <w:t>compositecolor</w:t>
        </w:r>
        <w:proofErr w:type="spellEnd"/>
        <w:proofErr w:type="gramEnd"/>
        <w:r w:rsidRPr="00E20C6A">
          <w:t xml:space="preserve"> </w:t>
        </w:r>
        <w:r>
          <w:t>– The assigned RGB color of the link when assigned to affected pixels in the composite mask.</w:t>
        </w:r>
      </w:ins>
    </w:p>
    <w:p w14:paraId="1C7EC2EF" w14:textId="64001954" w:rsidR="00E90B39" w:rsidRDefault="00E90B39" w:rsidP="00E90B39">
      <w:pPr>
        <w:pStyle w:val="ListBullet2"/>
        <w:rPr>
          <w:ins w:id="747" w:author="Eric Robertson" w:date="2016-10-06T12:14:00Z"/>
        </w:rPr>
      </w:pPr>
      <w:proofErr w:type="gramStart"/>
      <w:ins w:id="748" w:author="Eric Robertson" w:date="2016-10-06T12:14:00Z">
        <w:r>
          <w:rPr>
            <w:b/>
            <w:i/>
          </w:rPr>
          <w:t>transform</w:t>
        </w:r>
        <w:proofErr w:type="gramEnd"/>
        <w:r>
          <w:rPr>
            <w:b/>
            <w:i/>
          </w:rPr>
          <w:t xml:space="preserve"> matrix</w:t>
        </w:r>
        <w:r w:rsidRPr="00E20C6A">
          <w:t xml:space="preserve"> </w:t>
        </w:r>
      </w:ins>
      <w:ins w:id="749" w:author="Eric Robertson" w:date="2016-10-06T12:15:00Z">
        <w:r>
          <w:t>–</w:t>
        </w:r>
      </w:ins>
      <w:ins w:id="750" w:author="Eric Robertson" w:date="2016-10-06T12:14:00Z">
        <w:r w:rsidRPr="00E20C6A">
          <w:t xml:space="preserve"> </w:t>
        </w:r>
      </w:ins>
      <w:ins w:id="751" w:author="Eric Robertson" w:date="2016-10-06T12:15:00Z">
        <w:r>
          <w:t>A description of a 3x3 transformation matrix used to realign images to their original after a transformation, applied masks during construction of the composite mask</w:t>
        </w:r>
      </w:ins>
      <w:ins w:id="752" w:author="Eric Robertson" w:date="2016-10-06T12:16:00Z">
        <w:r>
          <w:t>.</w:t>
        </w:r>
      </w:ins>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ns w:id="753" w:author="Eric Robertson" w:date="2016-10-18T14:23:00Z"/>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754" w:name="_Toc50876249"/>
      <w:bookmarkStart w:id="755" w:name="_Toc51126450"/>
      <w:bookmarkStart w:id="756" w:name="_Toc51126669"/>
      <w:bookmarkStart w:id="757" w:name="_Toc51387376"/>
      <w:bookmarkStart w:id="758" w:name="_Toc51720456"/>
      <w:bookmarkStart w:id="759" w:name="_Toc53278026"/>
      <w:bookmarkStart w:id="760" w:name="_Toc53278220"/>
      <w:bookmarkStart w:id="761" w:name="_Toc53278575"/>
      <w:bookmarkStart w:id="762" w:name="_Toc53278975"/>
      <w:bookmarkStart w:id="763" w:name="_Toc53285162"/>
      <w:bookmarkStart w:id="764" w:name="_Toc53388095"/>
      <w:bookmarkStart w:id="765" w:name="_Toc53463709"/>
      <w:bookmarkStart w:id="766" w:name="_Toc53463822"/>
      <w:bookmarkStart w:id="767" w:name="_Toc50876254"/>
      <w:bookmarkStart w:id="768" w:name="_Toc51126455"/>
      <w:bookmarkStart w:id="769" w:name="_Toc51126674"/>
      <w:bookmarkStart w:id="770" w:name="_Toc51387381"/>
      <w:bookmarkStart w:id="771" w:name="_Toc51720461"/>
      <w:bookmarkStart w:id="772" w:name="_Toc53278031"/>
      <w:bookmarkStart w:id="773" w:name="_Toc53278225"/>
      <w:bookmarkStart w:id="774" w:name="_Toc53278580"/>
      <w:bookmarkStart w:id="775" w:name="_Toc53278980"/>
      <w:bookmarkStart w:id="776" w:name="_Toc53285167"/>
      <w:bookmarkStart w:id="777" w:name="_Toc53388100"/>
      <w:bookmarkStart w:id="778" w:name="_Toc53463714"/>
      <w:bookmarkStart w:id="779" w:name="_Toc53463827"/>
      <w:bookmarkStart w:id="780" w:name="_Toc50876255"/>
      <w:bookmarkStart w:id="781" w:name="_Toc51126456"/>
      <w:bookmarkStart w:id="782" w:name="_Toc51126675"/>
      <w:bookmarkStart w:id="783" w:name="_Toc51387382"/>
      <w:bookmarkStart w:id="784" w:name="_Toc51720462"/>
      <w:bookmarkStart w:id="785" w:name="_Toc53278032"/>
      <w:bookmarkStart w:id="786" w:name="_Toc53278226"/>
      <w:bookmarkStart w:id="787" w:name="_Toc53278581"/>
      <w:bookmarkStart w:id="788" w:name="_Toc53278981"/>
      <w:bookmarkStart w:id="789" w:name="_Toc53285168"/>
      <w:bookmarkStart w:id="790" w:name="_Toc53388101"/>
      <w:bookmarkStart w:id="791" w:name="_Toc53463715"/>
      <w:bookmarkStart w:id="792" w:name="_Toc53463828"/>
      <w:bookmarkStart w:id="793" w:name="_Toc50876256"/>
      <w:bookmarkStart w:id="794" w:name="_Toc51126457"/>
      <w:bookmarkStart w:id="795" w:name="_Toc51126676"/>
      <w:bookmarkStart w:id="796" w:name="_Toc51387383"/>
      <w:bookmarkStart w:id="797" w:name="_Toc51720463"/>
      <w:bookmarkStart w:id="798" w:name="_Toc53278033"/>
      <w:bookmarkStart w:id="799" w:name="_Toc53278227"/>
      <w:bookmarkStart w:id="800" w:name="_Toc53278582"/>
      <w:bookmarkStart w:id="801" w:name="_Toc53278982"/>
      <w:bookmarkStart w:id="802" w:name="_Toc53285169"/>
      <w:bookmarkStart w:id="803" w:name="_Toc53388102"/>
      <w:bookmarkStart w:id="804" w:name="_Toc53463716"/>
      <w:bookmarkStart w:id="805" w:name="_Toc53463829"/>
      <w:bookmarkStart w:id="806" w:name="_Toc50876260"/>
      <w:bookmarkStart w:id="807" w:name="_Toc51126461"/>
      <w:bookmarkStart w:id="808" w:name="_Toc51126680"/>
      <w:bookmarkStart w:id="809" w:name="_Toc51387387"/>
      <w:bookmarkStart w:id="810" w:name="_Toc51720467"/>
      <w:bookmarkStart w:id="811" w:name="_Toc53278037"/>
      <w:bookmarkStart w:id="812" w:name="_Toc53278231"/>
      <w:bookmarkStart w:id="813" w:name="_Toc53278586"/>
      <w:bookmarkStart w:id="814" w:name="_Toc53278986"/>
      <w:bookmarkStart w:id="815" w:name="_Toc53285173"/>
      <w:bookmarkStart w:id="816" w:name="_Toc53388106"/>
      <w:bookmarkStart w:id="817" w:name="_Toc53463720"/>
      <w:bookmarkStart w:id="818" w:name="_Toc53463833"/>
      <w:bookmarkStart w:id="819" w:name="_Toc50876264"/>
      <w:bookmarkStart w:id="820" w:name="_Toc51126465"/>
      <w:bookmarkStart w:id="821" w:name="_Toc51126684"/>
      <w:bookmarkStart w:id="822" w:name="_Toc51387391"/>
      <w:bookmarkStart w:id="823" w:name="_Toc51720471"/>
      <w:bookmarkStart w:id="824" w:name="_Toc53278041"/>
      <w:bookmarkStart w:id="825" w:name="_Toc53278235"/>
      <w:bookmarkStart w:id="826" w:name="_Toc53278590"/>
      <w:bookmarkStart w:id="827" w:name="_Toc53278990"/>
      <w:bookmarkStart w:id="828" w:name="_Toc53285177"/>
      <w:bookmarkStart w:id="829" w:name="_Toc53388110"/>
      <w:bookmarkStart w:id="830" w:name="_Toc53463724"/>
      <w:bookmarkStart w:id="831" w:name="_Toc53463837"/>
      <w:bookmarkStart w:id="832" w:name="_Toc50876265"/>
      <w:bookmarkStart w:id="833" w:name="_Toc51126466"/>
      <w:bookmarkStart w:id="834" w:name="_Toc51126685"/>
      <w:bookmarkStart w:id="835" w:name="_Toc51387392"/>
      <w:bookmarkStart w:id="836" w:name="_Toc51720472"/>
      <w:bookmarkStart w:id="837" w:name="_Toc53278042"/>
      <w:bookmarkStart w:id="838" w:name="_Toc53278236"/>
      <w:bookmarkStart w:id="839" w:name="_Toc53278591"/>
      <w:bookmarkStart w:id="840" w:name="_Toc53278991"/>
      <w:bookmarkStart w:id="841" w:name="_Toc53285178"/>
      <w:bookmarkStart w:id="842" w:name="_Toc53388111"/>
      <w:bookmarkStart w:id="843" w:name="_Toc53463725"/>
      <w:bookmarkStart w:id="844" w:name="_Toc53463838"/>
      <w:bookmarkStart w:id="845" w:name="_Toc50876266"/>
      <w:bookmarkStart w:id="846" w:name="_Toc51126467"/>
      <w:bookmarkStart w:id="847" w:name="_Toc51126686"/>
      <w:bookmarkStart w:id="848" w:name="_Toc51387393"/>
      <w:bookmarkStart w:id="849" w:name="_Toc51720473"/>
      <w:bookmarkStart w:id="850" w:name="_Toc53278043"/>
      <w:bookmarkStart w:id="851" w:name="_Toc53278237"/>
      <w:bookmarkStart w:id="852" w:name="_Toc53278592"/>
      <w:bookmarkStart w:id="853" w:name="_Toc53278992"/>
      <w:bookmarkStart w:id="854" w:name="_Toc53285179"/>
      <w:bookmarkStart w:id="855" w:name="_Toc53388112"/>
      <w:bookmarkStart w:id="856" w:name="_Toc53463726"/>
      <w:bookmarkStart w:id="857" w:name="_Toc53463839"/>
      <w:bookmarkStart w:id="858" w:name="_Toc50876273"/>
      <w:bookmarkStart w:id="859" w:name="_Toc51126474"/>
      <w:bookmarkStart w:id="860" w:name="_Toc51126693"/>
      <w:bookmarkStart w:id="861" w:name="_Toc51387400"/>
      <w:bookmarkStart w:id="862" w:name="_Toc51720480"/>
      <w:bookmarkStart w:id="863" w:name="_Toc53278050"/>
      <w:bookmarkStart w:id="864" w:name="_Toc53278244"/>
      <w:bookmarkStart w:id="865" w:name="_Toc53278599"/>
      <w:bookmarkStart w:id="866" w:name="_Toc53278999"/>
      <w:bookmarkStart w:id="867" w:name="_Toc53285186"/>
      <w:bookmarkStart w:id="868" w:name="_Toc53388119"/>
      <w:bookmarkStart w:id="869" w:name="_Toc53463733"/>
      <w:bookmarkStart w:id="870" w:name="_Toc53463846"/>
      <w:bookmarkStart w:id="871" w:name="_Toc50876277"/>
      <w:bookmarkStart w:id="872" w:name="_Toc51126478"/>
      <w:bookmarkStart w:id="873" w:name="_Toc51126697"/>
      <w:bookmarkStart w:id="874" w:name="_Toc51387404"/>
      <w:bookmarkStart w:id="875" w:name="_Toc51720484"/>
      <w:bookmarkStart w:id="876" w:name="_Toc53278054"/>
      <w:bookmarkStart w:id="877" w:name="_Toc53278248"/>
      <w:bookmarkStart w:id="878" w:name="_Toc53278603"/>
      <w:bookmarkStart w:id="879" w:name="_Toc53279003"/>
      <w:bookmarkStart w:id="880" w:name="_Toc53285190"/>
      <w:bookmarkStart w:id="881" w:name="_Toc53388123"/>
      <w:bookmarkStart w:id="882" w:name="_Toc53463737"/>
      <w:bookmarkStart w:id="883" w:name="_Toc53463850"/>
      <w:bookmarkStart w:id="884" w:name="_Toc50876278"/>
      <w:bookmarkStart w:id="885" w:name="_Toc51126479"/>
      <w:bookmarkStart w:id="886" w:name="_Toc51126698"/>
      <w:bookmarkStart w:id="887" w:name="_Toc51387405"/>
      <w:bookmarkStart w:id="888" w:name="_Toc51720485"/>
      <w:bookmarkStart w:id="889" w:name="_Toc53278055"/>
      <w:bookmarkStart w:id="890" w:name="_Toc53278249"/>
      <w:bookmarkStart w:id="891" w:name="_Toc53278604"/>
      <w:bookmarkStart w:id="892" w:name="_Toc53279004"/>
      <w:bookmarkStart w:id="893" w:name="_Toc53285191"/>
      <w:bookmarkStart w:id="894" w:name="_Toc53388124"/>
      <w:bookmarkStart w:id="895" w:name="_Toc53463738"/>
      <w:bookmarkStart w:id="896" w:name="_Toc53463851"/>
      <w:bookmarkStart w:id="897" w:name="_Toc50876279"/>
      <w:bookmarkStart w:id="898" w:name="_Toc51126480"/>
      <w:bookmarkStart w:id="899" w:name="_Toc51126699"/>
      <w:bookmarkStart w:id="900" w:name="_Toc51387406"/>
      <w:bookmarkStart w:id="901" w:name="_Toc51720486"/>
      <w:bookmarkStart w:id="902" w:name="_Toc53278056"/>
      <w:bookmarkStart w:id="903" w:name="_Toc53278250"/>
      <w:bookmarkStart w:id="904" w:name="_Toc53278605"/>
      <w:bookmarkStart w:id="905" w:name="_Toc53279005"/>
      <w:bookmarkStart w:id="906" w:name="_Toc53285192"/>
      <w:bookmarkStart w:id="907" w:name="_Toc53388125"/>
      <w:bookmarkStart w:id="908" w:name="_Toc53463739"/>
      <w:bookmarkStart w:id="909" w:name="_Toc53463852"/>
      <w:bookmarkStart w:id="910" w:name="_Toc50876280"/>
      <w:bookmarkStart w:id="911" w:name="_Toc51126481"/>
      <w:bookmarkStart w:id="912" w:name="_Toc51126700"/>
      <w:bookmarkStart w:id="913" w:name="_Toc51387407"/>
      <w:bookmarkStart w:id="914" w:name="_Toc51720487"/>
      <w:bookmarkStart w:id="915" w:name="_Toc53278057"/>
      <w:bookmarkStart w:id="916" w:name="_Toc53278251"/>
      <w:bookmarkStart w:id="917" w:name="_Toc53278606"/>
      <w:bookmarkStart w:id="918" w:name="_Toc53279006"/>
      <w:bookmarkStart w:id="919" w:name="_Toc53285193"/>
      <w:bookmarkStart w:id="920" w:name="_Toc53388126"/>
      <w:bookmarkStart w:id="921" w:name="_Toc53463740"/>
      <w:bookmarkStart w:id="922" w:name="_Toc53463853"/>
      <w:bookmarkStart w:id="923" w:name="_Toc50876281"/>
      <w:bookmarkStart w:id="924" w:name="_Toc51126482"/>
      <w:bookmarkStart w:id="925" w:name="_Toc51126701"/>
      <w:bookmarkStart w:id="926" w:name="_Toc51387408"/>
      <w:bookmarkStart w:id="927" w:name="_Toc51720488"/>
      <w:bookmarkStart w:id="928" w:name="_Toc53278058"/>
      <w:bookmarkStart w:id="929" w:name="_Toc53278252"/>
      <w:bookmarkStart w:id="930" w:name="_Toc53278607"/>
      <w:bookmarkStart w:id="931" w:name="_Toc53279007"/>
      <w:bookmarkStart w:id="932" w:name="_Toc53285194"/>
      <w:bookmarkStart w:id="933" w:name="_Toc53388127"/>
      <w:bookmarkStart w:id="934" w:name="_Toc53463741"/>
      <w:bookmarkStart w:id="935" w:name="_Toc53463854"/>
      <w:bookmarkStart w:id="936" w:name="_Toc50876285"/>
      <w:bookmarkStart w:id="937" w:name="_Toc51126486"/>
      <w:bookmarkStart w:id="938" w:name="_Toc51126705"/>
      <w:bookmarkStart w:id="939" w:name="_Toc51387412"/>
      <w:bookmarkStart w:id="940" w:name="_Toc51720492"/>
      <w:bookmarkStart w:id="941" w:name="_Toc53278062"/>
      <w:bookmarkStart w:id="942" w:name="_Toc53278256"/>
      <w:bookmarkStart w:id="943" w:name="_Toc53278611"/>
      <w:bookmarkStart w:id="944" w:name="_Toc53279011"/>
      <w:bookmarkStart w:id="945" w:name="_Toc53285198"/>
      <w:bookmarkStart w:id="946" w:name="_Toc53388131"/>
      <w:bookmarkStart w:id="947" w:name="_Toc53463745"/>
      <w:bookmarkStart w:id="948" w:name="_Toc53463858"/>
      <w:bookmarkStart w:id="949" w:name="_Toc50876286"/>
      <w:bookmarkStart w:id="950" w:name="_Toc51126487"/>
      <w:bookmarkStart w:id="951" w:name="_Toc51126706"/>
      <w:bookmarkStart w:id="952" w:name="_Toc51387413"/>
      <w:bookmarkStart w:id="953" w:name="_Toc51720493"/>
      <w:bookmarkStart w:id="954" w:name="_Toc53278063"/>
      <w:bookmarkStart w:id="955" w:name="_Toc53278257"/>
      <w:bookmarkStart w:id="956" w:name="_Toc53278612"/>
      <w:bookmarkStart w:id="957" w:name="_Toc53279012"/>
      <w:bookmarkStart w:id="958" w:name="_Toc53285199"/>
      <w:bookmarkStart w:id="959" w:name="_Toc53388132"/>
      <w:bookmarkStart w:id="960" w:name="_Toc53463746"/>
      <w:bookmarkStart w:id="961" w:name="_Toc53463859"/>
      <w:bookmarkStart w:id="962" w:name="_Toc50876290"/>
      <w:bookmarkStart w:id="963" w:name="_Toc51126491"/>
      <w:bookmarkStart w:id="964" w:name="_Toc51126710"/>
      <w:bookmarkStart w:id="965" w:name="_Toc51387417"/>
      <w:bookmarkStart w:id="966" w:name="_Toc51720497"/>
      <w:bookmarkStart w:id="967" w:name="_Toc53278067"/>
      <w:bookmarkStart w:id="968" w:name="_Toc53278261"/>
      <w:bookmarkStart w:id="969" w:name="_Toc53278616"/>
      <w:bookmarkStart w:id="970" w:name="_Toc53279016"/>
      <w:bookmarkStart w:id="971" w:name="_Toc53285203"/>
      <w:bookmarkStart w:id="972" w:name="_Toc53388136"/>
      <w:bookmarkStart w:id="973" w:name="_Toc53463750"/>
      <w:bookmarkStart w:id="974" w:name="_Toc53463863"/>
      <w:bookmarkStart w:id="975" w:name="_Toc50876291"/>
      <w:bookmarkStart w:id="976" w:name="_Toc51126492"/>
      <w:bookmarkStart w:id="977" w:name="_Toc51126711"/>
      <w:bookmarkStart w:id="978" w:name="_Toc51387418"/>
      <w:bookmarkStart w:id="979" w:name="_Toc51720498"/>
      <w:bookmarkStart w:id="980" w:name="_Toc53278068"/>
      <w:bookmarkStart w:id="981" w:name="_Toc53278262"/>
      <w:bookmarkStart w:id="982" w:name="_Toc53278617"/>
      <w:bookmarkStart w:id="983" w:name="_Toc53279017"/>
      <w:bookmarkStart w:id="984" w:name="_Toc53285204"/>
      <w:bookmarkStart w:id="985" w:name="_Toc53388137"/>
      <w:bookmarkStart w:id="986" w:name="_Toc53463751"/>
      <w:bookmarkStart w:id="987" w:name="_Toc53463864"/>
      <w:bookmarkStart w:id="988" w:name="_Toc50876292"/>
      <w:bookmarkStart w:id="989" w:name="_Toc51126493"/>
      <w:bookmarkStart w:id="990" w:name="_Toc51126712"/>
      <w:bookmarkStart w:id="991" w:name="_Toc51387419"/>
      <w:bookmarkStart w:id="992" w:name="_Toc51720499"/>
      <w:bookmarkStart w:id="993" w:name="_Toc53278069"/>
      <w:bookmarkStart w:id="994" w:name="_Toc53278263"/>
      <w:bookmarkStart w:id="995" w:name="_Toc53278618"/>
      <w:bookmarkStart w:id="996" w:name="_Toc53279018"/>
      <w:bookmarkStart w:id="997" w:name="_Toc53285205"/>
      <w:bookmarkStart w:id="998" w:name="_Toc53388138"/>
      <w:bookmarkStart w:id="999" w:name="_Toc53463752"/>
      <w:bookmarkStart w:id="1000" w:name="_Toc53463865"/>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14:paraId="4C67FF05" w14:textId="77777777" w:rsidR="009B3311" w:rsidRDefault="009B3311" w:rsidP="00154DAF">
      <w:pPr>
        <w:spacing w:after="240"/>
        <w:jc w:val="both"/>
        <w:rPr>
          <w:ins w:id="1001" w:author="Eric Robertson" w:date="2016-10-18T14:23:00Z"/>
          <w:i/>
          <w:sz w:val="22"/>
          <w:szCs w:val="22"/>
        </w:rPr>
      </w:pPr>
    </w:p>
    <w:p w14:paraId="7812993E" w14:textId="6748D149" w:rsidR="009B3311" w:rsidRDefault="009B3311" w:rsidP="009B3311">
      <w:pPr>
        <w:pStyle w:val="Heading1"/>
        <w:rPr>
          <w:ins w:id="1002" w:author="Eric Robertson" w:date="2016-10-18T14:23:00Z"/>
        </w:rPr>
        <w:pPrChange w:id="1003" w:author="Eric Robertson" w:date="2016-10-18T14:23:00Z">
          <w:pPr>
            <w:spacing w:after="240"/>
            <w:jc w:val="both"/>
          </w:pPr>
        </w:pPrChange>
      </w:pPr>
      <w:ins w:id="1004" w:author="Eric Robertson" w:date="2016-10-18T14:23:00Z">
        <w:r>
          <w:t>Project properties</w:t>
        </w:r>
      </w:ins>
    </w:p>
    <w:p w14:paraId="7C8DCEF0" w14:textId="6F91C059" w:rsidR="009B3311" w:rsidRDefault="009B3311" w:rsidP="009B3311">
      <w:pPr>
        <w:rPr>
          <w:ins w:id="1005" w:author="Eric Robertson" w:date="2016-10-18T14:29:00Z"/>
        </w:rPr>
        <w:pPrChange w:id="1006" w:author="Eric Robertson" w:date="2016-10-18T14:23:00Z">
          <w:pPr>
            <w:spacing w:after="240"/>
            <w:jc w:val="both"/>
          </w:pPr>
        </w:pPrChange>
      </w:pPr>
      <w:ins w:id="1007" w:author="Eric Robertson" w:date="2016-10-18T14:23:00Z">
        <w:r>
          <w:t>Project Properties is a JSON file that describes properties captured by the user at the project level.  The JSON file also describes properties assigned to each final image done during export.</w:t>
        </w:r>
      </w:ins>
    </w:p>
    <w:p w14:paraId="7FAF792D" w14:textId="77777777" w:rsidR="00656DD2" w:rsidRDefault="00656DD2" w:rsidP="009B3311">
      <w:pPr>
        <w:rPr>
          <w:ins w:id="1008" w:author="Eric Robertson" w:date="2016-10-18T14:29:00Z"/>
        </w:rPr>
        <w:pPrChange w:id="1009" w:author="Eric Robertson" w:date="2016-10-18T14:23:00Z">
          <w:pPr>
            <w:spacing w:after="240"/>
            <w:jc w:val="both"/>
          </w:pPr>
        </w:pPrChange>
      </w:pPr>
    </w:p>
    <w:p w14:paraId="09C8C071" w14:textId="18ED67E8" w:rsidR="00656DD2" w:rsidRDefault="00656DD2" w:rsidP="009B3311">
      <w:pPr>
        <w:rPr>
          <w:ins w:id="1010" w:author="Eric Robertson" w:date="2016-10-18T14:30:00Z"/>
        </w:rPr>
        <w:pPrChange w:id="1011" w:author="Eric Robertson" w:date="2016-10-18T14:23:00Z">
          <w:pPr>
            <w:spacing w:after="240"/>
            <w:jc w:val="both"/>
          </w:pPr>
        </w:pPrChange>
      </w:pPr>
      <w:ins w:id="1012" w:author="Eric Robertson" w:date="2016-10-18T14:29:00Z">
        <w:r>
          <w:t xml:space="preserve">A project property is defined for a final image node if the ‘node’ property attribute is true.  </w:t>
        </w:r>
      </w:ins>
      <w:ins w:id="1013" w:author="Eric Robertson" w:date="2016-10-18T14:30:00Z">
        <w:r>
          <w:t xml:space="preserve"> Properties may automatically be determined based on rules.  The rules are setup in t</w:t>
        </w:r>
      </w:ins>
      <w:ins w:id="1014" w:author="Eric Robertson" w:date="2016-10-18T14:31:00Z">
        <w:r>
          <w:t>h</w:t>
        </w:r>
      </w:ins>
      <w:ins w:id="1015" w:author="Eric Robertson" w:date="2016-10-18T14:30:00Z">
        <w:r>
          <w:t>ree ways:</w:t>
        </w:r>
      </w:ins>
    </w:p>
    <w:p w14:paraId="55BF42E6" w14:textId="77777777" w:rsidR="00656DD2" w:rsidRDefault="00656DD2" w:rsidP="00656DD2">
      <w:pPr>
        <w:pStyle w:val="ListParagraph"/>
        <w:numPr>
          <w:ilvl w:val="0"/>
          <w:numId w:val="28"/>
        </w:numPr>
        <w:rPr>
          <w:ins w:id="1016" w:author="Eric Robertson" w:date="2016-10-18T14:32:00Z"/>
        </w:rPr>
        <w:pPrChange w:id="1017" w:author="Eric Robertson" w:date="2016-10-18T14:32:00Z">
          <w:pPr>
            <w:spacing w:after="240"/>
            <w:jc w:val="both"/>
          </w:pPr>
        </w:pPrChange>
      </w:pPr>
      <w:ins w:id="1018" w:author="Eric Robertson" w:date="2016-10-18T14:30:00Z">
        <w:r>
          <w:t xml:space="preserve">Existence of an edge with a </w:t>
        </w:r>
      </w:ins>
      <w:ins w:id="1019" w:author="Eric Robertson" w:date="2016-10-18T14:31:00Z">
        <w:r>
          <w:t>specified</w:t>
        </w:r>
      </w:ins>
      <w:ins w:id="1020" w:author="Eric Robertson" w:date="2016-10-18T14:30:00Z">
        <w:r>
          <w:t xml:space="preserve"> operation</w:t>
        </w:r>
      </w:ins>
    </w:p>
    <w:p w14:paraId="348579C8" w14:textId="77777777" w:rsidR="00656DD2" w:rsidRDefault="00656DD2" w:rsidP="00656DD2">
      <w:pPr>
        <w:pStyle w:val="ListParagraph"/>
        <w:numPr>
          <w:ilvl w:val="0"/>
          <w:numId w:val="28"/>
        </w:numPr>
        <w:rPr>
          <w:ins w:id="1021" w:author="Eric Robertson" w:date="2016-10-18T14:32:00Z"/>
        </w:rPr>
        <w:pPrChange w:id="1022" w:author="Eric Robertson" w:date="2016-10-18T14:32:00Z">
          <w:pPr>
            <w:spacing w:after="240"/>
            <w:jc w:val="both"/>
          </w:pPr>
        </w:pPrChange>
      </w:pPr>
      <w:ins w:id="1023" w:author="Eric Robertson" w:date="2016-10-18T14:31:00Z">
        <w:r>
          <w:t>Existence of an edge with a specified operation and argument with a specific valued.</w:t>
        </w:r>
      </w:ins>
    </w:p>
    <w:p w14:paraId="6F59D5D7" w14:textId="7F9DB86E" w:rsidR="00656DD2" w:rsidRDefault="00656DD2" w:rsidP="00656DD2">
      <w:pPr>
        <w:pStyle w:val="ListParagraph"/>
        <w:numPr>
          <w:ilvl w:val="0"/>
          <w:numId w:val="28"/>
        </w:numPr>
        <w:rPr>
          <w:ins w:id="1024" w:author="Eric Robertson" w:date="2016-10-18T14:32:00Z"/>
        </w:rPr>
        <w:pPrChange w:id="1025" w:author="Eric Robertson" w:date="2016-10-18T14:32:00Z">
          <w:pPr>
            <w:spacing w:after="240"/>
            <w:jc w:val="both"/>
          </w:pPr>
        </w:pPrChange>
      </w:pPr>
      <w:ins w:id="1026" w:author="Eric Robertson" w:date="2016-10-18T14:31:00Z">
        <w:r>
          <w:lastRenderedPageBreak/>
          <w:t>A general rule (python function)</w:t>
        </w:r>
      </w:ins>
    </w:p>
    <w:p w14:paraId="60B95ECD" w14:textId="228DAD15" w:rsidR="00656DD2" w:rsidRDefault="00656DD2" w:rsidP="00656DD2">
      <w:pPr>
        <w:rPr>
          <w:ins w:id="1027" w:author="Eric Robertson" w:date="2016-10-18T14:32:00Z"/>
        </w:rPr>
        <w:pPrChange w:id="1028" w:author="Eric Robertson" w:date="2016-10-18T14:32:00Z">
          <w:pPr>
            <w:spacing w:after="240"/>
            <w:jc w:val="both"/>
          </w:pPr>
        </w:pPrChange>
      </w:pPr>
      <w:ins w:id="1029" w:author="Eric Robertson" w:date="2016-10-18T14:32:00Z">
        <w:r>
          <w:t>Project level properties inspect all edges.  Final image node properties inspect those edges from the final node to the base node, ignoring paths of edges starting with a donor.</w:t>
        </w:r>
      </w:ins>
    </w:p>
    <w:p w14:paraId="26F866D4" w14:textId="77777777" w:rsidR="00656DD2" w:rsidRDefault="00656DD2" w:rsidP="00656DD2">
      <w:pPr>
        <w:rPr>
          <w:ins w:id="1030" w:author="Eric Robertson" w:date="2016-10-18T14:33:00Z"/>
        </w:rPr>
        <w:pPrChange w:id="1031" w:author="Eric Robertson" w:date="2016-10-18T14:32:00Z">
          <w:pPr>
            <w:spacing w:after="240"/>
            <w:jc w:val="both"/>
          </w:pPr>
        </w:pPrChange>
      </w:pPr>
    </w:p>
    <w:p w14:paraId="3035BED8" w14:textId="5682989E" w:rsidR="00656DD2" w:rsidRDefault="00E67861" w:rsidP="00E67861">
      <w:pPr>
        <w:pStyle w:val="Heading2"/>
        <w:rPr>
          <w:ins w:id="1032" w:author="Eric Robertson" w:date="2016-10-18T14:33:00Z"/>
        </w:rPr>
        <w:pPrChange w:id="1033" w:author="Eric Robertson" w:date="2016-10-18T14:33:00Z">
          <w:pPr>
            <w:spacing w:after="240"/>
            <w:jc w:val="both"/>
          </w:pPr>
        </w:pPrChange>
      </w:pPr>
      <w:ins w:id="1034" w:author="Eric Robertson" w:date="2016-10-18T14:33:00Z">
        <w:r>
          <w:t>Example Edge with Specific Operation</w:t>
        </w:r>
      </w:ins>
    </w:p>
    <w:p w14:paraId="7AB50ACB" w14:textId="77777777" w:rsidR="00E67861" w:rsidRPr="00E67861" w:rsidRDefault="00E67861" w:rsidP="00E67861">
      <w:pPr>
        <w:pStyle w:val="Code"/>
        <w:rPr>
          <w:ins w:id="1035" w:author="Eric Robertson" w:date="2016-10-18T14:33:00Z"/>
        </w:rPr>
        <w:pPrChange w:id="1036" w:author="Eric Robertson" w:date="2016-10-18T14:33: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1037" w:author="Eric Robertson" w:date="2016-10-18T14:33:00Z">
        <w:r w:rsidRPr="00E67861">
          <w:t>{</w:t>
        </w:r>
        <w:r w:rsidRPr="00E67861">
          <w:br/>
          <w:t xml:space="preserve">  </w:t>
        </w:r>
        <w:r w:rsidRPr="00E67861">
          <w:rPr>
            <w:color w:val="660E7A"/>
          </w:rPr>
          <w:t>"</w:t>
        </w:r>
        <w:proofErr w:type="gramStart"/>
        <w:r w:rsidRPr="00E67861">
          <w:rPr>
            <w:color w:val="660E7A"/>
          </w:rPr>
          <w:t>description</w:t>
        </w:r>
        <w:proofErr w:type="gramEnd"/>
        <w:r w:rsidRPr="00E67861">
          <w:rPr>
            <w:color w:val="660E7A"/>
          </w:rPr>
          <w:t>"</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ins>
    </w:p>
    <w:p w14:paraId="7B4D1098" w14:textId="77777777" w:rsidR="00E67861" w:rsidRPr="00E67861" w:rsidRDefault="00E67861" w:rsidP="00E67861">
      <w:pPr>
        <w:rPr>
          <w:ins w:id="1038" w:author="Eric Robertson" w:date="2016-10-18T14:31:00Z"/>
        </w:rPr>
        <w:pPrChange w:id="1039" w:author="Eric Robertson" w:date="2016-10-18T14:33:00Z">
          <w:pPr>
            <w:spacing w:after="240"/>
            <w:jc w:val="both"/>
          </w:pPr>
        </w:pPrChange>
      </w:pPr>
    </w:p>
    <w:p w14:paraId="56C8551C" w14:textId="47072E20" w:rsidR="00656DD2" w:rsidRDefault="00E67861" w:rsidP="00E67861">
      <w:pPr>
        <w:pStyle w:val="Heading2"/>
        <w:rPr>
          <w:ins w:id="1040" w:author="Eric Robertson" w:date="2016-10-18T14:34:00Z"/>
        </w:rPr>
        <w:pPrChange w:id="1041" w:author="Eric Robertson" w:date="2016-10-18T14:34:00Z">
          <w:pPr>
            <w:spacing w:after="240"/>
            <w:jc w:val="both"/>
          </w:pPr>
        </w:pPrChange>
      </w:pPr>
      <w:ins w:id="1042" w:author="Eric Robertson" w:date="2016-10-18T14:34:00Z">
        <w:r>
          <w:t>Example Edge with Specific Operation and Argument Value</w:t>
        </w:r>
      </w:ins>
    </w:p>
    <w:p w14:paraId="2B4A0514" w14:textId="77777777" w:rsidR="00E67861" w:rsidRDefault="00E67861" w:rsidP="00E67861">
      <w:pPr>
        <w:pStyle w:val="Code"/>
        <w:rPr>
          <w:ins w:id="1043" w:author="Eric Robertson" w:date="2016-10-18T14:34:00Z"/>
        </w:rPr>
        <w:pPrChange w:id="1044" w:author="Eric Robertson" w:date="2016-10-18T14:34:00Z">
          <w:pPr>
            <w:pStyle w:val="HTMLPreformatted"/>
            <w:shd w:val="clear" w:color="auto" w:fill="FFFFFF"/>
          </w:pPr>
        </w:pPrChange>
      </w:pPr>
      <w:ins w:id="1045" w:author="Eric Robertson" w:date="2016-10-18T14:34:00Z">
        <w:r>
          <w:t>{</w:t>
        </w:r>
        <w:r>
          <w:br/>
          <w:t xml:space="preserve">  </w:t>
        </w:r>
        <w:r>
          <w:rPr>
            <w:color w:val="660E7A"/>
          </w:rPr>
          <w:t>"</w:t>
        </w:r>
        <w:proofErr w:type="gramStart"/>
        <w:r>
          <w:rPr>
            <w:color w:val="660E7A"/>
          </w:rPr>
          <w:t>description</w:t>
        </w:r>
        <w:proofErr w:type="gramEnd"/>
        <w:r>
          <w:rPr>
            <w:color w:val="660E7A"/>
          </w:rPr>
          <w:t>"</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ins>
    </w:p>
    <w:p w14:paraId="7FF3CCDD" w14:textId="77777777" w:rsidR="00E67861" w:rsidRPr="00E67861" w:rsidRDefault="00E67861" w:rsidP="00E67861">
      <w:pPr>
        <w:rPr>
          <w:ins w:id="1046" w:author="Eric Robertson" w:date="2016-10-18T14:30:00Z"/>
        </w:rPr>
        <w:pPrChange w:id="1047" w:author="Eric Robertson" w:date="2016-10-18T14:34:00Z">
          <w:pPr>
            <w:spacing w:after="240"/>
            <w:jc w:val="both"/>
          </w:pPr>
        </w:pPrChange>
      </w:pPr>
    </w:p>
    <w:p w14:paraId="23BF9A47" w14:textId="1D0ECF58" w:rsidR="00656DD2" w:rsidRDefault="00E67861" w:rsidP="00E67861">
      <w:pPr>
        <w:pStyle w:val="Heading2"/>
        <w:rPr>
          <w:ins w:id="1048" w:author="Eric Robertson" w:date="2016-10-18T14:34:00Z"/>
        </w:rPr>
        <w:pPrChange w:id="1049" w:author="Eric Robertson" w:date="2016-10-18T14:34:00Z">
          <w:pPr>
            <w:spacing w:after="240"/>
            <w:jc w:val="both"/>
          </w:pPr>
        </w:pPrChange>
      </w:pPr>
      <w:ins w:id="1050" w:author="Eric Robertson" w:date="2016-10-18T14:34:00Z">
        <w:r>
          <w:t>Example with a Rule</w:t>
        </w:r>
      </w:ins>
    </w:p>
    <w:p w14:paraId="40BD424B" w14:textId="77777777" w:rsidR="00E67861" w:rsidRDefault="00E67861" w:rsidP="00E67861">
      <w:pPr>
        <w:pStyle w:val="Code"/>
        <w:rPr>
          <w:ins w:id="1051" w:author="Eric Robertson" w:date="2016-10-18T14:34:00Z"/>
        </w:rPr>
        <w:pPrChange w:id="1052" w:author="Eric Robertson" w:date="2016-10-18T14:35:00Z">
          <w:pPr>
            <w:pStyle w:val="HTMLPreformatted"/>
            <w:shd w:val="clear" w:color="auto" w:fill="FFFFFF"/>
          </w:pPr>
        </w:pPrChange>
      </w:pPr>
      <w:ins w:id="1053" w:author="Eric Robertson" w:date="2016-10-18T14:34:00Z">
        <w:r>
          <w:t>{</w:t>
        </w:r>
        <w:r>
          <w:br/>
          <w:t xml:space="preserve">  </w:t>
        </w:r>
        <w:r>
          <w:rPr>
            <w:color w:val="660E7A"/>
          </w:rPr>
          <w:t>"</w:t>
        </w:r>
        <w:proofErr w:type="gramStart"/>
        <w:r>
          <w:rPr>
            <w:color w:val="660E7A"/>
          </w:rPr>
          <w:t>description</w:t>
        </w:r>
        <w:proofErr w:type="gramEnd"/>
        <w:r>
          <w:rPr>
            <w:color w:val="660E7A"/>
          </w:rPr>
          <w:t>"</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ins>
    </w:p>
    <w:p w14:paraId="5C35226E" w14:textId="7B9BACE3" w:rsidR="00E67861" w:rsidRDefault="00E67861" w:rsidP="00E67861">
      <w:pPr>
        <w:pStyle w:val="Heading2"/>
        <w:rPr>
          <w:ins w:id="1054" w:author="Eric Robertson" w:date="2016-10-18T14:35:00Z"/>
        </w:rPr>
        <w:pPrChange w:id="1055" w:author="Eric Robertson" w:date="2016-10-18T14:35:00Z">
          <w:pPr>
            <w:spacing w:after="240"/>
            <w:jc w:val="both"/>
          </w:pPr>
        </w:pPrChange>
      </w:pPr>
      <w:ins w:id="1056" w:author="Eric Robertson" w:date="2016-10-18T14:35:00Z">
        <w:r>
          <w:t>Example Project Property without a Rule</w:t>
        </w:r>
      </w:ins>
    </w:p>
    <w:p w14:paraId="44293323" w14:textId="77777777" w:rsidR="00E67861" w:rsidRDefault="00E67861" w:rsidP="00E67861">
      <w:pPr>
        <w:pStyle w:val="Code"/>
        <w:rPr>
          <w:ins w:id="1057" w:author="Eric Robertson" w:date="2016-10-18T14:35:00Z"/>
        </w:rPr>
        <w:pPrChange w:id="1058" w:author="Eric Robertson" w:date="2016-10-18T14:35:00Z">
          <w:pPr>
            <w:pStyle w:val="HTMLPreformatted"/>
            <w:shd w:val="clear" w:color="auto" w:fill="FFFFFF"/>
          </w:pPr>
        </w:pPrChange>
      </w:pPr>
      <w:ins w:id="1059" w:author="Eric Robertson" w:date="2016-10-18T14:35:00Z">
        <w:r>
          <w:t>{</w:t>
        </w:r>
        <w:r>
          <w:br/>
          <w:t xml:space="preserve">  </w:t>
        </w:r>
        <w:r>
          <w:rPr>
            <w:color w:val="660E7A"/>
          </w:rPr>
          <w:t>"</w:t>
        </w:r>
        <w:proofErr w:type="gramStart"/>
        <w:r>
          <w:rPr>
            <w:color w:val="660E7A"/>
          </w:rPr>
          <w:t>description</w:t>
        </w:r>
        <w:proofErr w:type="gramEnd"/>
        <w:r>
          <w:rPr>
            <w:color w:val="660E7A"/>
          </w:rPr>
          <w:t>"</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bookmarkStart w:id="1060" w:name="_GoBack"/>
        <w:bookmarkEnd w:id="1060"/>
        <w:r>
          <w:br/>
          <w:t xml:space="preserve">    "4-Unit",</w:t>
        </w:r>
        <w:r>
          <w:br/>
          <w:t xml:space="preserve">    "6-Unit"</w:t>
        </w:r>
        <w:r>
          <w:br/>
          <w:t xml:space="preserve">  ]</w:t>
        </w:r>
        <w:r>
          <w:br/>
        </w:r>
        <w:r>
          <w:lastRenderedPageBreak/>
          <w:t>},</w:t>
        </w:r>
      </w:ins>
    </w:p>
    <w:p w14:paraId="37A51DD3" w14:textId="77777777" w:rsidR="00E67861" w:rsidRPr="00E67861" w:rsidRDefault="00E67861" w:rsidP="00E67861">
      <w:pPr>
        <w:rPr>
          <w:ins w:id="1061" w:author="Eric Robertson" w:date="2016-10-18T14:34:00Z"/>
        </w:rPr>
        <w:pPrChange w:id="1062" w:author="Eric Robertson" w:date="2016-10-18T14:35:00Z">
          <w:pPr>
            <w:spacing w:after="240"/>
            <w:jc w:val="both"/>
          </w:pPr>
        </w:pPrChange>
      </w:pPr>
    </w:p>
    <w:p w14:paraId="1671B61D" w14:textId="77777777" w:rsidR="00E67861" w:rsidRPr="00E67861" w:rsidRDefault="00E67861" w:rsidP="00E67861">
      <w:pPr>
        <w:rPr>
          <w:ins w:id="1063" w:author="Eric Robertson" w:date="2016-10-18T14:30:00Z"/>
        </w:rPr>
        <w:pPrChange w:id="1064" w:author="Eric Robertson" w:date="2016-10-18T14:34:00Z">
          <w:pPr>
            <w:spacing w:after="240"/>
            <w:jc w:val="both"/>
          </w:pPr>
        </w:pPrChange>
      </w:pPr>
    </w:p>
    <w:p w14:paraId="69B9C492" w14:textId="77777777" w:rsidR="00656DD2" w:rsidRPr="009B3311" w:rsidRDefault="00656DD2" w:rsidP="009B3311">
      <w:pPr>
        <w:pPrChange w:id="1065" w:author="Eric Robertson" w:date="2016-10-18T14:23:00Z">
          <w:pPr>
            <w:spacing w:after="240"/>
            <w:jc w:val="both"/>
          </w:pPr>
        </w:pPrChange>
      </w:pPr>
    </w:p>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656DD2" w:rsidRDefault="00656DD2">
      <w:r>
        <w:separator/>
      </w:r>
    </w:p>
  </w:endnote>
  <w:endnote w:type="continuationSeparator" w:id="0">
    <w:p w14:paraId="114A74D6" w14:textId="77777777" w:rsidR="00656DD2" w:rsidRDefault="00656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656DD2" w:rsidRDefault="00656DD2"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656DD2" w:rsidRDefault="00656DD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656DD2" w:rsidRPr="00E407F7" w:rsidRDefault="00656DD2"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656DD2" w:rsidRPr="00AA3D31" w:rsidRDefault="00656DD2"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E67861">
      <w:rPr>
        <w:rStyle w:val="PageNumber"/>
        <w:noProof/>
      </w:rPr>
      <w:t>36</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656DD2" w:rsidRDefault="00656DD2"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E67861">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656DD2" w:rsidRPr="00AA3D31" w:rsidRDefault="00656DD2"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E67861">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656DD2" w:rsidRDefault="00656DD2">
      <w:r>
        <w:separator/>
      </w:r>
    </w:p>
  </w:footnote>
  <w:footnote w:type="continuationSeparator" w:id="0">
    <w:p w14:paraId="0EB57BFA" w14:textId="77777777" w:rsidR="00656DD2" w:rsidRDefault="00656D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656DD2" w:rsidRDefault="00656DD2">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656DD2" w:rsidRDefault="00656DD2"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w:t>
    </w:r>
    <w:proofErr w:type="spellStart"/>
    <w:r>
      <w:t>MediFor</w:t>
    </w:r>
    <w:proofErr w:type="spellEnd"/>
    <w:r>
      <w:t xml:space="preserve"> Journaling Tool          </w:t>
    </w:r>
  </w:p>
  <w:p w14:paraId="439F9778" w14:textId="77777777" w:rsidR="00656DD2" w:rsidRDefault="00656DD2" w:rsidP="00AA3D31">
    <w:pPr>
      <w:pStyle w:val="Header"/>
      <w:pBdr>
        <w:bottom w:val="single" w:sz="4" w:space="1" w:color="auto"/>
      </w:pBdr>
    </w:pPr>
    <w:r>
      <w:t xml:space="preserve">                                                                                                                                                                      20 July 2016</w:t>
    </w:r>
  </w:p>
  <w:p w14:paraId="5C82BF31" w14:textId="77777777" w:rsidR="00656DD2" w:rsidRPr="00C8740A" w:rsidRDefault="00656DD2"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656DD2" w:rsidRDefault="00656DD2">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656DD2" w:rsidRDefault="00656DD2">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656DD2" w:rsidRDefault="00656DD2">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656DD2" w:rsidRDefault="00656DD2"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55975C17" w14:textId="77777777" w:rsidR="00656DD2" w:rsidRDefault="00656DD2"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656DD2" w:rsidRDefault="00656DD2">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656DD2" w:rsidRDefault="00656DD2"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14:paraId="3A8566EE" w14:textId="77777777" w:rsidR="00656DD2" w:rsidRDefault="00656DD2" w:rsidP="00AA3D31">
    <w:pPr>
      <w:pStyle w:val="Header"/>
      <w:pBdr>
        <w:bottom w:val="single" w:sz="4" w:space="1" w:color="auto"/>
      </w:pBdr>
    </w:pPr>
    <w:r>
      <w:t xml:space="preserve">                                                                                                                                                                 22 August 2016</w:t>
    </w:r>
  </w:p>
  <w:p w14:paraId="2ACA8FAE" w14:textId="77777777" w:rsidR="00656DD2" w:rsidRPr="00C8740A" w:rsidRDefault="00656DD2"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656DD2" w:rsidRDefault="00656DD2">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7">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7"/>
  </w:num>
  <w:num w:numId="2">
    <w:abstractNumId w:val="3"/>
  </w:num>
  <w:num w:numId="3">
    <w:abstractNumId w:val="9"/>
  </w:num>
  <w:num w:numId="4">
    <w:abstractNumId w:val="7"/>
  </w:num>
  <w:num w:numId="5">
    <w:abstractNumId w:val="8"/>
  </w:num>
  <w:num w:numId="6">
    <w:abstractNumId w:val="23"/>
  </w:num>
  <w:num w:numId="7">
    <w:abstractNumId w:val="6"/>
  </w:num>
  <w:num w:numId="8">
    <w:abstractNumId w:val="5"/>
  </w:num>
  <w:num w:numId="9">
    <w:abstractNumId w:val="4"/>
  </w:num>
  <w:num w:numId="10">
    <w:abstractNumId w:val="2"/>
  </w:num>
  <w:num w:numId="11">
    <w:abstractNumId w:val="1"/>
  </w:num>
  <w:num w:numId="12">
    <w:abstractNumId w:val="0"/>
  </w:num>
  <w:num w:numId="13">
    <w:abstractNumId w:val="26"/>
  </w:num>
  <w:num w:numId="14">
    <w:abstractNumId w:val="14"/>
  </w:num>
  <w:num w:numId="15">
    <w:abstractNumId w:val="12"/>
  </w:num>
  <w:num w:numId="16">
    <w:abstractNumId w:val="20"/>
  </w:num>
  <w:num w:numId="17">
    <w:abstractNumId w:val="24"/>
  </w:num>
  <w:num w:numId="18">
    <w:abstractNumId w:val="13"/>
  </w:num>
  <w:num w:numId="19">
    <w:abstractNumId w:val="18"/>
  </w:num>
  <w:num w:numId="20">
    <w:abstractNumId w:val="10"/>
  </w:num>
  <w:num w:numId="21">
    <w:abstractNumId w:val="17"/>
  </w:num>
  <w:num w:numId="22">
    <w:abstractNumId w:val="15"/>
  </w:num>
  <w:num w:numId="23">
    <w:abstractNumId w:val="21"/>
  </w:num>
  <w:num w:numId="24">
    <w:abstractNumId w:val="19"/>
  </w:num>
  <w:num w:numId="25">
    <w:abstractNumId w:val="22"/>
  </w:num>
  <w:num w:numId="26">
    <w:abstractNumId w:val="11"/>
  </w:num>
  <w:num w:numId="27">
    <w:abstractNumId w:val="16"/>
  </w:num>
  <w:num w:numId="28">
    <w:abstractNumId w:val="25"/>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D12"/>
    <w:rsid w:val="000F4745"/>
    <w:rsid w:val="000F4C4C"/>
    <w:rsid w:val="000F71E6"/>
    <w:rsid w:val="0010040E"/>
    <w:rsid w:val="0010287C"/>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0728"/>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0" w:author="Eric Robertson" w:date="2016-10-06T12:01:00Z">
        <w:pPr>
          <w:spacing w:before="120" w:after="240"/>
          <w:jc w:val="center"/>
        </w:pPr>
      </w:pPrChange>
    </w:pPr>
    <w:rPr>
      <w:bCs/>
      <w:i/>
      <w:rPrChange w:id="0"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1" w:author="Eric Robertson" w:date="2016-10-06T12:01:00Z">
        <w:pPr>
          <w:spacing w:before="120" w:after="240"/>
          <w:jc w:val="center"/>
        </w:pPr>
      </w:pPrChange>
    </w:pPr>
    <w:rPr>
      <w:bCs/>
      <w:i/>
      <w:rPrChange w:id="1"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7.png"/><Relationship Id="rId51" Type="http://schemas.openxmlformats.org/officeDocument/2006/relationships/image" Target="media/image18.jpg"/><Relationship Id="rId52" Type="http://schemas.openxmlformats.org/officeDocument/2006/relationships/image" Target="media/image19.png"/><Relationship Id="rId53" Type="http://schemas.openxmlformats.org/officeDocument/2006/relationships/image" Target="media/image20.jpg"/><Relationship Id="rId54" Type="http://schemas.openxmlformats.org/officeDocument/2006/relationships/hyperlink" Target="https://en.wikipedia.org/wiki/Structural_similarity" TargetMode="External"/><Relationship Id="rId55" Type="http://schemas.openxmlformats.org/officeDocument/2006/relationships/hyperlink" Target="https://en.wikipedia.org/wiki/Peak_signal-to-noise_ratio" TargetMode="Externa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jpg"/><Relationship Id="rId45" Type="http://schemas.openxmlformats.org/officeDocument/2006/relationships/image" Target="media/image12.jp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F769DC92-3767-F444-BA82-5CD089CAA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40</Pages>
  <Words>8607</Words>
  <Characters>49063</Characters>
  <Application>Microsoft Macintosh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57555</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39</cp:revision>
  <cp:lastPrinted>2011-03-17T12:18:00Z</cp:lastPrinted>
  <dcterms:created xsi:type="dcterms:W3CDTF">2016-08-27T01:26:00Z</dcterms:created>
  <dcterms:modified xsi:type="dcterms:W3CDTF">2016-10-18T18:35:00Z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