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2E5FD051" w:rsidR="00D002E0" w:rsidRDefault="00A27DCE" w:rsidP="00D002E0">
      <w:pPr>
        <w:spacing w:before="800" w:after="240"/>
        <w:jc w:val="center"/>
        <w:rPr>
          <w:b/>
          <w:bCs/>
          <w:sz w:val="32"/>
        </w:rPr>
      </w:pPr>
      <w:r>
        <w:rPr>
          <w:b/>
          <w:bCs/>
          <w:sz w:val="32"/>
        </w:rPr>
        <w:t>2</w:t>
      </w:r>
      <w:r w:rsidR="00264E83">
        <w:rPr>
          <w:b/>
          <w:bCs/>
          <w:sz w:val="32"/>
        </w:rPr>
        <w:t xml:space="preserve">5 August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77777777" w:rsidR="00866C13" w:rsidRPr="00866C13" w:rsidRDefault="00866C13" w:rsidP="002657D4">
            <w:pPr>
              <w:widowControl w:val="0"/>
              <w:jc w:val="center"/>
            </w:pPr>
          </w:p>
        </w:tc>
        <w:tc>
          <w:tcPr>
            <w:tcW w:w="5309" w:type="dxa"/>
            <w:vAlign w:val="center"/>
          </w:tcPr>
          <w:p w14:paraId="0ED730C0" w14:textId="77777777" w:rsidR="00866C13" w:rsidRPr="00866C13" w:rsidRDefault="00866C13" w:rsidP="002657D4">
            <w:pPr>
              <w:widowControl w:val="0"/>
            </w:pP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77777777" w:rsidR="00866C13" w:rsidRPr="00866C13" w:rsidRDefault="00866C13" w:rsidP="002657D4">
            <w:pPr>
              <w:widowControl w:val="0"/>
              <w:jc w:val="center"/>
            </w:pPr>
          </w:p>
        </w:tc>
        <w:tc>
          <w:tcPr>
            <w:tcW w:w="5309" w:type="dxa"/>
            <w:vAlign w:val="center"/>
          </w:tcPr>
          <w:p w14:paraId="3C556EF2" w14:textId="77777777" w:rsidR="00866C13" w:rsidRPr="00866C13" w:rsidRDefault="00866C13" w:rsidP="002657D4">
            <w:pPr>
              <w:widowControl w:val="0"/>
            </w:pP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031CE41E" w14:textId="77777777" w:rsidR="00AD19BD" w:rsidRDefault="00A27DCE">
      <w:pPr>
        <w:pStyle w:val="TOC1"/>
        <w:tabs>
          <w:tab w:val="left" w:pos="400"/>
          <w:tab w:val="right" w:leader="dot" w:pos="9350"/>
        </w:tabs>
        <w:rPr>
          <w:ins w:id="0" w:author="Andrew Smith" w:date="2016-08-25T17:20:00Z"/>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ins w:id="1" w:author="Andrew Smith" w:date="2016-08-25T17:20:00Z">
        <w:r w:rsidR="00AD19BD" w:rsidRPr="00495C2E">
          <w:rPr>
            <w:rStyle w:val="Hyperlink"/>
            <w:noProof/>
          </w:rPr>
          <w:fldChar w:fldCharType="begin"/>
        </w:r>
        <w:r w:rsidR="00AD19BD" w:rsidRPr="00495C2E">
          <w:rPr>
            <w:rStyle w:val="Hyperlink"/>
            <w:noProof/>
          </w:rPr>
          <w:instrText xml:space="preserve"> </w:instrText>
        </w:r>
        <w:r w:rsidR="00AD19BD">
          <w:rPr>
            <w:noProof/>
          </w:rPr>
          <w:instrText>HYPERLINK \l "_Toc459908941"</w:instrText>
        </w:r>
        <w:r w:rsidR="00AD19BD" w:rsidRPr="00495C2E">
          <w:rPr>
            <w:rStyle w:val="Hyperlink"/>
            <w:noProof/>
          </w:rPr>
          <w:instrText xml:space="preserve"> </w:instrText>
        </w:r>
        <w:r w:rsidR="00AD19BD" w:rsidRPr="00495C2E">
          <w:rPr>
            <w:rStyle w:val="Hyperlink"/>
            <w:noProof/>
          </w:rPr>
          <w:fldChar w:fldCharType="separate"/>
        </w:r>
        <w:r w:rsidR="00AD19BD" w:rsidRPr="00495C2E">
          <w:rPr>
            <w:rStyle w:val="Hyperlink"/>
            <w:noProof/>
          </w:rPr>
          <w:t>1.</w:t>
        </w:r>
        <w:r w:rsidR="00AD19BD">
          <w:rPr>
            <w:rFonts w:asciiTheme="minorHAnsi" w:eastAsiaTheme="minorEastAsia" w:hAnsiTheme="minorHAnsi" w:cstheme="minorBidi"/>
            <w:b w:val="0"/>
            <w:bCs w:val="0"/>
            <w:caps w:val="0"/>
            <w:noProof/>
            <w:szCs w:val="22"/>
          </w:rPr>
          <w:tab/>
        </w:r>
        <w:r w:rsidR="00AD19BD" w:rsidRPr="00495C2E">
          <w:rPr>
            <w:rStyle w:val="Hyperlink"/>
            <w:noProof/>
          </w:rPr>
          <w:t>Overview</w:t>
        </w:r>
        <w:r w:rsidR="00AD19BD">
          <w:rPr>
            <w:noProof/>
            <w:webHidden/>
          </w:rPr>
          <w:tab/>
        </w:r>
        <w:r w:rsidR="00AD19BD">
          <w:rPr>
            <w:noProof/>
            <w:webHidden/>
          </w:rPr>
          <w:fldChar w:fldCharType="begin"/>
        </w:r>
        <w:r w:rsidR="00AD19BD">
          <w:rPr>
            <w:noProof/>
            <w:webHidden/>
          </w:rPr>
          <w:instrText xml:space="preserve"> PAGEREF _Toc459908941 \h </w:instrText>
        </w:r>
      </w:ins>
      <w:r w:rsidR="00AD19BD">
        <w:rPr>
          <w:noProof/>
          <w:webHidden/>
        </w:rPr>
      </w:r>
      <w:r w:rsidR="00AD19BD">
        <w:rPr>
          <w:noProof/>
          <w:webHidden/>
        </w:rPr>
        <w:fldChar w:fldCharType="separate"/>
      </w:r>
      <w:ins w:id="2" w:author="Andrew Smith" w:date="2016-08-25T17:20:00Z">
        <w:r w:rsidR="00AD19BD">
          <w:rPr>
            <w:noProof/>
            <w:webHidden/>
          </w:rPr>
          <w:t>1</w:t>
        </w:r>
        <w:r w:rsidR="00AD19BD">
          <w:rPr>
            <w:noProof/>
            <w:webHidden/>
          </w:rPr>
          <w:fldChar w:fldCharType="end"/>
        </w:r>
        <w:r w:rsidR="00AD19BD" w:rsidRPr="00495C2E">
          <w:rPr>
            <w:rStyle w:val="Hyperlink"/>
            <w:noProof/>
          </w:rPr>
          <w:fldChar w:fldCharType="end"/>
        </w:r>
      </w:ins>
    </w:p>
    <w:p w14:paraId="06680F38" w14:textId="77777777" w:rsidR="00AD19BD" w:rsidRDefault="00AD19BD">
      <w:pPr>
        <w:pStyle w:val="TOC1"/>
        <w:tabs>
          <w:tab w:val="left" w:pos="400"/>
          <w:tab w:val="right" w:leader="dot" w:pos="9350"/>
        </w:tabs>
        <w:rPr>
          <w:ins w:id="3" w:author="Andrew Smith" w:date="2016-08-25T17:20:00Z"/>
          <w:rFonts w:asciiTheme="minorHAnsi" w:eastAsiaTheme="minorEastAsia" w:hAnsiTheme="minorHAnsi" w:cstheme="minorBidi"/>
          <w:b w:val="0"/>
          <w:bCs w:val="0"/>
          <w:caps w:val="0"/>
          <w:noProof/>
          <w:szCs w:val="22"/>
        </w:rPr>
      </w:pPr>
      <w:ins w:id="4"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"_Toc459908942"</w:instrText>
        </w:r>
        <w:r w:rsidRPr="00495C2E">
          <w:rPr>
            <w:rStyle w:val="Hyperlink"/>
            <w:noProof/>
          </w:rPr>
          <w:instrText xml:space="preserve"> </w:instrText>
        </w:r>
        <w:r w:rsidRPr="00495C2E">
          <w:rPr>
            <w:rStyle w:val="Hyperlink"/>
            <w:noProof/>
          </w:rPr>
          <w:fldChar w:fldCharType="separate"/>
        </w:r>
        <w:r w:rsidRPr="00495C2E">
          <w:rPr>
            <w:rStyle w:val="Hyperlink"/>
            <w:noProof/>
          </w:rPr>
          <w:t>2.</w:t>
        </w:r>
        <w:r>
          <w:rPr>
            <w:rFonts w:asciiTheme="minorHAnsi" w:eastAsiaTheme="minorEastAsia" w:hAnsiTheme="minorHAnsi" w:cstheme="minorBidi"/>
            <w:b w:val="0"/>
            <w:bCs w:val="0"/>
            <w:caps w:val="0"/>
            <w:noProof/>
            <w:szCs w:val="22"/>
          </w:rPr>
          <w:tab/>
        </w:r>
        <w:r w:rsidRPr="00495C2E">
          <w:rPr>
            <w:rStyle w:val="Hyperlink"/>
            <w:noProof/>
          </w:rPr>
          <w:t>Installation</w:t>
        </w:r>
        <w:r>
          <w:rPr>
            <w:noProof/>
            <w:webHidden/>
          </w:rPr>
          <w:tab/>
        </w:r>
        <w:r>
          <w:rPr>
            <w:noProof/>
            <w:webHidden/>
          </w:rPr>
          <w:fldChar w:fldCharType="begin"/>
        </w:r>
        <w:r>
          <w:rPr>
            <w:noProof/>
            <w:webHidden/>
          </w:rPr>
          <w:instrText xml:space="preserve"> PAGEREF _Toc459908942 \h </w:instrText>
        </w:r>
      </w:ins>
      <w:r>
        <w:rPr>
          <w:noProof/>
          <w:webHidden/>
        </w:rPr>
      </w:r>
      <w:r>
        <w:rPr>
          <w:noProof/>
          <w:webHidden/>
        </w:rPr>
        <w:fldChar w:fldCharType="separate"/>
      </w:r>
      <w:ins w:id="5" w:author="Andrew Smith" w:date="2016-08-25T17:20:00Z">
        <w:r>
          <w:rPr>
            <w:noProof/>
            <w:webHidden/>
          </w:rPr>
          <w:t>1</w:t>
        </w:r>
        <w:r>
          <w:rPr>
            <w:noProof/>
            <w:webHidden/>
          </w:rPr>
          <w:fldChar w:fldCharType="end"/>
        </w:r>
        <w:r w:rsidRPr="00495C2E">
          <w:rPr>
            <w:rStyle w:val="Hyperlink"/>
            <w:noProof/>
          </w:rPr>
          <w:fldChar w:fldCharType="end"/>
        </w:r>
      </w:ins>
    </w:p>
    <w:p w14:paraId="611C9349" w14:textId="77777777" w:rsidR="00AD19BD" w:rsidRDefault="00AD19BD">
      <w:pPr>
        <w:pStyle w:val="TOC2"/>
        <w:rPr>
          <w:ins w:id="6" w:author="Andrew Smith" w:date="2016-08-25T17:20:00Z"/>
          <w:rFonts w:asciiTheme="minorHAnsi" w:eastAsiaTheme="minorEastAsia" w:hAnsiTheme="minorHAnsi" w:cstheme="minorBidi"/>
          <w:noProof/>
          <w:szCs w:val="22"/>
        </w:rPr>
      </w:pPr>
      <w:ins w:id="7"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"_Toc459908943"</w:instrText>
        </w:r>
        <w:r w:rsidRPr="00495C2E">
          <w:rPr>
            <w:rStyle w:val="Hyperlink"/>
            <w:noProof/>
          </w:rPr>
          <w:instrText xml:space="preserve"> </w:instrText>
        </w:r>
        <w:r w:rsidRPr="00495C2E">
          <w:rPr>
            <w:rStyle w:val="Hyperlink"/>
            <w:noProof/>
          </w:rPr>
          <w:fldChar w:fldCharType="separate"/>
        </w:r>
        <w:r w:rsidRPr="00495C2E">
          <w:rPr>
            <w:rStyle w:val="Hyperlink"/>
            <w:noProof/>
          </w:rPr>
          <w:t>2.1</w:t>
        </w:r>
        <w:r>
          <w:rPr>
            <w:rFonts w:asciiTheme="minorHAnsi" w:eastAsiaTheme="minorEastAsia" w:hAnsiTheme="minorHAnsi" w:cstheme="minorBidi"/>
            <w:noProof/>
            <w:szCs w:val="22"/>
          </w:rPr>
          <w:tab/>
        </w:r>
        <w:r w:rsidRPr="00495C2E">
          <w:rPr>
            <w:rStyle w:val="Hyperlink"/>
            <w:noProof/>
          </w:rPr>
          <w:t>Dependencies</w:t>
        </w:r>
        <w:r>
          <w:rPr>
            <w:noProof/>
            <w:webHidden/>
          </w:rPr>
          <w:tab/>
        </w:r>
        <w:r>
          <w:rPr>
            <w:noProof/>
            <w:webHidden/>
          </w:rPr>
          <w:fldChar w:fldCharType="begin"/>
        </w:r>
        <w:r>
          <w:rPr>
            <w:noProof/>
            <w:webHidden/>
          </w:rPr>
          <w:instrText xml:space="preserve"> PAGEREF _Toc459908943 \h </w:instrText>
        </w:r>
      </w:ins>
      <w:r>
        <w:rPr>
          <w:noProof/>
          <w:webHidden/>
        </w:rPr>
      </w:r>
      <w:r>
        <w:rPr>
          <w:noProof/>
          <w:webHidden/>
        </w:rPr>
        <w:fldChar w:fldCharType="separate"/>
      </w:r>
      <w:ins w:id="8" w:author="Andrew Smith" w:date="2016-08-25T17:20:00Z">
        <w:r>
          <w:rPr>
            <w:noProof/>
            <w:webHidden/>
          </w:rPr>
          <w:t>2</w:t>
        </w:r>
        <w:r>
          <w:rPr>
            <w:noProof/>
            <w:webHidden/>
          </w:rPr>
          <w:fldChar w:fldCharType="end"/>
        </w:r>
        <w:r w:rsidRPr="00495C2E">
          <w:rPr>
            <w:rStyle w:val="Hyperlink"/>
            <w:noProof/>
          </w:rPr>
          <w:fldChar w:fldCharType="end"/>
        </w:r>
      </w:ins>
    </w:p>
    <w:p w14:paraId="204B5458" w14:textId="77777777" w:rsidR="00AD19BD" w:rsidRDefault="00AD19BD">
      <w:pPr>
        <w:pStyle w:val="TOC1"/>
        <w:tabs>
          <w:tab w:val="left" w:pos="400"/>
          <w:tab w:val="right" w:leader="dot" w:pos="9350"/>
        </w:tabs>
        <w:rPr>
          <w:ins w:id="9" w:author="Andrew Smith" w:date="2016-08-25T17:20:00Z"/>
          <w:rFonts w:asciiTheme="minorHAnsi" w:eastAsiaTheme="minorEastAsia" w:hAnsiTheme="minorHAnsi" w:cstheme="minorBidi"/>
          <w:b w:val="0"/>
          <w:bCs w:val="0"/>
          <w:caps w:val="0"/>
          <w:noProof/>
          <w:szCs w:val="22"/>
        </w:rPr>
      </w:pPr>
      <w:ins w:id="10"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"_Toc459908944"</w:instrText>
        </w:r>
        <w:r w:rsidRPr="00495C2E">
          <w:rPr>
            <w:rStyle w:val="Hyperlink"/>
            <w:noProof/>
          </w:rPr>
          <w:instrText xml:space="preserve"> </w:instrText>
        </w:r>
        <w:r w:rsidRPr="00495C2E">
          <w:rPr>
            <w:rStyle w:val="Hyperlink"/>
            <w:noProof/>
          </w:rPr>
          <w:fldChar w:fldCharType="separate"/>
        </w:r>
        <w:r w:rsidRPr="00495C2E">
          <w:rPr>
            <w:rStyle w:val="Hyperlink"/>
            <w:noProof/>
          </w:rPr>
          <w:t>3.</w:t>
        </w:r>
        <w:r>
          <w:rPr>
            <w:rFonts w:asciiTheme="minorHAnsi" w:eastAsiaTheme="minorEastAsia" w:hAnsiTheme="minorHAnsi" w:cstheme="minorBidi"/>
            <w:b w:val="0"/>
            <w:bCs w:val="0"/>
            <w:caps w:val="0"/>
            <w:noProof/>
            <w:szCs w:val="22"/>
          </w:rPr>
          <w:tab/>
        </w:r>
        <w:r w:rsidRPr="00495C2E">
          <w:rPr>
            <w:rStyle w:val="Hyperlink"/>
            <w:noProof/>
          </w:rPr>
          <w:t>General Operation</w:t>
        </w:r>
        <w:r>
          <w:rPr>
            <w:noProof/>
            <w:webHidden/>
          </w:rPr>
          <w:tab/>
        </w:r>
        <w:r>
          <w:rPr>
            <w:noProof/>
            <w:webHidden/>
          </w:rPr>
          <w:fldChar w:fldCharType="begin"/>
        </w:r>
        <w:r>
          <w:rPr>
            <w:noProof/>
            <w:webHidden/>
          </w:rPr>
          <w:instrText xml:space="preserve"> PAGEREF _Toc459908944 \h </w:instrText>
        </w:r>
      </w:ins>
      <w:r>
        <w:rPr>
          <w:noProof/>
          <w:webHidden/>
        </w:rPr>
      </w:r>
      <w:r>
        <w:rPr>
          <w:noProof/>
          <w:webHidden/>
        </w:rPr>
        <w:fldChar w:fldCharType="separate"/>
      </w:r>
      <w:ins w:id="11" w:author="Andrew Smith" w:date="2016-08-25T17:20:00Z">
        <w:r>
          <w:rPr>
            <w:noProof/>
            <w:webHidden/>
          </w:rPr>
          <w:t>3</w:t>
        </w:r>
        <w:r>
          <w:rPr>
            <w:noProof/>
            <w:webHidden/>
          </w:rPr>
          <w:fldChar w:fldCharType="end"/>
        </w:r>
        <w:r w:rsidRPr="00495C2E">
          <w:rPr>
            <w:rStyle w:val="Hyperlink"/>
            <w:noProof/>
          </w:rPr>
          <w:fldChar w:fldCharType="end"/>
        </w:r>
      </w:ins>
    </w:p>
    <w:p w14:paraId="04EF6FB1" w14:textId="77777777" w:rsidR="00AD19BD" w:rsidRDefault="00AD19BD">
      <w:pPr>
        <w:pStyle w:val="TOC2"/>
        <w:rPr>
          <w:ins w:id="12" w:author="Andrew Smith" w:date="2016-08-25T17:20:00Z"/>
          <w:rFonts w:asciiTheme="minorHAnsi" w:eastAsiaTheme="minorEastAsia" w:hAnsiTheme="minorHAnsi" w:cstheme="minorBidi"/>
          <w:noProof/>
          <w:szCs w:val="22"/>
        </w:rPr>
      </w:pPr>
      <w:ins w:id="13"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"_Toc459908945"</w:instrText>
        </w:r>
        <w:r w:rsidRPr="00495C2E">
          <w:rPr>
            <w:rStyle w:val="Hyperlink"/>
            <w:noProof/>
          </w:rPr>
          <w:instrText xml:space="preserve"> </w:instrText>
        </w:r>
        <w:r w:rsidRPr="00495C2E">
          <w:rPr>
            <w:rStyle w:val="Hyperlink"/>
            <w:noProof/>
          </w:rPr>
          <w:fldChar w:fldCharType="separate"/>
        </w:r>
        <w:r w:rsidRPr="00495C2E">
          <w:rPr>
            <w:rStyle w:val="Hyperlink"/>
            <w:iCs/>
            <w:noProof/>
          </w:rPr>
          <w:t>3.1</w:t>
        </w:r>
        <w:r>
          <w:rPr>
            <w:rFonts w:asciiTheme="minorHAnsi" w:eastAsiaTheme="minorEastAsia" w:hAnsiTheme="minorHAnsi" w:cstheme="minorBidi"/>
            <w:noProof/>
            <w:szCs w:val="22"/>
          </w:rPr>
          <w:tab/>
        </w:r>
        <w:r w:rsidRPr="00495C2E">
          <w:rPr>
            <w:rStyle w:val="Hyperlink"/>
            <w:iCs/>
            <w:noProof/>
          </w:rPr>
          <w:t>Starting the UI</w:t>
        </w:r>
        <w:r>
          <w:rPr>
            <w:noProof/>
            <w:webHidden/>
          </w:rPr>
          <w:tab/>
        </w:r>
        <w:r>
          <w:rPr>
            <w:noProof/>
            <w:webHidden/>
          </w:rPr>
          <w:fldChar w:fldCharType="begin"/>
        </w:r>
        <w:r>
          <w:rPr>
            <w:noProof/>
            <w:webHidden/>
          </w:rPr>
          <w:instrText xml:space="preserve"> PAGEREF _Toc459908945 \h </w:instrText>
        </w:r>
      </w:ins>
      <w:r>
        <w:rPr>
          <w:noProof/>
          <w:webHidden/>
        </w:rPr>
      </w:r>
      <w:r>
        <w:rPr>
          <w:noProof/>
          <w:webHidden/>
        </w:rPr>
        <w:fldChar w:fldCharType="separate"/>
      </w:r>
      <w:ins w:id="14" w:author="Andrew Smith" w:date="2016-08-25T17:20:00Z">
        <w:r>
          <w:rPr>
            <w:noProof/>
            <w:webHidden/>
          </w:rPr>
          <w:t>3</w:t>
        </w:r>
        <w:r>
          <w:rPr>
            <w:noProof/>
            <w:webHidden/>
          </w:rPr>
          <w:fldChar w:fldCharType="end"/>
        </w:r>
        <w:r w:rsidRPr="00495C2E">
          <w:rPr>
            <w:rStyle w:val="Hyperlink"/>
            <w:noProof/>
          </w:rPr>
          <w:fldChar w:fldCharType="end"/>
        </w:r>
      </w:ins>
    </w:p>
    <w:p w14:paraId="709C83DB" w14:textId="77777777" w:rsidR="00AD19BD" w:rsidRDefault="00AD19BD">
      <w:pPr>
        <w:pStyle w:val="TOC3"/>
        <w:tabs>
          <w:tab w:val="left" w:pos="1200"/>
          <w:tab w:val="right" w:leader="dot" w:pos="9350"/>
        </w:tabs>
        <w:rPr>
          <w:ins w:id="15" w:author="Andrew Smith" w:date="2016-08-25T17:20:00Z"/>
          <w:rFonts w:eastAsiaTheme="minorEastAsia" w:cstheme="minorBidi"/>
          <w:i w:val="0"/>
          <w:iCs w:val="0"/>
          <w:noProof/>
          <w:sz w:val="22"/>
          <w:szCs w:val="22"/>
        </w:rPr>
      </w:pPr>
      <w:ins w:id="16"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"_Toc459908946"</w:instrText>
        </w:r>
        <w:r w:rsidRPr="00495C2E">
          <w:rPr>
            <w:rStyle w:val="Hyperlink"/>
            <w:noProof/>
          </w:rPr>
          <w:instrText xml:space="preserve"> </w:instrText>
        </w:r>
        <w:r w:rsidRPr="00495C2E">
          <w:rPr>
            <w:rStyle w:val="Hyperlink"/>
            <w:noProof/>
          </w:rPr>
          <w:fldChar w:fldCharType="separate"/>
        </w:r>
        <w:r w:rsidRPr="00495C2E">
          <w:rPr>
            <w:rStyle w:val="Hyperlink"/>
            <w:noProof/>
          </w:rPr>
          <w:t>3.1.1</w:t>
        </w:r>
        <w:r>
          <w:rPr>
            <w:rFonts w:eastAsiaTheme="minorEastAsia" w:cstheme="minorBidi"/>
            <w:i w:val="0"/>
            <w:iCs w:val="0"/>
            <w:noProof/>
            <w:sz w:val="22"/>
            <w:szCs w:val="22"/>
          </w:rPr>
          <w:tab/>
        </w:r>
        <w:r w:rsidRPr="00495C2E">
          <w:rPr>
            <w:rStyle w:val="Hyperlink"/>
            <w:noProof/>
          </w:rPr>
          <w:t>Video Mode</w:t>
        </w:r>
        <w:r>
          <w:rPr>
            <w:noProof/>
            <w:webHidden/>
          </w:rPr>
          <w:tab/>
        </w:r>
        <w:r>
          <w:rPr>
            <w:noProof/>
            <w:webHidden/>
          </w:rPr>
          <w:fldChar w:fldCharType="begin"/>
        </w:r>
        <w:r>
          <w:rPr>
            <w:noProof/>
            <w:webHidden/>
          </w:rPr>
          <w:instrText xml:space="preserve"> PAGEREF _Toc459908946 \h </w:instrText>
        </w:r>
      </w:ins>
      <w:r>
        <w:rPr>
          <w:noProof/>
          <w:webHidden/>
        </w:rPr>
      </w:r>
      <w:r>
        <w:rPr>
          <w:noProof/>
          <w:webHidden/>
        </w:rPr>
        <w:fldChar w:fldCharType="separate"/>
      </w:r>
      <w:ins w:id="17" w:author="Andrew Smith" w:date="2016-08-25T17:20:00Z">
        <w:r>
          <w:rPr>
            <w:noProof/>
            <w:webHidden/>
          </w:rPr>
          <w:t>4</w:t>
        </w:r>
        <w:r>
          <w:rPr>
            <w:noProof/>
            <w:webHidden/>
          </w:rPr>
          <w:fldChar w:fldCharType="end"/>
        </w:r>
        <w:r w:rsidRPr="00495C2E">
          <w:rPr>
            <w:rStyle w:val="Hyperlink"/>
            <w:noProof/>
          </w:rPr>
          <w:fldChar w:fldCharType="end"/>
        </w:r>
      </w:ins>
    </w:p>
    <w:p w14:paraId="3F7B6F5B" w14:textId="77777777" w:rsidR="00AD19BD" w:rsidRDefault="00AD19BD">
      <w:pPr>
        <w:pStyle w:val="TOC2"/>
        <w:rPr>
          <w:ins w:id="18" w:author="Andrew Smith" w:date="2016-08-25T17:20:00Z"/>
          <w:rFonts w:asciiTheme="minorHAnsi" w:eastAsiaTheme="minorEastAsia" w:hAnsiTheme="minorHAnsi" w:cstheme="minorBidi"/>
          <w:noProof/>
          <w:szCs w:val="22"/>
        </w:rPr>
      </w:pPr>
      <w:ins w:id="19"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"_Toc459908947"</w:instrText>
        </w:r>
        <w:r w:rsidRPr="00495C2E">
          <w:rPr>
            <w:rStyle w:val="Hyperlink"/>
            <w:noProof/>
          </w:rPr>
          <w:instrText xml:space="preserve"> </w:instrText>
        </w:r>
        <w:r w:rsidRPr="00495C2E">
          <w:rPr>
            <w:rStyle w:val="Hyperlink"/>
            <w:noProof/>
          </w:rPr>
          <w:fldChar w:fldCharType="separate"/>
        </w:r>
        <w:r w:rsidRPr="00495C2E">
          <w:rPr>
            <w:rStyle w:val="Hyperlink"/>
            <w:noProof/>
          </w:rPr>
          <w:t>3.2</w:t>
        </w:r>
        <w:r>
          <w:rPr>
            <w:rFonts w:asciiTheme="minorHAnsi" w:eastAsiaTheme="minorEastAsia" w:hAnsiTheme="minorHAnsi" w:cstheme="minorBidi"/>
            <w:noProof/>
            <w:szCs w:val="22"/>
          </w:rPr>
          <w:tab/>
        </w:r>
        <w:r w:rsidRPr="00495C2E">
          <w:rPr>
            <w:rStyle w:val="Hyperlink"/>
            <w:noProof/>
          </w:rPr>
          <w:t>Projects</w:t>
        </w:r>
        <w:r>
          <w:rPr>
            <w:noProof/>
            <w:webHidden/>
          </w:rPr>
          <w:tab/>
        </w:r>
        <w:r>
          <w:rPr>
            <w:noProof/>
            <w:webHidden/>
          </w:rPr>
          <w:fldChar w:fldCharType="begin"/>
        </w:r>
        <w:r>
          <w:rPr>
            <w:noProof/>
            <w:webHidden/>
          </w:rPr>
          <w:instrText xml:space="preserve"> PAGEREF _Toc459908947 \h </w:instrText>
        </w:r>
      </w:ins>
      <w:r>
        <w:rPr>
          <w:noProof/>
          <w:webHidden/>
        </w:rPr>
      </w:r>
      <w:r>
        <w:rPr>
          <w:noProof/>
          <w:webHidden/>
        </w:rPr>
        <w:fldChar w:fldCharType="separate"/>
      </w:r>
      <w:ins w:id="20" w:author="Andrew Smith" w:date="2016-08-25T17:20:00Z">
        <w:r>
          <w:rPr>
            <w:noProof/>
            <w:webHidden/>
          </w:rPr>
          <w:t>4</w:t>
        </w:r>
        <w:r>
          <w:rPr>
            <w:noProof/>
            <w:webHidden/>
          </w:rPr>
          <w:fldChar w:fldCharType="end"/>
        </w:r>
        <w:r w:rsidRPr="00495C2E">
          <w:rPr>
            <w:rStyle w:val="Hyperlink"/>
            <w:noProof/>
          </w:rPr>
          <w:fldChar w:fldCharType="end"/>
        </w:r>
      </w:ins>
    </w:p>
    <w:p w14:paraId="7D6BC734" w14:textId="77777777" w:rsidR="00AD19BD" w:rsidRDefault="00AD19BD">
      <w:pPr>
        <w:pStyle w:val="TOC2"/>
        <w:rPr>
          <w:ins w:id="21" w:author="Andrew Smith" w:date="2016-08-25T17:20:00Z"/>
          <w:rFonts w:asciiTheme="minorHAnsi" w:eastAsiaTheme="minorEastAsia" w:hAnsiTheme="minorHAnsi" w:cstheme="minorBidi"/>
          <w:noProof/>
          <w:szCs w:val="22"/>
        </w:rPr>
      </w:pPr>
      <w:ins w:id="22"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"_Toc459908948"</w:instrText>
        </w:r>
        <w:r w:rsidRPr="00495C2E">
          <w:rPr>
            <w:rStyle w:val="Hyperlink"/>
            <w:noProof/>
          </w:rPr>
          <w:instrText xml:space="preserve"> </w:instrText>
        </w:r>
        <w:r w:rsidRPr="00495C2E">
          <w:rPr>
            <w:rStyle w:val="Hyperlink"/>
            <w:noProof/>
          </w:rPr>
          <w:fldChar w:fldCharType="separate"/>
        </w:r>
        <w:r w:rsidRPr="00495C2E">
          <w:rPr>
            <w:rStyle w:val="Hyperlink"/>
            <w:noProof/>
          </w:rPr>
          <w:t>3.3</w:t>
        </w:r>
        <w:r>
          <w:rPr>
            <w:rFonts w:asciiTheme="minorHAnsi" w:eastAsiaTheme="minorEastAsia" w:hAnsiTheme="minorHAnsi" w:cstheme="minorBidi"/>
            <w:noProof/>
            <w:szCs w:val="22"/>
          </w:rPr>
          <w:tab/>
        </w:r>
        <w:r w:rsidRPr="00495C2E">
          <w:rPr>
            <w:rStyle w:val="Hyperlink"/>
            <w:noProof/>
          </w:rPr>
          <w:t>Processing</w:t>
        </w:r>
        <w:r>
          <w:rPr>
            <w:noProof/>
            <w:webHidden/>
          </w:rPr>
          <w:tab/>
        </w:r>
        <w:r>
          <w:rPr>
            <w:noProof/>
            <w:webHidden/>
          </w:rPr>
          <w:fldChar w:fldCharType="begin"/>
        </w:r>
        <w:r>
          <w:rPr>
            <w:noProof/>
            <w:webHidden/>
          </w:rPr>
          <w:instrText xml:space="preserve"> PAGEREF _Toc459908948 \h </w:instrText>
        </w:r>
      </w:ins>
      <w:r>
        <w:rPr>
          <w:noProof/>
          <w:webHidden/>
        </w:rPr>
      </w:r>
      <w:r>
        <w:rPr>
          <w:noProof/>
          <w:webHidden/>
        </w:rPr>
        <w:fldChar w:fldCharType="separate"/>
      </w:r>
      <w:ins w:id="23" w:author="Andrew Smith" w:date="2016-08-25T17:20:00Z">
        <w:r>
          <w:rPr>
            <w:noProof/>
            <w:webHidden/>
          </w:rPr>
          <w:t>6</w:t>
        </w:r>
        <w:r>
          <w:rPr>
            <w:noProof/>
            <w:webHidden/>
          </w:rPr>
          <w:fldChar w:fldCharType="end"/>
        </w:r>
        <w:r w:rsidRPr="00495C2E">
          <w:rPr>
            <w:rStyle w:val="Hyperlink"/>
            <w:noProof/>
          </w:rPr>
          <w:fldChar w:fldCharType="end"/>
        </w:r>
      </w:ins>
    </w:p>
    <w:p w14:paraId="2AC60B3B" w14:textId="77777777" w:rsidR="00AD19BD" w:rsidRDefault="00AD19BD">
      <w:pPr>
        <w:pStyle w:val="TOC2"/>
        <w:rPr>
          <w:ins w:id="24" w:author="Andrew Smith" w:date="2016-08-25T17:20:00Z"/>
          <w:rFonts w:asciiTheme="minorHAnsi" w:eastAsiaTheme="minorEastAsia" w:hAnsiTheme="minorHAnsi" w:cstheme="minorBidi"/>
          <w:noProof/>
          <w:szCs w:val="22"/>
        </w:rPr>
      </w:pPr>
      <w:ins w:id="25"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"_Toc459908949"</w:instrText>
        </w:r>
        <w:r w:rsidRPr="00495C2E">
          <w:rPr>
            <w:rStyle w:val="Hyperlink"/>
            <w:noProof/>
          </w:rPr>
          <w:instrText xml:space="preserve"> </w:instrText>
        </w:r>
        <w:r w:rsidRPr="00495C2E">
          <w:rPr>
            <w:rStyle w:val="Hyperlink"/>
            <w:noProof/>
          </w:rPr>
          <w:fldChar w:fldCharType="separate"/>
        </w:r>
        <w:r w:rsidRPr="00495C2E">
          <w:rPr>
            <w:rStyle w:val="Hyperlink"/>
            <w:noProof/>
          </w:rPr>
          <w:t>3.4</w:t>
        </w:r>
        <w:r>
          <w:rPr>
            <w:rFonts w:asciiTheme="minorHAnsi" w:eastAsiaTheme="minorEastAsia" w:hAnsiTheme="minorHAnsi" w:cstheme="minorBidi"/>
            <w:noProof/>
            <w:szCs w:val="22"/>
          </w:rPr>
          <w:tab/>
        </w:r>
        <w:r w:rsidRPr="00495C2E">
          <w:rPr>
            <w:rStyle w:val="Hyperlink"/>
            <w:noProof/>
          </w:rPr>
          <w:t>Workflow</w:t>
        </w:r>
        <w:r>
          <w:rPr>
            <w:noProof/>
            <w:webHidden/>
          </w:rPr>
          <w:tab/>
        </w:r>
        <w:r>
          <w:rPr>
            <w:noProof/>
            <w:webHidden/>
          </w:rPr>
          <w:fldChar w:fldCharType="begin"/>
        </w:r>
        <w:r>
          <w:rPr>
            <w:noProof/>
            <w:webHidden/>
          </w:rPr>
          <w:instrText xml:space="preserve"> PAGEREF _Toc459908949 \h </w:instrText>
        </w:r>
      </w:ins>
      <w:r>
        <w:rPr>
          <w:noProof/>
          <w:webHidden/>
        </w:rPr>
      </w:r>
      <w:r>
        <w:rPr>
          <w:noProof/>
          <w:webHidden/>
        </w:rPr>
        <w:fldChar w:fldCharType="separate"/>
      </w:r>
      <w:ins w:id="26" w:author="Andrew Smith" w:date="2016-08-25T17:20:00Z">
        <w:r>
          <w:rPr>
            <w:noProof/>
            <w:webHidden/>
          </w:rPr>
          <w:t>7</w:t>
        </w:r>
        <w:r>
          <w:rPr>
            <w:noProof/>
            <w:webHidden/>
          </w:rPr>
          <w:fldChar w:fldCharType="end"/>
        </w:r>
        <w:r w:rsidRPr="00495C2E">
          <w:rPr>
            <w:rStyle w:val="Hyperlink"/>
            <w:noProof/>
          </w:rPr>
          <w:fldChar w:fldCharType="end"/>
        </w:r>
      </w:ins>
    </w:p>
    <w:p w14:paraId="0AA99B4C" w14:textId="77777777" w:rsidR="00AD19BD" w:rsidRDefault="00AD19BD">
      <w:pPr>
        <w:pStyle w:val="TOC3"/>
        <w:tabs>
          <w:tab w:val="left" w:pos="1200"/>
          <w:tab w:val="right" w:leader="dot" w:pos="9350"/>
        </w:tabs>
        <w:rPr>
          <w:ins w:id="27" w:author="Andrew Smith" w:date="2016-08-25T17:20:00Z"/>
          <w:rFonts w:eastAsiaTheme="minorEastAsia" w:cstheme="minorBidi"/>
          <w:i w:val="0"/>
          <w:iCs w:val="0"/>
          <w:noProof/>
          <w:sz w:val="22"/>
          <w:szCs w:val="22"/>
        </w:rPr>
      </w:pPr>
      <w:ins w:id="28"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"_Toc459908950"</w:instrText>
        </w:r>
        <w:r w:rsidRPr="00495C2E">
          <w:rPr>
            <w:rStyle w:val="Hyperlink"/>
            <w:noProof/>
          </w:rPr>
          <w:instrText xml:space="preserve"> </w:instrText>
        </w:r>
        <w:r w:rsidRPr="00495C2E">
          <w:rPr>
            <w:rStyle w:val="Hyperlink"/>
            <w:noProof/>
          </w:rPr>
          <w:fldChar w:fldCharType="separate"/>
        </w:r>
        <w:r w:rsidRPr="00495C2E">
          <w:rPr>
            <w:rStyle w:val="Hyperlink"/>
            <w:noProof/>
          </w:rPr>
          <w:t>3.4.1</w:t>
        </w:r>
        <w:r>
          <w:rPr>
            <w:rFonts w:eastAsiaTheme="minorEastAsia" w:cstheme="minorBidi"/>
            <w:i w:val="0"/>
            <w:iCs w:val="0"/>
            <w:noProof/>
            <w:sz w:val="22"/>
            <w:szCs w:val="22"/>
          </w:rPr>
          <w:tab/>
        </w:r>
        <w:r w:rsidRPr="00495C2E">
          <w:rPr>
            <w:rStyle w:val="Hyperlink"/>
            <w:noProof/>
          </w:rPr>
          <w:t>JPEG Workflow</w:t>
        </w:r>
        <w:r>
          <w:rPr>
            <w:noProof/>
            <w:webHidden/>
          </w:rPr>
          <w:tab/>
        </w:r>
        <w:r>
          <w:rPr>
            <w:noProof/>
            <w:webHidden/>
          </w:rPr>
          <w:fldChar w:fldCharType="begin"/>
        </w:r>
        <w:r>
          <w:rPr>
            <w:noProof/>
            <w:webHidden/>
          </w:rPr>
          <w:instrText xml:space="preserve"> PAGEREF _Toc459908950 \h </w:instrText>
        </w:r>
      </w:ins>
      <w:r>
        <w:rPr>
          <w:noProof/>
          <w:webHidden/>
        </w:rPr>
      </w:r>
      <w:r>
        <w:rPr>
          <w:noProof/>
          <w:webHidden/>
        </w:rPr>
        <w:fldChar w:fldCharType="separate"/>
      </w:r>
      <w:ins w:id="29" w:author="Andrew Smith" w:date="2016-08-25T17:20:00Z">
        <w:r>
          <w:rPr>
            <w:noProof/>
            <w:webHidden/>
          </w:rPr>
          <w:t>8</w:t>
        </w:r>
        <w:r>
          <w:rPr>
            <w:noProof/>
            <w:webHidden/>
          </w:rPr>
          <w:fldChar w:fldCharType="end"/>
        </w:r>
        <w:r w:rsidRPr="00495C2E">
          <w:rPr>
            <w:rStyle w:val="Hyperlink"/>
            <w:noProof/>
          </w:rPr>
          <w:fldChar w:fldCharType="end"/>
        </w:r>
      </w:ins>
    </w:p>
    <w:p w14:paraId="27B76351" w14:textId="77777777" w:rsidR="00AD19BD" w:rsidRDefault="00AD19BD">
      <w:pPr>
        <w:pStyle w:val="TOC1"/>
        <w:tabs>
          <w:tab w:val="left" w:pos="400"/>
          <w:tab w:val="right" w:leader="dot" w:pos="9350"/>
        </w:tabs>
        <w:rPr>
          <w:ins w:id="30" w:author="Andrew Smith" w:date="2016-08-25T17:20:00Z"/>
          <w:rFonts w:asciiTheme="minorHAnsi" w:eastAsiaTheme="minorEastAsia" w:hAnsiTheme="minorHAnsi" w:cstheme="minorBidi"/>
          <w:b w:val="0"/>
          <w:bCs w:val="0"/>
          <w:caps w:val="0"/>
          <w:noProof/>
          <w:szCs w:val="22"/>
        </w:rPr>
      </w:pPr>
      <w:ins w:id="31"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"_Toc459908951"</w:instrText>
        </w:r>
        <w:r w:rsidRPr="00495C2E">
          <w:rPr>
            <w:rStyle w:val="Hyperlink"/>
            <w:noProof/>
          </w:rPr>
          <w:instrText xml:space="preserve"> </w:instrText>
        </w:r>
        <w:r w:rsidRPr="00495C2E">
          <w:rPr>
            <w:rStyle w:val="Hyperlink"/>
            <w:noProof/>
          </w:rPr>
          <w:fldChar w:fldCharType="separate"/>
        </w:r>
        <w:r w:rsidRPr="00495C2E">
          <w:rPr>
            <w:rStyle w:val="Hyperlink"/>
            <w:noProof/>
          </w:rPr>
          <w:t>4.</w:t>
        </w:r>
        <w:r>
          <w:rPr>
            <w:rFonts w:asciiTheme="minorHAnsi" w:eastAsiaTheme="minorEastAsia" w:hAnsiTheme="minorHAnsi" w:cstheme="minorBidi"/>
            <w:b w:val="0"/>
            <w:bCs w:val="0"/>
            <w:caps w:val="0"/>
            <w:noProof/>
            <w:szCs w:val="22"/>
          </w:rPr>
          <w:tab/>
        </w:r>
        <w:r w:rsidRPr="00495C2E">
          <w:rPr>
            <w:rStyle w:val="Hyperlink"/>
            <w:noProof/>
          </w:rPr>
          <w:t>Graph Operations</w:t>
        </w:r>
        <w:r>
          <w:rPr>
            <w:noProof/>
            <w:webHidden/>
          </w:rPr>
          <w:tab/>
        </w:r>
        <w:r>
          <w:rPr>
            <w:noProof/>
            <w:webHidden/>
          </w:rPr>
          <w:fldChar w:fldCharType="begin"/>
        </w:r>
        <w:r>
          <w:rPr>
            <w:noProof/>
            <w:webHidden/>
          </w:rPr>
          <w:instrText xml:space="preserve"> PAGEREF _Toc459908951 \h </w:instrText>
        </w:r>
      </w:ins>
      <w:r>
        <w:rPr>
          <w:noProof/>
          <w:webHidden/>
        </w:rPr>
      </w:r>
      <w:r>
        <w:rPr>
          <w:noProof/>
          <w:webHidden/>
        </w:rPr>
        <w:fldChar w:fldCharType="separate"/>
      </w:r>
      <w:ins w:id="32" w:author="Andrew Smith" w:date="2016-08-25T17:20:00Z">
        <w:r>
          <w:rPr>
            <w:noProof/>
            <w:webHidden/>
          </w:rPr>
          <w:t>8</w:t>
        </w:r>
        <w:r>
          <w:rPr>
            <w:noProof/>
            <w:webHidden/>
          </w:rPr>
          <w:fldChar w:fldCharType="end"/>
        </w:r>
        <w:r w:rsidRPr="00495C2E">
          <w:rPr>
            <w:rStyle w:val="Hyperlink"/>
            <w:noProof/>
          </w:rPr>
          <w:fldChar w:fldCharType="end"/>
        </w:r>
      </w:ins>
    </w:p>
    <w:p w14:paraId="4169D073" w14:textId="77777777" w:rsidR="00AD19BD" w:rsidRDefault="00AD19BD">
      <w:pPr>
        <w:pStyle w:val="TOC2"/>
        <w:rPr>
          <w:ins w:id="33" w:author="Andrew Smith" w:date="2016-08-25T17:20:00Z"/>
          <w:rFonts w:asciiTheme="minorHAnsi" w:eastAsiaTheme="minorEastAsia" w:hAnsiTheme="minorHAnsi" w:cstheme="minorBidi"/>
          <w:noProof/>
          <w:szCs w:val="22"/>
        </w:rPr>
      </w:pPr>
      <w:ins w:id="34"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"_Toc459908952"</w:instrText>
        </w:r>
        <w:r w:rsidRPr="00495C2E">
          <w:rPr>
            <w:rStyle w:val="Hyperlink"/>
            <w:noProof/>
          </w:rPr>
          <w:instrText xml:space="preserve"> </w:instrText>
        </w:r>
        <w:r w:rsidRPr="00495C2E">
          <w:rPr>
            <w:rStyle w:val="Hyperlink"/>
            <w:noProof/>
          </w:rPr>
          <w:fldChar w:fldCharType="separate"/>
        </w:r>
        <w:r w:rsidRPr="00495C2E">
          <w:rPr>
            <w:rStyle w:val="Hyperlink"/>
            <w:iCs/>
            <w:noProof/>
          </w:rPr>
          <w:t>4.1</w:t>
        </w:r>
        <w:r>
          <w:rPr>
            <w:rFonts w:asciiTheme="minorHAnsi" w:eastAsiaTheme="minorEastAsia" w:hAnsiTheme="minorHAnsi" w:cstheme="minorBidi"/>
            <w:noProof/>
            <w:szCs w:val="22"/>
          </w:rPr>
          <w:tab/>
        </w:r>
        <w:r w:rsidRPr="00495C2E">
          <w:rPr>
            <w:rStyle w:val="Hyperlink"/>
            <w:iCs/>
            <w:noProof/>
          </w:rPr>
          <w:t>Linking Nodes</w:t>
        </w:r>
        <w:r>
          <w:rPr>
            <w:noProof/>
            <w:webHidden/>
          </w:rPr>
          <w:tab/>
        </w:r>
        <w:r>
          <w:rPr>
            <w:noProof/>
            <w:webHidden/>
          </w:rPr>
          <w:fldChar w:fldCharType="begin"/>
        </w:r>
        <w:r>
          <w:rPr>
            <w:noProof/>
            <w:webHidden/>
          </w:rPr>
          <w:instrText xml:space="preserve"> PAGEREF _Toc459908952 \h </w:instrText>
        </w:r>
      </w:ins>
      <w:r>
        <w:rPr>
          <w:noProof/>
          <w:webHidden/>
        </w:rPr>
      </w:r>
      <w:r>
        <w:rPr>
          <w:noProof/>
          <w:webHidden/>
        </w:rPr>
        <w:fldChar w:fldCharType="separate"/>
      </w:r>
      <w:ins w:id="35" w:author="Andrew Smith" w:date="2016-08-25T17:20:00Z">
        <w:r>
          <w:rPr>
            <w:noProof/>
            <w:webHidden/>
          </w:rPr>
          <w:t>8</w:t>
        </w:r>
        <w:r>
          <w:rPr>
            <w:noProof/>
            <w:webHidden/>
          </w:rPr>
          <w:fldChar w:fldCharType="end"/>
        </w:r>
        <w:r w:rsidRPr="00495C2E">
          <w:rPr>
            <w:rStyle w:val="Hyperlink"/>
            <w:noProof/>
          </w:rPr>
          <w:fldChar w:fldCharType="end"/>
        </w:r>
      </w:ins>
    </w:p>
    <w:p w14:paraId="136EA432" w14:textId="77777777" w:rsidR="00AD19BD" w:rsidRDefault="00AD19BD">
      <w:pPr>
        <w:pStyle w:val="TOC3"/>
        <w:tabs>
          <w:tab w:val="left" w:pos="1200"/>
          <w:tab w:val="right" w:leader="dot" w:pos="9350"/>
        </w:tabs>
        <w:rPr>
          <w:ins w:id="36" w:author="Andrew Smith" w:date="2016-08-25T17:20:00Z"/>
          <w:rFonts w:eastAsiaTheme="minorEastAsia" w:cstheme="minorBidi"/>
          <w:i w:val="0"/>
          <w:iCs w:val="0"/>
          <w:noProof/>
          <w:sz w:val="22"/>
          <w:szCs w:val="22"/>
        </w:rPr>
      </w:pPr>
      <w:ins w:id="37"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"_Toc459908953"</w:instrText>
        </w:r>
        <w:r w:rsidRPr="00495C2E">
          <w:rPr>
            <w:rStyle w:val="Hyperlink"/>
            <w:noProof/>
          </w:rPr>
          <w:instrText xml:space="preserve"> </w:instrText>
        </w:r>
        <w:r w:rsidRPr="00495C2E">
          <w:rPr>
            <w:rStyle w:val="Hyperlink"/>
            <w:noProof/>
          </w:rPr>
          <w:fldChar w:fldCharType="separate"/>
        </w:r>
        <w:r w:rsidRPr="00495C2E">
          <w:rPr>
            <w:rStyle w:val="Hyperlink"/>
            <w:noProof/>
          </w:rPr>
          <w:t>4.1.1</w:t>
        </w:r>
        <w:r>
          <w:rPr>
            <w:rFonts w:eastAsiaTheme="minorEastAsia" w:cstheme="minorBidi"/>
            <w:i w:val="0"/>
            <w:iCs w:val="0"/>
            <w:noProof/>
            <w:sz w:val="22"/>
            <w:szCs w:val="22"/>
          </w:rPr>
          <w:tab/>
        </w:r>
        <w:r w:rsidRPr="00495C2E">
          <w:rPr>
            <w:rStyle w:val="Hyperlink"/>
            <w:noProof/>
          </w:rPr>
          <w:t>Video Displays</w:t>
        </w:r>
        <w:r>
          <w:rPr>
            <w:noProof/>
            <w:webHidden/>
          </w:rPr>
          <w:tab/>
        </w:r>
        <w:r>
          <w:rPr>
            <w:noProof/>
            <w:webHidden/>
          </w:rPr>
          <w:fldChar w:fldCharType="begin"/>
        </w:r>
        <w:r>
          <w:rPr>
            <w:noProof/>
            <w:webHidden/>
          </w:rPr>
          <w:instrText xml:space="preserve"> PAGEREF _Toc459908953 \h </w:instrText>
        </w:r>
      </w:ins>
      <w:r>
        <w:rPr>
          <w:noProof/>
          <w:webHidden/>
        </w:rPr>
      </w:r>
      <w:r>
        <w:rPr>
          <w:noProof/>
          <w:webHidden/>
        </w:rPr>
        <w:fldChar w:fldCharType="separate"/>
      </w:r>
      <w:ins w:id="38" w:author="Andrew Smith" w:date="2016-08-25T17:20:00Z">
        <w:r>
          <w:rPr>
            <w:noProof/>
            <w:webHidden/>
          </w:rPr>
          <w:t>9</w:t>
        </w:r>
        <w:r>
          <w:rPr>
            <w:noProof/>
            <w:webHidden/>
          </w:rPr>
          <w:fldChar w:fldCharType="end"/>
        </w:r>
        <w:r w:rsidRPr="00495C2E">
          <w:rPr>
            <w:rStyle w:val="Hyperlink"/>
            <w:noProof/>
          </w:rPr>
          <w:fldChar w:fldCharType="end"/>
        </w:r>
      </w:ins>
    </w:p>
    <w:p w14:paraId="169DD288" w14:textId="77777777" w:rsidR="00AD19BD" w:rsidRDefault="00AD19BD">
      <w:pPr>
        <w:pStyle w:val="TOC2"/>
        <w:rPr>
          <w:ins w:id="39" w:author="Andrew Smith" w:date="2016-08-25T17:20:00Z"/>
          <w:rFonts w:asciiTheme="minorHAnsi" w:eastAsiaTheme="minorEastAsia" w:hAnsiTheme="minorHAnsi" w:cstheme="minorBidi"/>
          <w:noProof/>
          <w:szCs w:val="22"/>
        </w:rPr>
      </w:pPr>
      <w:ins w:id="40"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"_Toc459908954"</w:instrText>
        </w:r>
        <w:r w:rsidRPr="00495C2E">
          <w:rPr>
            <w:rStyle w:val="Hyperlink"/>
            <w:noProof/>
          </w:rPr>
          <w:instrText xml:space="preserve"> </w:instrText>
        </w:r>
        <w:r w:rsidRPr="00495C2E">
          <w:rPr>
            <w:rStyle w:val="Hyperlink"/>
            <w:noProof/>
          </w:rPr>
          <w:fldChar w:fldCharType="separate"/>
        </w:r>
        <w:r w:rsidRPr="00495C2E">
          <w:rPr>
            <w:rStyle w:val="Hyperlink"/>
            <w:noProof/>
          </w:rPr>
          <w:t>4.2</w:t>
        </w:r>
        <w:r>
          <w:rPr>
            <w:rFonts w:asciiTheme="minorHAnsi" w:eastAsiaTheme="minorEastAsia" w:hAnsiTheme="minorHAnsi" w:cstheme="minorBidi"/>
            <w:noProof/>
            <w:szCs w:val="22"/>
          </w:rPr>
          <w:tab/>
        </w:r>
        <w:r w:rsidRPr="00495C2E">
          <w:rPr>
            <w:rStyle w:val="Hyperlink"/>
            <w:noProof/>
          </w:rPr>
          <w:t>Interface Demonstration</w:t>
        </w:r>
        <w:r>
          <w:rPr>
            <w:noProof/>
            <w:webHidden/>
          </w:rPr>
          <w:tab/>
        </w:r>
        <w:r>
          <w:rPr>
            <w:noProof/>
            <w:webHidden/>
          </w:rPr>
          <w:fldChar w:fldCharType="begin"/>
        </w:r>
        <w:r>
          <w:rPr>
            <w:noProof/>
            <w:webHidden/>
          </w:rPr>
          <w:instrText xml:space="preserve"> PAGEREF _Toc459908954 \h </w:instrText>
        </w:r>
      </w:ins>
      <w:r>
        <w:rPr>
          <w:noProof/>
          <w:webHidden/>
        </w:rPr>
      </w:r>
      <w:r>
        <w:rPr>
          <w:noProof/>
          <w:webHidden/>
        </w:rPr>
        <w:fldChar w:fldCharType="separate"/>
      </w:r>
      <w:ins w:id="41" w:author="Andrew Smith" w:date="2016-08-25T17:20:00Z">
        <w:r>
          <w:rPr>
            <w:noProof/>
            <w:webHidden/>
          </w:rPr>
          <w:t>10</w:t>
        </w:r>
        <w:r>
          <w:rPr>
            <w:noProof/>
            <w:webHidden/>
          </w:rPr>
          <w:fldChar w:fldCharType="end"/>
        </w:r>
        <w:r w:rsidRPr="00495C2E">
          <w:rPr>
            <w:rStyle w:val="Hyperlink"/>
            <w:noProof/>
          </w:rPr>
          <w:fldChar w:fldCharType="end"/>
        </w:r>
      </w:ins>
    </w:p>
    <w:p w14:paraId="3FA26002" w14:textId="77777777" w:rsidR="00AD19BD" w:rsidRDefault="00AD19BD">
      <w:pPr>
        <w:pStyle w:val="TOC2"/>
        <w:rPr>
          <w:ins w:id="42" w:author="Andrew Smith" w:date="2016-08-25T17:20:00Z"/>
          <w:rFonts w:asciiTheme="minorHAnsi" w:eastAsiaTheme="minorEastAsia" w:hAnsiTheme="minorHAnsi" w:cstheme="minorBidi"/>
          <w:noProof/>
          <w:szCs w:val="22"/>
        </w:rPr>
      </w:pPr>
      <w:ins w:id="43"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"_Toc459908955"</w:instrText>
        </w:r>
        <w:r w:rsidRPr="00495C2E">
          <w:rPr>
            <w:rStyle w:val="Hyperlink"/>
            <w:noProof/>
          </w:rPr>
          <w:instrText xml:space="preserve"> </w:instrText>
        </w:r>
        <w:r w:rsidRPr="00495C2E">
          <w:rPr>
            <w:rStyle w:val="Hyperlink"/>
            <w:noProof/>
          </w:rPr>
          <w:fldChar w:fldCharType="separate"/>
        </w:r>
        <w:r>
          <w:rPr>
            <w:noProof/>
            <w:webHidden/>
          </w:rPr>
          <w:tab/>
        </w:r>
        <w:r>
          <w:rPr>
            <w:noProof/>
            <w:webHidden/>
          </w:rPr>
          <w:fldChar w:fldCharType="begin"/>
        </w:r>
        <w:r>
          <w:rPr>
            <w:noProof/>
            <w:webHidden/>
          </w:rPr>
          <w:instrText xml:space="preserve"> PAGEREF _Toc459908955 \h </w:instrText>
        </w:r>
      </w:ins>
      <w:r>
        <w:rPr>
          <w:noProof/>
          <w:webHidden/>
        </w:rPr>
      </w:r>
      <w:r>
        <w:rPr>
          <w:noProof/>
          <w:webHidden/>
        </w:rPr>
        <w:fldChar w:fldCharType="separate"/>
      </w:r>
      <w:ins w:id="44" w:author="Andrew Smith" w:date="2016-08-25T17:20:00Z">
        <w:r>
          <w:rPr>
            <w:noProof/>
            <w:webHidden/>
          </w:rPr>
          <w:t>10</w:t>
        </w:r>
        <w:r>
          <w:rPr>
            <w:noProof/>
            <w:webHidden/>
          </w:rPr>
          <w:fldChar w:fldCharType="end"/>
        </w:r>
        <w:r w:rsidRPr="00495C2E">
          <w:rPr>
            <w:rStyle w:val="Hyperlink"/>
            <w:noProof/>
          </w:rPr>
          <w:fldChar w:fldCharType="end"/>
        </w:r>
      </w:ins>
    </w:p>
    <w:p w14:paraId="5349F3D5" w14:textId="77777777" w:rsidR="00AD19BD" w:rsidRDefault="00AD19BD">
      <w:pPr>
        <w:pStyle w:val="TOC1"/>
        <w:tabs>
          <w:tab w:val="left" w:pos="400"/>
          <w:tab w:val="right" w:leader="dot" w:pos="9350"/>
        </w:tabs>
        <w:rPr>
          <w:ins w:id="45" w:author="Andrew Smith" w:date="2016-08-25T17:20:00Z"/>
          <w:rFonts w:asciiTheme="minorHAnsi" w:eastAsiaTheme="minorEastAsia" w:hAnsiTheme="minorHAnsi" w:cstheme="minorBidi"/>
          <w:b w:val="0"/>
          <w:bCs w:val="0"/>
          <w:caps w:val="0"/>
          <w:noProof/>
          <w:szCs w:val="22"/>
        </w:rPr>
      </w:pPr>
      <w:ins w:id="46"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"_Toc459908956"</w:instrText>
        </w:r>
        <w:r w:rsidRPr="00495C2E">
          <w:rPr>
            <w:rStyle w:val="Hyperlink"/>
            <w:noProof/>
          </w:rPr>
          <w:instrText xml:space="preserve"> </w:instrText>
        </w:r>
        <w:r w:rsidRPr="00495C2E">
          <w:rPr>
            <w:rStyle w:val="Hyperlink"/>
            <w:noProof/>
          </w:rPr>
          <w:fldChar w:fldCharType="separate"/>
        </w:r>
        <w:r w:rsidRPr="00495C2E">
          <w:rPr>
            <w:rStyle w:val="Hyperlink"/>
            <w:noProof/>
          </w:rPr>
          <w:t>5.</w:t>
        </w:r>
        <w:r>
          <w:rPr>
            <w:rFonts w:asciiTheme="minorHAnsi" w:eastAsiaTheme="minorEastAsia" w:hAnsiTheme="minorHAnsi" w:cstheme="minorBidi"/>
            <w:b w:val="0"/>
            <w:bCs w:val="0"/>
            <w:caps w:val="0"/>
            <w:noProof/>
            <w:szCs w:val="22"/>
          </w:rPr>
          <w:tab/>
        </w:r>
        <w:r w:rsidRPr="00495C2E">
          <w:rPr>
            <w:rStyle w:val="Hyperlink"/>
            <w:noProof/>
          </w:rPr>
          <w:t>Link Descriptions</w:t>
        </w:r>
        <w:r>
          <w:rPr>
            <w:noProof/>
            <w:webHidden/>
          </w:rPr>
          <w:tab/>
        </w:r>
        <w:r>
          <w:rPr>
            <w:noProof/>
            <w:webHidden/>
          </w:rPr>
          <w:fldChar w:fldCharType="begin"/>
        </w:r>
        <w:r>
          <w:rPr>
            <w:noProof/>
            <w:webHidden/>
          </w:rPr>
          <w:instrText xml:space="preserve"> PAGEREF _Toc459908956 \h </w:instrText>
        </w:r>
      </w:ins>
      <w:r>
        <w:rPr>
          <w:noProof/>
          <w:webHidden/>
        </w:rPr>
      </w:r>
      <w:r>
        <w:rPr>
          <w:noProof/>
          <w:webHidden/>
        </w:rPr>
        <w:fldChar w:fldCharType="separate"/>
      </w:r>
      <w:ins w:id="47" w:author="Andrew Smith" w:date="2016-08-25T17:20:00Z">
        <w:r>
          <w:rPr>
            <w:noProof/>
            <w:webHidden/>
          </w:rPr>
          <w:t>11</w:t>
        </w:r>
        <w:r>
          <w:rPr>
            <w:noProof/>
            <w:webHidden/>
          </w:rPr>
          <w:fldChar w:fldCharType="end"/>
        </w:r>
        <w:r w:rsidRPr="00495C2E">
          <w:rPr>
            <w:rStyle w:val="Hyperlink"/>
            <w:noProof/>
          </w:rPr>
          <w:fldChar w:fldCharType="end"/>
        </w:r>
      </w:ins>
    </w:p>
    <w:p w14:paraId="571C1AAE" w14:textId="77777777" w:rsidR="00AD19BD" w:rsidRDefault="00AD19BD">
      <w:pPr>
        <w:pStyle w:val="TOC2"/>
        <w:rPr>
          <w:ins w:id="48" w:author="Andrew Smith" w:date="2016-08-25T17:20:00Z"/>
          <w:rFonts w:asciiTheme="minorHAnsi" w:eastAsiaTheme="minorEastAsia" w:hAnsiTheme="minorHAnsi" w:cstheme="minorBidi"/>
          <w:noProof/>
          <w:szCs w:val="22"/>
        </w:rPr>
      </w:pPr>
      <w:ins w:id="49"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"_Toc459908957"</w:instrText>
        </w:r>
        <w:r w:rsidRPr="00495C2E">
          <w:rPr>
            <w:rStyle w:val="Hyperlink"/>
            <w:noProof/>
          </w:rPr>
          <w:instrText xml:space="preserve"> </w:instrText>
        </w:r>
        <w:r w:rsidRPr="00495C2E">
          <w:rPr>
            <w:rStyle w:val="Hyperlink"/>
            <w:noProof/>
          </w:rPr>
          <w:fldChar w:fldCharType="separate"/>
        </w:r>
        <w:r w:rsidRPr="00495C2E">
          <w:rPr>
            <w:rStyle w:val="Hyperlink"/>
            <w:noProof/>
          </w:rPr>
          <w:t>5.1</w:t>
        </w:r>
        <w:r>
          <w:rPr>
            <w:rFonts w:asciiTheme="minorHAnsi" w:eastAsiaTheme="minorEastAsia" w:hAnsiTheme="minorHAnsi" w:cstheme="minorBidi"/>
            <w:noProof/>
            <w:szCs w:val="22"/>
          </w:rPr>
          <w:tab/>
        </w:r>
        <w:r w:rsidRPr="00495C2E">
          <w:rPr>
            <w:rStyle w:val="Hyperlink"/>
            <w:noProof/>
          </w:rPr>
          <w:t>Input Masks</w:t>
        </w:r>
        <w:r>
          <w:rPr>
            <w:noProof/>
            <w:webHidden/>
          </w:rPr>
          <w:tab/>
        </w:r>
        <w:r>
          <w:rPr>
            <w:noProof/>
            <w:webHidden/>
          </w:rPr>
          <w:fldChar w:fldCharType="begin"/>
        </w:r>
        <w:r>
          <w:rPr>
            <w:noProof/>
            <w:webHidden/>
          </w:rPr>
          <w:instrText xml:space="preserve"> PAGEREF _Toc459908957 \h </w:instrText>
        </w:r>
      </w:ins>
      <w:r>
        <w:rPr>
          <w:noProof/>
          <w:webHidden/>
        </w:rPr>
      </w:r>
      <w:r>
        <w:rPr>
          <w:noProof/>
          <w:webHidden/>
        </w:rPr>
        <w:fldChar w:fldCharType="separate"/>
      </w:r>
      <w:ins w:id="50" w:author="Andrew Smith" w:date="2016-08-25T17:20:00Z">
        <w:r>
          <w:rPr>
            <w:noProof/>
            <w:webHidden/>
          </w:rPr>
          <w:t>12</w:t>
        </w:r>
        <w:r>
          <w:rPr>
            <w:noProof/>
            <w:webHidden/>
          </w:rPr>
          <w:fldChar w:fldCharType="end"/>
        </w:r>
        <w:r w:rsidRPr="00495C2E">
          <w:rPr>
            <w:rStyle w:val="Hyperlink"/>
            <w:noProof/>
          </w:rPr>
          <w:fldChar w:fldCharType="end"/>
        </w:r>
      </w:ins>
    </w:p>
    <w:p w14:paraId="6C38590E" w14:textId="77777777" w:rsidR="00AD19BD" w:rsidRDefault="00AD19BD">
      <w:pPr>
        <w:pStyle w:val="TOC2"/>
        <w:rPr>
          <w:ins w:id="51" w:author="Andrew Smith" w:date="2016-08-25T17:20:00Z"/>
          <w:rFonts w:asciiTheme="minorHAnsi" w:eastAsiaTheme="minorEastAsia" w:hAnsiTheme="minorHAnsi" w:cstheme="minorBidi"/>
          <w:noProof/>
          <w:szCs w:val="22"/>
        </w:rPr>
      </w:pPr>
      <w:ins w:id="52"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"_Toc459908958"</w:instrText>
        </w:r>
        <w:r w:rsidRPr="00495C2E">
          <w:rPr>
            <w:rStyle w:val="Hyperlink"/>
            <w:noProof/>
          </w:rPr>
          <w:instrText xml:space="preserve"> </w:instrText>
        </w:r>
        <w:r w:rsidRPr="00495C2E">
          <w:rPr>
            <w:rStyle w:val="Hyperlink"/>
            <w:noProof/>
          </w:rPr>
          <w:fldChar w:fldCharType="separate"/>
        </w:r>
        <w:r w:rsidRPr="00495C2E">
          <w:rPr>
            <w:rStyle w:val="Hyperlink"/>
            <w:noProof/>
          </w:rPr>
          <w:t>5.2</w:t>
        </w:r>
        <w:r>
          <w:rPr>
            <w:rFonts w:asciiTheme="minorHAnsi" w:eastAsiaTheme="minorEastAsia" w:hAnsiTheme="minorHAnsi" w:cstheme="minorBidi"/>
            <w:noProof/>
            <w:szCs w:val="22"/>
          </w:rPr>
          <w:tab/>
        </w:r>
        <w:r w:rsidRPr="00495C2E">
          <w:rPr>
            <w:rStyle w:val="Hyperlink"/>
            <w:noProof/>
          </w:rPr>
          <w:t>Paste/Clone vs. Paste/Duplicate</w:t>
        </w:r>
        <w:r>
          <w:rPr>
            <w:noProof/>
            <w:webHidden/>
          </w:rPr>
          <w:tab/>
        </w:r>
        <w:r>
          <w:rPr>
            <w:noProof/>
            <w:webHidden/>
          </w:rPr>
          <w:fldChar w:fldCharType="begin"/>
        </w:r>
        <w:r>
          <w:rPr>
            <w:noProof/>
            <w:webHidden/>
          </w:rPr>
          <w:instrText xml:space="preserve"> PAGEREF _Toc459908958 \h </w:instrText>
        </w:r>
      </w:ins>
      <w:r>
        <w:rPr>
          <w:noProof/>
          <w:webHidden/>
        </w:rPr>
      </w:r>
      <w:r>
        <w:rPr>
          <w:noProof/>
          <w:webHidden/>
        </w:rPr>
        <w:fldChar w:fldCharType="separate"/>
      </w:r>
      <w:ins w:id="53" w:author="Andrew Smith" w:date="2016-08-25T17:20:00Z">
        <w:r>
          <w:rPr>
            <w:noProof/>
            <w:webHidden/>
          </w:rPr>
          <w:t>13</w:t>
        </w:r>
        <w:r>
          <w:rPr>
            <w:noProof/>
            <w:webHidden/>
          </w:rPr>
          <w:fldChar w:fldCharType="end"/>
        </w:r>
        <w:r w:rsidRPr="00495C2E">
          <w:rPr>
            <w:rStyle w:val="Hyperlink"/>
            <w:noProof/>
          </w:rPr>
          <w:fldChar w:fldCharType="end"/>
        </w:r>
      </w:ins>
    </w:p>
    <w:p w14:paraId="48BD51BE" w14:textId="77777777" w:rsidR="00AD19BD" w:rsidRDefault="00AD19BD">
      <w:pPr>
        <w:pStyle w:val="TOC2"/>
        <w:rPr>
          <w:ins w:id="54" w:author="Andrew Smith" w:date="2016-08-25T17:20:00Z"/>
          <w:rFonts w:asciiTheme="minorHAnsi" w:eastAsiaTheme="minorEastAsia" w:hAnsiTheme="minorHAnsi" w:cstheme="minorBidi"/>
          <w:noProof/>
          <w:szCs w:val="22"/>
        </w:rPr>
      </w:pPr>
      <w:ins w:id="55"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"_Toc459908959"</w:instrText>
        </w:r>
        <w:r w:rsidRPr="00495C2E">
          <w:rPr>
            <w:rStyle w:val="Hyperlink"/>
            <w:noProof/>
          </w:rPr>
          <w:instrText xml:space="preserve"> </w:instrText>
        </w:r>
        <w:r w:rsidRPr="00495C2E">
          <w:rPr>
            <w:rStyle w:val="Hyperlink"/>
            <w:noProof/>
          </w:rPr>
          <w:fldChar w:fldCharType="separate"/>
        </w:r>
        <w:r w:rsidRPr="00495C2E">
          <w:rPr>
            <w:rStyle w:val="Hyperlink"/>
            <w:noProof/>
          </w:rPr>
          <w:t>5.3</w:t>
        </w:r>
        <w:r>
          <w:rPr>
            <w:rFonts w:asciiTheme="minorHAnsi" w:eastAsiaTheme="minorEastAsia" w:hAnsiTheme="minorHAnsi" w:cstheme="minorBidi"/>
            <w:noProof/>
            <w:szCs w:val="22"/>
          </w:rPr>
          <w:tab/>
        </w:r>
        <w:r w:rsidRPr="00495C2E">
          <w:rPr>
            <w:rStyle w:val="Hyperlink"/>
            <w:noProof/>
          </w:rPr>
          <w:t>The Paste/Splice Operation</w:t>
        </w:r>
        <w:r>
          <w:rPr>
            <w:noProof/>
            <w:webHidden/>
          </w:rPr>
          <w:tab/>
        </w:r>
        <w:r>
          <w:rPr>
            <w:noProof/>
            <w:webHidden/>
          </w:rPr>
          <w:fldChar w:fldCharType="begin"/>
        </w:r>
        <w:r>
          <w:rPr>
            <w:noProof/>
            <w:webHidden/>
          </w:rPr>
          <w:instrText xml:space="preserve"> PAGEREF _Toc459908959 \h </w:instrText>
        </w:r>
      </w:ins>
      <w:r>
        <w:rPr>
          <w:noProof/>
          <w:webHidden/>
        </w:rPr>
      </w:r>
      <w:r>
        <w:rPr>
          <w:noProof/>
          <w:webHidden/>
        </w:rPr>
        <w:fldChar w:fldCharType="separate"/>
      </w:r>
      <w:ins w:id="56" w:author="Andrew Smith" w:date="2016-08-25T17:20:00Z">
        <w:r>
          <w:rPr>
            <w:noProof/>
            <w:webHidden/>
          </w:rPr>
          <w:t>13</w:t>
        </w:r>
        <w:r>
          <w:rPr>
            <w:noProof/>
            <w:webHidden/>
          </w:rPr>
          <w:fldChar w:fldCharType="end"/>
        </w:r>
        <w:r w:rsidRPr="00495C2E">
          <w:rPr>
            <w:rStyle w:val="Hyperlink"/>
            <w:noProof/>
          </w:rPr>
          <w:fldChar w:fldCharType="end"/>
        </w:r>
      </w:ins>
    </w:p>
    <w:p w14:paraId="21F5AFFB" w14:textId="77777777" w:rsidR="00AD19BD" w:rsidRDefault="00AD19BD">
      <w:pPr>
        <w:pStyle w:val="TOC2"/>
        <w:rPr>
          <w:ins w:id="57" w:author="Andrew Smith" w:date="2016-08-25T17:20:00Z"/>
          <w:rFonts w:asciiTheme="minorHAnsi" w:eastAsiaTheme="minorEastAsia" w:hAnsiTheme="minorHAnsi" w:cstheme="minorBidi"/>
          <w:noProof/>
          <w:szCs w:val="22"/>
        </w:rPr>
      </w:pPr>
      <w:ins w:id="58"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"_Toc459908960"</w:instrText>
        </w:r>
        <w:r w:rsidRPr="00495C2E">
          <w:rPr>
            <w:rStyle w:val="Hyperlink"/>
            <w:noProof/>
          </w:rPr>
          <w:instrText xml:space="preserve"> </w:instrText>
        </w:r>
        <w:r w:rsidRPr="00495C2E">
          <w:rPr>
            <w:rStyle w:val="Hyperlink"/>
            <w:noProof/>
          </w:rPr>
          <w:fldChar w:fldCharType="separate"/>
        </w:r>
        <w:r w:rsidRPr="00495C2E">
          <w:rPr>
            <w:rStyle w:val="Hyperlink"/>
            <w:noProof/>
          </w:rPr>
          <w:t>5.4</w:t>
        </w:r>
        <w:r>
          <w:rPr>
            <w:rFonts w:asciiTheme="minorHAnsi" w:eastAsiaTheme="minorEastAsia" w:hAnsiTheme="minorHAnsi" w:cstheme="minorBidi"/>
            <w:noProof/>
            <w:szCs w:val="22"/>
          </w:rPr>
          <w:tab/>
        </w:r>
        <w:r w:rsidRPr="00495C2E">
          <w:rPr>
            <w:rStyle w:val="Hyperlink"/>
            <w:noProof/>
          </w:rPr>
          <w:t>Shadow from Donor Image</w:t>
        </w:r>
        <w:r>
          <w:rPr>
            <w:noProof/>
            <w:webHidden/>
          </w:rPr>
          <w:tab/>
        </w:r>
        <w:r>
          <w:rPr>
            <w:noProof/>
            <w:webHidden/>
          </w:rPr>
          <w:fldChar w:fldCharType="begin"/>
        </w:r>
        <w:r>
          <w:rPr>
            <w:noProof/>
            <w:webHidden/>
          </w:rPr>
          <w:instrText xml:space="preserve"> PAGEREF _Toc459908960 \h </w:instrText>
        </w:r>
      </w:ins>
      <w:r>
        <w:rPr>
          <w:noProof/>
          <w:webHidden/>
        </w:rPr>
      </w:r>
      <w:r>
        <w:rPr>
          <w:noProof/>
          <w:webHidden/>
        </w:rPr>
        <w:fldChar w:fldCharType="separate"/>
      </w:r>
      <w:ins w:id="59" w:author="Andrew Smith" w:date="2016-08-25T17:20:00Z">
        <w:r>
          <w:rPr>
            <w:noProof/>
            <w:webHidden/>
          </w:rPr>
          <w:t>14</w:t>
        </w:r>
        <w:r>
          <w:rPr>
            <w:noProof/>
            <w:webHidden/>
          </w:rPr>
          <w:fldChar w:fldCharType="end"/>
        </w:r>
        <w:r w:rsidRPr="00495C2E">
          <w:rPr>
            <w:rStyle w:val="Hyperlink"/>
            <w:noProof/>
          </w:rPr>
          <w:fldChar w:fldCharType="end"/>
        </w:r>
      </w:ins>
    </w:p>
    <w:p w14:paraId="696CEE5F" w14:textId="77777777" w:rsidR="00AD19BD" w:rsidRDefault="00AD19BD">
      <w:pPr>
        <w:pStyle w:val="TOC2"/>
        <w:rPr>
          <w:ins w:id="60" w:author="Andrew Smith" w:date="2016-08-25T17:20:00Z"/>
          <w:rFonts w:asciiTheme="minorHAnsi" w:eastAsiaTheme="minorEastAsia" w:hAnsiTheme="minorHAnsi" w:cstheme="minorBidi"/>
          <w:noProof/>
          <w:szCs w:val="22"/>
        </w:rPr>
      </w:pPr>
      <w:ins w:id="61"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"_Toc459908961"</w:instrText>
        </w:r>
        <w:r w:rsidRPr="00495C2E">
          <w:rPr>
            <w:rStyle w:val="Hyperlink"/>
            <w:noProof/>
          </w:rPr>
          <w:instrText xml:space="preserve"> </w:instrText>
        </w:r>
        <w:r w:rsidRPr="00495C2E">
          <w:rPr>
            <w:rStyle w:val="Hyperlink"/>
            <w:noProof/>
          </w:rPr>
          <w:fldChar w:fldCharType="separate"/>
        </w:r>
        <w:r w:rsidRPr="00495C2E">
          <w:rPr>
            <w:rStyle w:val="Hyperlink"/>
            <w:noProof/>
          </w:rPr>
          <w:t>5.5</w:t>
        </w:r>
        <w:r>
          <w:rPr>
            <w:rFonts w:asciiTheme="minorHAnsi" w:eastAsiaTheme="minorEastAsia" w:hAnsiTheme="minorHAnsi" w:cstheme="minorBidi"/>
            <w:noProof/>
            <w:szCs w:val="22"/>
          </w:rPr>
          <w:tab/>
        </w:r>
        <w:r w:rsidRPr="00495C2E">
          <w:rPr>
            <w:rStyle w:val="Hyperlink"/>
            <w:noProof/>
          </w:rPr>
          <w:t>Transform Move</w:t>
        </w:r>
        <w:r>
          <w:rPr>
            <w:noProof/>
            <w:webHidden/>
          </w:rPr>
          <w:tab/>
        </w:r>
        <w:r>
          <w:rPr>
            <w:noProof/>
            <w:webHidden/>
          </w:rPr>
          <w:fldChar w:fldCharType="begin"/>
        </w:r>
        <w:r>
          <w:rPr>
            <w:noProof/>
            <w:webHidden/>
          </w:rPr>
          <w:instrText xml:space="preserve"> PAGEREF _Toc459908961 \h </w:instrText>
        </w:r>
      </w:ins>
      <w:r>
        <w:rPr>
          <w:noProof/>
          <w:webHidden/>
        </w:rPr>
      </w:r>
      <w:r>
        <w:rPr>
          <w:noProof/>
          <w:webHidden/>
        </w:rPr>
        <w:fldChar w:fldCharType="separate"/>
      </w:r>
      <w:ins w:id="62" w:author="Andrew Smith" w:date="2016-08-25T17:20:00Z">
        <w:r>
          <w:rPr>
            <w:noProof/>
            <w:webHidden/>
          </w:rPr>
          <w:t>15</w:t>
        </w:r>
        <w:r>
          <w:rPr>
            <w:noProof/>
            <w:webHidden/>
          </w:rPr>
          <w:fldChar w:fldCharType="end"/>
        </w:r>
        <w:r w:rsidRPr="00495C2E">
          <w:rPr>
            <w:rStyle w:val="Hyperlink"/>
            <w:noProof/>
          </w:rPr>
          <w:fldChar w:fldCharType="end"/>
        </w:r>
      </w:ins>
    </w:p>
    <w:p w14:paraId="1301A993" w14:textId="77777777" w:rsidR="00AD19BD" w:rsidRDefault="00AD19BD">
      <w:pPr>
        <w:pStyle w:val="TOC2"/>
        <w:rPr>
          <w:ins w:id="63" w:author="Andrew Smith" w:date="2016-08-25T17:20:00Z"/>
          <w:rFonts w:asciiTheme="minorHAnsi" w:eastAsiaTheme="minorEastAsia" w:hAnsiTheme="minorHAnsi" w:cstheme="minorBidi"/>
          <w:noProof/>
          <w:szCs w:val="22"/>
        </w:rPr>
      </w:pPr>
      <w:ins w:id="64"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"_Toc459908962"</w:instrText>
        </w:r>
        <w:r w:rsidRPr="00495C2E">
          <w:rPr>
            <w:rStyle w:val="Hyperlink"/>
            <w:noProof/>
          </w:rPr>
          <w:instrText xml:space="preserve"> </w:instrText>
        </w:r>
        <w:r w:rsidRPr="00495C2E">
          <w:rPr>
            <w:rStyle w:val="Hyperlink"/>
            <w:noProof/>
          </w:rPr>
          <w:fldChar w:fldCharType="separate"/>
        </w:r>
        <w:r w:rsidRPr="00495C2E">
          <w:rPr>
            <w:rStyle w:val="Hyperlink"/>
            <w:noProof/>
          </w:rPr>
          <w:t>5.6</w:t>
        </w:r>
        <w:r>
          <w:rPr>
            <w:rFonts w:asciiTheme="minorHAnsi" w:eastAsiaTheme="minorEastAsia" w:hAnsiTheme="minorHAnsi" w:cstheme="minorBidi"/>
            <w:noProof/>
            <w:szCs w:val="22"/>
          </w:rPr>
          <w:tab/>
        </w:r>
        <w:r w:rsidRPr="00495C2E">
          <w:rPr>
            <w:rStyle w:val="Hyperlink"/>
            <w:noProof/>
          </w:rPr>
          <w:t>Applying Filters (Plugins)</w:t>
        </w:r>
        <w:r>
          <w:rPr>
            <w:noProof/>
            <w:webHidden/>
          </w:rPr>
          <w:tab/>
        </w:r>
        <w:r>
          <w:rPr>
            <w:noProof/>
            <w:webHidden/>
          </w:rPr>
          <w:fldChar w:fldCharType="begin"/>
        </w:r>
        <w:r>
          <w:rPr>
            <w:noProof/>
            <w:webHidden/>
          </w:rPr>
          <w:instrText xml:space="preserve"> PAGEREF _Toc459908962 \h </w:instrText>
        </w:r>
      </w:ins>
      <w:r>
        <w:rPr>
          <w:noProof/>
          <w:webHidden/>
        </w:rPr>
      </w:r>
      <w:r>
        <w:rPr>
          <w:noProof/>
          <w:webHidden/>
        </w:rPr>
        <w:fldChar w:fldCharType="separate"/>
      </w:r>
      <w:ins w:id="65" w:author="Andrew Smith" w:date="2016-08-25T17:20:00Z">
        <w:r>
          <w:rPr>
            <w:noProof/>
            <w:webHidden/>
          </w:rPr>
          <w:t>15</w:t>
        </w:r>
        <w:r>
          <w:rPr>
            <w:noProof/>
            <w:webHidden/>
          </w:rPr>
          <w:fldChar w:fldCharType="end"/>
        </w:r>
        <w:r w:rsidRPr="00495C2E">
          <w:rPr>
            <w:rStyle w:val="Hyperlink"/>
            <w:noProof/>
          </w:rPr>
          <w:fldChar w:fldCharType="end"/>
        </w:r>
      </w:ins>
    </w:p>
    <w:p w14:paraId="41D337EE" w14:textId="77777777" w:rsidR="00AD19BD" w:rsidRDefault="00AD19BD">
      <w:pPr>
        <w:pStyle w:val="TOC2"/>
        <w:rPr>
          <w:ins w:id="66" w:author="Andrew Smith" w:date="2016-08-25T17:20:00Z"/>
          <w:rFonts w:asciiTheme="minorHAnsi" w:eastAsiaTheme="minorEastAsia" w:hAnsiTheme="minorHAnsi" w:cstheme="minorBidi"/>
          <w:noProof/>
          <w:szCs w:val="22"/>
        </w:rPr>
      </w:pPr>
      <w:ins w:id="67"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"_Toc459908963"</w:instrText>
        </w:r>
        <w:r w:rsidRPr="00495C2E">
          <w:rPr>
            <w:rStyle w:val="Hyperlink"/>
            <w:noProof/>
          </w:rPr>
          <w:instrText xml:space="preserve"> </w:instrText>
        </w:r>
        <w:r w:rsidRPr="00495C2E">
          <w:rPr>
            <w:rStyle w:val="Hyperlink"/>
            <w:noProof/>
          </w:rPr>
          <w:fldChar w:fldCharType="separate"/>
        </w:r>
        <w:r w:rsidRPr="00495C2E">
          <w:rPr>
            <w:rStyle w:val="Hyperlink"/>
            <w:noProof/>
          </w:rPr>
          <w:t>5.7</w:t>
        </w:r>
        <w:r>
          <w:rPr>
            <w:rFonts w:asciiTheme="minorHAnsi" w:eastAsiaTheme="minorEastAsia" w:hAnsiTheme="minorHAnsi" w:cstheme="minorBidi"/>
            <w:noProof/>
            <w:szCs w:val="22"/>
          </w:rPr>
          <w:tab/>
        </w:r>
        <w:r w:rsidRPr="00495C2E">
          <w:rPr>
            <w:rStyle w:val="Hyperlink"/>
            <w:noProof/>
          </w:rPr>
          <w:t>Link Inspection</w:t>
        </w:r>
        <w:r>
          <w:rPr>
            <w:noProof/>
            <w:webHidden/>
          </w:rPr>
          <w:tab/>
        </w:r>
        <w:r>
          <w:rPr>
            <w:noProof/>
            <w:webHidden/>
          </w:rPr>
          <w:fldChar w:fldCharType="begin"/>
        </w:r>
        <w:r>
          <w:rPr>
            <w:noProof/>
            <w:webHidden/>
          </w:rPr>
          <w:instrText xml:space="preserve"> PAGEREF _Toc459908963 \h </w:instrText>
        </w:r>
      </w:ins>
      <w:r>
        <w:rPr>
          <w:noProof/>
          <w:webHidden/>
        </w:rPr>
      </w:r>
      <w:r>
        <w:rPr>
          <w:noProof/>
          <w:webHidden/>
        </w:rPr>
        <w:fldChar w:fldCharType="separate"/>
      </w:r>
      <w:ins w:id="68" w:author="Andrew Smith" w:date="2016-08-25T17:20:00Z">
        <w:r>
          <w:rPr>
            <w:noProof/>
            <w:webHidden/>
          </w:rPr>
          <w:t>16</w:t>
        </w:r>
        <w:r>
          <w:rPr>
            <w:noProof/>
            <w:webHidden/>
          </w:rPr>
          <w:fldChar w:fldCharType="end"/>
        </w:r>
        <w:r w:rsidRPr="00495C2E">
          <w:rPr>
            <w:rStyle w:val="Hyperlink"/>
            <w:noProof/>
          </w:rPr>
          <w:fldChar w:fldCharType="end"/>
        </w:r>
      </w:ins>
    </w:p>
    <w:p w14:paraId="5F1582E5" w14:textId="77777777" w:rsidR="00AD19BD" w:rsidRDefault="00AD19BD">
      <w:pPr>
        <w:pStyle w:val="TOC2"/>
        <w:rPr>
          <w:ins w:id="69" w:author="Andrew Smith" w:date="2016-08-25T17:20:00Z"/>
          <w:rFonts w:asciiTheme="minorHAnsi" w:eastAsiaTheme="minorEastAsia" w:hAnsiTheme="minorHAnsi" w:cstheme="minorBidi"/>
          <w:noProof/>
          <w:szCs w:val="22"/>
        </w:rPr>
      </w:pPr>
      <w:ins w:id="70"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"_Toc459908964"</w:instrText>
        </w:r>
        <w:r w:rsidRPr="00495C2E">
          <w:rPr>
            <w:rStyle w:val="Hyperlink"/>
            <w:noProof/>
          </w:rPr>
          <w:instrText xml:space="preserve"> </w:instrText>
        </w:r>
        <w:r w:rsidRPr="00495C2E">
          <w:rPr>
            <w:rStyle w:val="Hyperlink"/>
            <w:noProof/>
          </w:rPr>
          <w:fldChar w:fldCharType="separate"/>
        </w:r>
        <w:r w:rsidRPr="00495C2E">
          <w:rPr>
            <w:rStyle w:val="Hyperlink"/>
            <w:noProof/>
          </w:rPr>
          <w:t>5.8</w:t>
        </w:r>
        <w:r>
          <w:rPr>
            <w:rFonts w:asciiTheme="minorHAnsi" w:eastAsiaTheme="minorEastAsia" w:hAnsiTheme="minorHAnsi" w:cstheme="minorBidi"/>
            <w:noProof/>
            <w:szCs w:val="22"/>
          </w:rPr>
          <w:tab/>
        </w:r>
        <w:r w:rsidRPr="00495C2E">
          <w:rPr>
            <w:rStyle w:val="Hyperlink"/>
            <w:noProof/>
          </w:rPr>
          <w:t>Video Link Descriptions</w:t>
        </w:r>
        <w:r>
          <w:rPr>
            <w:noProof/>
            <w:webHidden/>
          </w:rPr>
          <w:tab/>
        </w:r>
        <w:r>
          <w:rPr>
            <w:noProof/>
            <w:webHidden/>
          </w:rPr>
          <w:fldChar w:fldCharType="begin"/>
        </w:r>
        <w:r>
          <w:rPr>
            <w:noProof/>
            <w:webHidden/>
          </w:rPr>
          <w:instrText xml:space="preserve"> PAGEREF _Toc459908964 \h </w:instrText>
        </w:r>
      </w:ins>
      <w:r>
        <w:rPr>
          <w:noProof/>
          <w:webHidden/>
        </w:rPr>
      </w:r>
      <w:r>
        <w:rPr>
          <w:noProof/>
          <w:webHidden/>
        </w:rPr>
        <w:fldChar w:fldCharType="separate"/>
      </w:r>
      <w:ins w:id="71" w:author="Andrew Smith" w:date="2016-08-25T17:20:00Z">
        <w:r>
          <w:rPr>
            <w:noProof/>
            <w:webHidden/>
          </w:rPr>
          <w:t>17</w:t>
        </w:r>
        <w:r>
          <w:rPr>
            <w:noProof/>
            <w:webHidden/>
          </w:rPr>
          <w:fldChar w:fldCharType="end"/>
        </w:r>
        <w:r w:rsidRPr="00495C2E">
          <w:rPr>
            <w:rStyle w:val="Hyperlink"/>
            <w:noProof/>
          </w:rPr>
          <w:fldChar w:fldCharType="end"/>
        </w:r>
      </w:ins>
    </w:p>
    <w:p w14:paraId="574B7870" w14:textId="77777777" w:rsidR="00AD19BD" w:rsidRDefault="00AD19BD">
      <w:pPr>
        <w:pStyle w:val="TOC2"/>
        <w:rPr>
          <w:ins w:id="72" w:author="Andrew Smith" w:date="2016-08-25T17:20:00Z"/>
          <w:rFonts w:asciiTheme="minorHAnsi" w:eastAsiaTheme="minorEastAsia" w:hAnsiTheme="minorHAnsi" w:cstheme="minorBidi"/>
          <w:noProof/>
          <w:szCs w:val="22"/>
        </w:rPr>
      </w:pPr>
      <w:ins w:id="73"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"_Toc459908965"</w:instrText>
        </w:r>
        <w:r w:rsidRPr="00495C2E">
          <w:rPr>
            <w:rStyle w:val="Hyperlink"/>
            <w:noProof/>
          </w:rPr>
          <w:instrText xml:space="preserve"> </w:instrText>
        </w:r>
        <w:r w:rsidRPr="00495C2E">
          <w:rPr>
            <w:rStyle w:val="Hyperlink"/>
            <w:noProof/>
          </w:rPr>
          <w:fldChar w:fldCharType="separate"/>
        </w:r>
        <w:r w:rsidRPr="00495C2E">
          <w:rPr>
            <w:rStyle w:val="Hyperlink"/>
            <w:noProof/>
          </w:rPr>
          <w:t>5.9</w:t>
        </w:r>
        <w:r>
          <w:rPr>
            <w:rFonts w:asciiTheme="minorHAnsi" w:eastAsiaTheme="minorEastAsia" w:hAnsiTheme="minorHAnsi" w:cstheme="minorBidi"/>
            <w:noProof/>
            <w:szCs w:val="22"/>
          </w:rPr>
          <w:tab/>
        </w:r>
        <w:r w:rsidRPr="00495C2E">
          <w:rPr>
            <w:rStyle w:val="Hyperlink"/>
            <w:noProof/>
          </w:rPr>
          <w:t>Other Metadata</w:t>
        </w:r>
        <w:r>
          <w:rPr>
            <w:noProof/>
            <w:webHidden/>
          </w:rPr>
          <w:tab/>
        </w:r>
        <w:r>
          <w:rPr>
            <w:noProof/>
            <w:webHidden/>
          </w:rPr>
          <w:fldChar w:fldCharType="begin"/>
        </w:r>
        <w:r>
          <w:rPr>
            <w:noProof/>
            <w:webHidden/>
          </w:rPr>
          <w:instrText xml:space="preserve"> PAGEREF _Toc459908965 \h </w:instrText>
        </w:r>
      </w:ins>
      <w:r>
        <w:rPr>
          <w:noProof/>
          <w:webHidden/>
        </w:rPr>
      </w:r>
      <w:r>
        <w:rPr>
          <w:noProof/>
          <w:webHidden/>
        </w:rPr>
        <w:fldChar w:fldCharType="separate"/>
      </w:r>
      <w:ins w:id="74" w:author="Andrew Smith" w:date="2016-08-25T17:20:00Z">
        <w:r>
          <w:rPr>
            <w:noProof/>
            <w:webHidden/>
          </w:rPr>
          <w:t>19</w:t>
        </w:r>
        <w:r>
          <w:rPr>
            <w:noProof/>
            <w:webHidden/>
          </w:rPr>
          <w:fldChar w:fldCharType="end"/>
        </w:r>
        <w:r w:rsidRPr="00495C2E">
          <w:rPr>
            <w:rStyle w:val="Hyperlink"/>
            <w:noProof/>
          </w:rPr>
          <w:fldChar w:fldCharType="end"/>
        </w:r>
      </w:ins>
    </w:p>
    <w:p w14:paraId="05583416" w14:textId="77777777" w:rsidR="00AD19BD" w:rsidRDefault="00AD19BD">
      <w:pPr>
        <w:pStyle w:val="TOC1"/>
        <w:tabs>
          <w:tab w:val="left" w:pos="400"/>
          <w:tab w:val="right" w:leader="dot" w:pos="9350"/>
        </w:tabs>
        <w:rPr>
          <w:ins w:id="75" w:author="Andrew Smith" w:date="2016-08-25T17:20:00Z"/>
          <w:rFonts w:asciiTheme="minorHAnsi" w:eastAsiaTheme="minorEastAsia" w:hAnsiTheme="minorHAnsi" w:cstheme="minorBidi"/>
          <w:b w:val="0"/>
          <w:bCs w:val="0"/>
          <w:caps w:val="0"/>
          <w:noProof/>
          <w:szCs w:val="22"/>
        </w:rPr>
      </w:pPr>
      <w:ins w:id="76"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"_Toc459908966"</w:instrText>
        </w:r>
        <w:r w:rsidRPr="00495C2E">
          <w:rPr>
            <w:rStyle w:val="Hyperlink"/>
            <w:noProof/>
          </w:rPr>
          <w:instrText xml:space="preserve"> </w:instrText>
        </w:r>
        <w:r w:rsidRPr="00495C2E">
          <w:rPr>
            <w:rStyle w:val="Hyperlink"/>
            <w:noProof/>
          </w:rPr>
          <w:fldChar w:fldCharType="separate"/>
        </w:r>
        <w:r w:rsidRPr="00495C2E">
          <w:rPr>
            <w:rStyle w:val="Hyperlink"/>
            <w:noProof/>
          </w:rPr>
          <w:t>6.</w:t>
        </w:r>
        <w:r>
          <w:rPr>
            <w:rFonts w:asciiTheme="minorHAnsi" w:eastAsiaTheme="minorEastAsia" w:hAnsiTheme="minorHAnsi" w:cstheme="minorBidi"/>
            <w:b w:val="0"/>
            <w:bCs w:val="0"/>
            <w:caps w:val="0"/>
            <w:noProof/>
            <w:szCs w:val="22"/>
          </w:rPr>
          <w:tab/>
        </w:r>
        <w:r w:rsidRPr="00495C2E">
          <w:rPr>
            <w:rStyle w:val="Hyperlink"/>
            <w:noProof/>
          </w:rPr>
          <w:t>Mask Generation</w:t>
        </w:r>
        <w:r>
          <w:rPr>
            <w:noProof/>
            <w:webHidden/>
          </w:rPr>
          <w:tab/>
        </w:r>
        <w:r>
          <w:rPr>
            <w:noProof/>
            <w:webHidden/>
          </w:rPr>
          <w:fldChar w:fldCharType="begin"/>
        </w:r>
        <w:r>
          <w:rPr>
            <w:noProof/>
            <w:webHidden/>
          </w:rPr>
          <w:instrText xml:space="preserve"> PAGEREF _Toc459908966 \h </w:instrText>
        </w:r>
      </w:ins>
      <w:r>
        <w:rPr>
          <w:noProof/>
          <w:webHidden/>
        </w:rPr>
      </w:r>
      <w:r>
        <w:rPr>
          <w:noProof/>
          <w:webHidden/>
        </w:rPr>
        <w:fldChar w:fldCharType="separate"/>
      </w:r>
      <w:ins w:id="77" w:author="Andrew Smith" w:date="2016-08-25T17:20:00Z">
        <w:r>
          <w:rPr>
            <w:noProof/>
            <w:webHidden/>
          </w:rPr>
          <w:t>19</w:t>
        </w:r>
        <w:r>
          <w:rPr>
            <w:noProof/>
            <w:webHidden/>
          </w:rPr>
          <w:fldChar w:fldCharType="end"/>
        </w:r>
        <w:r w:rsidRPr="00495C2E">
          <w:rPr>
            <w:rStyle w:val="Hyperlink"/>
            <w:noProof/>
          </w:rPr>
          <w:fldChar w:fldCharType="end"/>
        </w:r>
      </w:ins>
    </w:p>
    <w:p w14:paraId="23D2E9D7" w14:textId="77777777" w:rsidR="00AD19BD" w:rsidRDefault="00AD19BD">
      <w:pPr>
        <w:pStyle w:val="TOC2"/>
        <w:rPr>
          <w:ins w:id="78" w:author="Andrew Smith" w:date="2016-08-25T17:20:00Z"/>
          <w:rFonts w:asciiTheme="minorHAnsi" w:eastAsiaTheme="minorEastAsia" w:hAnsiTheme="minorHAnsi" w:cstheme="minorBidi"/>
          <w:noProof/>
          <w:szCs w:val="22"/>
        </w:rPr>
      </w:pPr>
      <w:ins w:id="79"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"_Toc459908967"</w:instrText>
        </w:r>
        <w:r w:rsidRPr="00495C2E">
          <w:rPr>
            <w:rStyle w:val="Hyperlink"/>
            <w:noProof/>
          </w:rPr>
          <w:instrText xml:space="preserve"> </w:instrText>
        </w:r>
        <w:r w:rsidRPr="00495C2E">
          <w:rPr>
            <w:rStyle w:val="Hyperlink"/>
            <w:noProof/>
          </w:rPr>
          <w:fldChar w:fldCharType="separate"/>
        </w:r>
        <w:r w:rsidRPr="00495C2E">
          <w:rPr>
            <w:rStyle w:val="Hyperlink"/>
            <w:noProof/>
          </w:rPr>
          <w:t>6.1</w:t>
        </w:r>
        <w:r>
          <w:rPr>
            <w:rFonts w:asciiTheme="minorHAnsi" w:eastAsiaTheme="minorEastAsia" w:hAnsiTheme="minorHAnsi" w:cstheme="minorBidi"/>
            <w:noProof/>
            <w:szCs w:val="22"/>
          </w:rPr>
          <w:tab/>
        </w:r>
        <w:r w:rsidRPr="00495C2E">
          <w:rPr>
            <w:rStyle w:val="Hyperlink"/>
            <w:noProof/>
          </w:rPr>
          <w:t>Video Masks</w:t>
        </w:r>
        <w:r>
          <w:rPr>
            <w:noProof/>
            <w:webHidden/>
          </w:rPr>
          <w:tab/>
        </w:r>
        <w:r>
          <w:rPr>
            <w:noProof/>
            <w:webHidden/>
          </w:rPr>
          <w:fldChar w:fldCharType="begin"/>
        </w:r>
        <w:r>
          <w:rPr>
            <w:noProof/>
            <w:webHidden/>
          </w:rPr>
          <w:instrText xml:space="preserve"> PAGEREF _Toc459908967 \h </w:instrText>
        </w:r>
      </w:ins>
      <w:r>
        <w:rPr>
          <w:noProof/>
          <w:webHidden/>
        </w:rPr>
      </w:r>
      <w:r>
        <w:rPr>
          <w:noProof/>
          <w:webHidden/>
        </w:rPr>
        <w:fldChar w:fldCharType="separate"/>
      </w:r>
      <w:ins w:id="80" w:author="Andrew Smith" w:date="2016-08-25T17:20:00Z">
        <w:r>
          <w:rPr>
            <w:noProof/>
            <w:webHidden/>
          </w:rPr>
          <w:t>19</w:t>
        </w:r>
        <w:r>
          <w:rPr>
            <w:noProof/>
            <w:webHidden/>
          </w:rPr>
          <w:fldChar w:fldCharType="end"/>
        </w:r>
        <w:r w:rsidRPr="00495C2E">
          <w:rPr>
            <w:rStyle w:val="Hyperlink"/>
            <w:noProof/>
          </w:rPr>
          <w:fldChar w:fldCharType="end"/>
        </w:r>
      </w:ins>
    </w:p>
    <w:p w14:paraId="6D619945" w14:textId="77777777" w:rsidR="00AD19BD" w:rsidRDefault="00AD19BD">
      <w:pPr>
        <w:pStyle w:val="TOC2"/>
        <w:rPr>
          <w:ins w:id="81" w:author="Andrew Smith" w:date="2016-08-25T17:20:00Z"/>
          <w:rFonts w:asciiTheme="minorHAnsi" w:eastAsiaTheme="minorEastAsia" w:hAnsiTheme="minorHAnsi" w:cstheme="minorBidi"/>
          <w:noProof/>
          <w:szCs w:val="22"/>
        </w:rPr>
      </w:pPr>
      <w:ins w:id="82"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"_Toc459908968"</w:instrText>
        </w:r>
        <w:r w:rsidRPr="00495C2E">
          <w:rPr>
            <w:rStyle w:val="Hyperlink"/>
            <w:noProof/>
          </w:rPr>
          <w:instrText xml:space="preserve"> </w:instrText>
        </w:r>
        <w:r w:rsidRPr="00495C2E">
          <w:rPr>
            <w:rStyle w:val="Hyperlink"/>
            <w:noProof/>
          </w:rPr>
          <w:fldChar w:fldCharType="separate"/>
        </w:r>
        <w:r w:rsidRPr="00495C2E">
          <w:rPr>
            <w:rStyle w:val="Hyperlink"/>
            <w:noProof/>
          </w:rPr>
          <w:t>6.2</w:t>
        </w:r>
        <w:r>
          <w:rPr>
            <w:rFonts w:asciiTheme="minorHAnsi" w:eastAsiaTheme="minorEastAsia" w:hAnsiTheme="minorHAnsi" w:cstheme="minorBidi"/>
            <w:noProof/>
            <w:szCs w:val="22"/>
          </w:rPr>
          <w:tab/>
        </w:r>
        <w:r w:rsidRPr="00495C2E">
          <w:rPr>
            <w:rStyle w:val="Hyperlink"/>
            <w:noProof/>
          </w:rPr>
          <w:t>Composite Mask</w:t>
        </w:r>
        <w:r>
          <w:rPr>
            <w:noProof/>
            <w:webHidden/>
          </w:rPr>
          <w:tab/>
        </w:r>
        <w:r>
          <w:rPr>
            <w:noProof/>
            <w:webHidden/>
          </w:rPr>
          <w:fldChar w:fldCharType="begin"/>
        </w:r>
        <w:r>
          <w:rPr>
            <w:noProof/>
            <w:webHidden/>
          </w:rPr>
          <w:instrText xml:space="preserve"> PAGEREF _Toc459908968 \h </w:instrText>
        </w:r>
      </w:ins>
      <w:r>
        <w:rPr>
          <w:noProof/>
          <w:webHidden/>
        </w:rPr>
      </w:r>
      <w:r>
        <w:rPr>
          <w:noProof/>
          <w:webHidden/>
        </w:rPr>
        <w:fldChar w:fldCharType="separate"/>
      </w:r>
      <w:ins w:id="83" w:author="Andrew Smith" w:date="2016-08-25T17:20:00Z">
        <w:r>
          <w:rPr>
            <w:noProof/>
            <w:webHidden/>
          </w:rPr>
          <w:t>20</w:t>
        </w:r>
        <w:r>
          <w:rPr>
            <w:noProof/>
            <w:webHidden/>
          </w:rPr>
          <w:fldChar w:fldCharType="end"/>
        </w:r>
        <w:r w:rsidRPr="00495C2E">
          <w:rPr>
            <w:rStyle w:val="Hyperlink"/>
            <w:noProof/>
          </w:rPr>
          <w:fldChar w:fldCharType="end"/>
        </w:r>
      </w:ins>
    </w:p>
    <w:p w14:paraId="5441E6CC" w14:textId="77777777" w:rsidR="00AD19BD" w:rsidRDefault="00AD19BD">
      <w:pPr>
        <w:pStyle w:val="TOC1"/>
        <w:tabs>
          <w:tab w:val="left" w:pos="400"/>
          <w:tab w:val="right" w:leader="dot" w:pos="9350"/>
        </w:tabs>
        <w:rPr>
          <w:ins w:id="84" w:author="Andrew Smith" w:date="2016-08-25T17:20:00Z"/>
          <w:rFonts w:asciiTheme="minorHAnsi" w:eastAsiaTheme="minorEastAsia" w:hAnsiTheme="minorHAnsi" w:cstheme="minorBidi"/>
          <w:b w:val="0"/>
          <w:bCs w:val="0"/>
          <w:caps w:val="0"/>
          <w:noProof/>
          <w:szCs w:val="22"/>
        </w:rPr>
      </w:pPr>
      <w:ins w:id="85"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"_Toc459908969"</w:instrText>
        </w:r>
        <w:r w:rsidRPr="00495C2E">
          <w:rPr>
            <w:rStyle w:val="Hyperlink"/>
            <w:noProof/>
          </w:rPr>
          <w:instrText xml:space="preserve"> </w:instrText>
        </w:r>
        <w:r w:rsidRPr="00495C2E">
          <w:rPr>
            <w:rStyle w:val="Hyperlink"/>
            <w:noProof/>
          </w:rPr>
          <w:fldChar w:fldCharType="separate"/>
        </w:r>
        <w:r w:rsidRPr="00495C2E">
          <w:rPr>
            <w:rStyle w:val="Hyperlink"/>
            <w:noProof/>
          </w:rPr>
          <w:t>7.</w:t>
        </w:r>
        <w:r>
          <w:rPr>
            <w:rFonts w:asciiTheme="minorHAnsi" w:eastAsiaTheme="minorEastAsia" w:hAnsiTheme="minorHAnsi" w:cstheme="minorBidi"/>
            <w:b w:val="0"/>
            <w:bCs w:val="0"/>
            <w:caps w:val="0"/>
            <w:noProof/>
            <w:szCs w:val="22"/>
          </w:rPr>
          <w:tab/>
        </w:r>
        <w:r w:rsidRPr="00495C2E">
          <w:rPr>
            <w:rStyle w:val="Hyperlink"/>
            <w:noProof/>
          </w:rPr>
          <w:t>Analytics</w:t>
        </w:r>
        <w:r>
          <w:rPr>
            <w:noProof/>
            <w:webHidden/>
          </w:rPr>
          <w:tab/>
        </w:r>
        <w:r>
          <w:rPr>
            <w:noProof/>
            <w:webHidden/>
          </w:rPr>
          <w:fldChar w:fldCharType="begin"/>
        </w:r>
        <w:r>
          <w:rPr>
            <w:noProof/>
            <w:webHidden/>
          </w:rPr>
          <w:instrText xml:space="preserve"> PAGEREF _Toc459908969 \h </w:instrText>
        </w:r>
      </w:ins>
      <w:r>
        <w:rPr>
          <w:noProof/>
          <w:webHidden/>
        </w:rPr>
      </w:r>
      <w:r>
        <w:rPr>
          <w:noProof/>
          <w:webHidden/>
        </w:rPr>
        <w:fldChar w:fldCharType="separate"/>
      </w:r>
      <w:ins w:id="86" w:author="Andrew Smith" w:date="2016-08-25T17:20:00Z">
        <w:r>
          <w:rPr>
            <w:noProof/>
            <w:webHidden/>
          </w:rPr>
          <w:t>20</w:t>
        </w:r>
        <w:r>
          <w:rPr>
            <w:noProof/>
            <w:webHidden/>
          </w:rPr>
          <w:fldChar w:fldCharType="end"/>
        </w:r>
        <w:r w:rsidRPr="00495C2E">
          <w:rPr>
            <w:rStyle w:val="Hyperlink"/>
            <w:noProof/>
          </w:rPr>
          <w:fldChar w:fldCharType="end"/>
        </w:r>
      </w:ins>
    </w:p>
    <w:p w14:paraId="7F400E53" w14:textId="77777777" w:rsidR="00AD19BD" w:rsidRDefault="00AD19BD">
      <w:pPr>
        <w:pStyle w:val="TOC1"/>
        <w:tabs>
          <w:tab w:val="left" w:pos="400"/>
          <w:tab w:val="right" w:leader="dot" w:pos="9350"/>
        </w:tabs>
        <w:rPr>
          <w:ins w:id="87" w:author="Andrew Smith" w:date="2016-08-25T17:20:00Z"/>
          <w:rFonts w:asciiTheme="minorHAnsi" w:eastAsiaTheme="minorEastAsia" w:hAnsiTheme="minorHAnsi" w:cstheme="minorBidi"/>
          <w:b w:val="0"/>
          <w:bCs w:val="0"/>
          <w:caps w:val="0"/>
          <w:noProof/>
          <w:szCs w:val="22"/>
        </w:rPr>
      </w:pPr>
      <w:ins w:id="88"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"_Toc459908970"</w:instrText>
        </w:r>
        <w:r w:rsidRPr="00495C2E">
          <w:rPr>
            <w:rStyle w:val="Hyperlink"/>
            <w:noProof/>
          </w:rPr>
          <w:instrText xml:space="preserve"> </w:instrText>
        </w:r>
        <w:r w:rsidRPr="00495C2E">
          <w:rPr>
            <w:rStyle w:val="Hyperlink"/>
            <w:noProof/>
          </w:rPr>
          <w:fldChar w:fldCharType="separate"/>
        </w:r>
        <w:r w:rsidRPr="00495C2E">
          <w:rPr>
            <w:rStyle w:val="Hyperlink"/>
            <w:noProof/>
          </w:rPr>
          <w:t>8.</w:t>
        </w:r>
        <w:r>
          <w:rPr>
            <w:rFonts w:asciiTheme="minorHAnsi" w:eastAsiaTheme="minorEastAsia" w:hAnsiTheme="minorHAnsi" w:cstheme="minorBidi"/>
            <w:b w:val="0"/>
            <w:bCs w:val="0"/>
            <w:caps w:val="0"/>
            <w:noProof/>
            <w:szCs w:val="22"/>
          </w:rPr>
          <w:tab/>
        </w:r>
        <w:r w:rsidRPr="00495C2E">
          <w:rPr>
            <w:rStyle w:val="Hyperlink"/>
            <w:noProof/>
          </w:rPr>
          <w:t>Plugins</w:t>
        </w:r>
        <w:r>
          <w:rPr>
            <w:noProof/>
            <w:webHidden/>
          </w:rPr>
          <w:tab/>
        </w:r>
        <w:r>
          <w:rPr>
            <w:noProof/>
            <w:webHidden/>
          </w:rPr>
          <w:fldChar w:fldCharType="begin"/>
        </w:r>
        <w:r>
          <w:rPr>
            <w:noProof/>
            <w:webHidden/>
          </w:rPr>
          <w:instrText xml:space="preserve"> PAGEREF _Toc459908970 \h </w:instrText>
        </w:r>
      </w:ins>
      <w:r>
        <w:rPr>
          <w:noProof/>
          <w:webHidden/>
        </w:rPr>
      </w:r>
      <w:r>
        <w:rPr>
          <w:noProof/>
          <w:webHidden/>
        </w:rPr>
        <w:fldChar w:fldCharType="separate"/>
      </w:r>
      <w:ins w:id="89" w:author="Andrew Smith" w:date="2016-08-25T17:20:00Z">
        <w:r>
          <w:rPr>
            <w:noProof/>
            <w:webHidden/>
          </w:rPr>
          <w:t>20</w:t>
        </w:r>
        <w:r>
          <w:rPr>
            <w:noProof/>
            <w:webHidden/>
          </w:rPr>
          <w:fldChar w:fldCharType="end"/>
        </w:r>
        <w:r w:rsidRPr="00495C2E">
          <w:rPr>
            <w:rStyle w:val="Hyperlink"/>
            <w:noProof/>
          </w:rPr>
          <w:fldChar w:fldCharType="end"/>
        </w:r>
      </w:ins>
    </w:p>
    <w:p w14:paraId="57728DC5" w14:textId="77777777" w:rsidR="00AD19BD" w:rsidRDefault="00AD19BD">
      <w:pPr>
        <w:pStyle w:val="TOC2"/>
        <w:rPr>
          <w:ins w:id="90" w:author="Andrew Smith" w:date="2016-08-25T17:20:00Z"/>
          <w:rFonts w:asciiTheme="minorHAnsi" w:eastAsiaTheme="minorEastAsia" w:hAnsiTheme="minorHAnsi" w:cstheme="minorBidi"/>
          <w:noProof/>
          <w:szCs w:val="22"/>
        </w:rPr>
      </w:pPr>
      <w:ins w:id="91"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"_Toc459908971"</w:instrText>
        </w:r>
        <w:r w:rsidRPr="00495C2E">
          <w:rPr>
            <w:rStyle w:val="Hyperlink"/>
            <w:noProof/>
          </w:rPr>
          <w:instrText xml:space="preserve"> </w:instrText>
        </w:r>
        <w:r w:rsidRPr="00495C2E">
          <w:rPr>
            <w:rStyle w:val="Hyperlink"/>
            <w:noProof/>
          </w:rPr>
          <w:fldChar w:fldCharType="separate"/>
        </w:r>
        <w:r w:rsidRPr="00495C2E">
          <w:rPr>
            <w:rStyle w:val="Hyperlink"/>
            <w:noProof/>
          </w:rPr>
          <w:t>8.1</w:t>
        </w:r>
        <w:r>
          <w:rPr>
            <w:rFonts w:asciiTheme="minorHAnsi" w:eastAsiaTheme="minorEastAsia" w:hAnsiTheme="minorHAnsi" w:cstheme="minorBidi"/>
            <w:noProof/>
            <w:szCs w:val="22"/>
          </w:rPr>
          <w:tab/>
        </w:r>
        <w:r w:rsidRPr="00495C2E">
          <w:rPr>
            <w:rStyle w:val="Hyperlink"/>
            <w:noProof/>
          </w:rPr>
          <w:t>Arguments</w:t>
        </w:r>
        <w:r>
          <w:rPr>
            <w:noProof/>
            <w:webHidden/>
          </w:rPr>
          <w:tab/>
        </w:r>
        <w:r>
          <w:rPr>
            <w:noProof/>
            <w:webHidden/>
          </w:rPr>
          <w:fldChar w:fldCharType="begin"/>
        </w:r>
        <w:r>
          <w:rPr>
            <w:noProof/>
            <w:webHidden/>
          </w:rPr>
          <w:instrText xml:space="preserve"> PAGEREF _Toc459908971 \h </w:instrText>
        </w:r>
      </w:ins>
      <w:r>
        <w:rPr>
          <w:noProof/>
          <w:webHidden/>
        </w:rPr>
      </w:r>
      <w:r>
        <w:rPr>
          <w:noProof/>
          <w:webHidden/>
        </w:rPr>
        <w:fldChar w:fldCharType="separate"/>
      </w:r>
      <w:ins w:id="92" w:author="Andrew Smith" w:date="2016-08-25T17:20:00Z">
        <w:r>
          <w:rPr>
            <w:noProof/>
            <w:webHidden/>
          </w:rPr>
          <w:t>21</w:t>
        </w:r>
        <w:r>
          <w:rPr>
            <w:noProof/>
            <w:webHidden/>
          </w:rPr>
          <w:fldChar w:fldCharType="end"/>
        </w:r>
        <w:r w:rsidRPr="00495C2E">
          <w:rPr>
            <w:rStyle w:val="Hyperlink"/>
            <w:noProof/>
          </w:rPr>
          <w:fldChar w:fldCharType="end"/>
        </w:r>
      </w:ins>
    </w:p>
    <w:p w14:paraId="60B5B613" w14:textId="77777777" w:rsidR="00AD19BD" w:rsidRDefault="00AD19BD">
      <w:pPr>
        <w:pStyle w:val="TOC1"/>
        <w:tabs>
          <w:tab w:val="left" w:pos="400"/>
          <w:tab w:val="right" w:leader="dot" w:pos="9350"/>
        </w:tabs>
        <w:rPr>
          <w:ins w:id="93" w:author="Andrew Smith" w:date="2016-08-25T17:20:00Z"/>
          <w:rFonts w:asciiTheme="minorHAnsi" w:eastAsiaTheme="minorEastAsia" w:hAnsiTheme="minorHAnsi" w:cstheme="minorBidi"/>
          <w:b w:val="0"/>
          <w:bCs w:val="0"/>
          <w:caps w:val="0"/>
          <w:noProof/>
          <w:szCs w:val="22"/>
        </w:rPr>
      </w:pPr>
      <w:ins w:id="94"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"_Toc459908972"</w:instrText>
        </w:r>
        <w:r w:rsidRPr="00495C2E">
          <w:rPr>
            <w:rStyle w:val="Hyperlink"/>
            <w:noProof/>
          </w:rPr>
          <w:instrText xml:space="preserve"> </w:instrText>
        </w:r>
        <w:r w:rsidRPr="00495C2E">
          <w:rPr>
            <w:rStyle w:val="Hyperlink"/>
            <w:noProof/>
          </w:rPr>
          <w:fldChar w:fldCharType="separate"/>
        </w:r>
        <w:r w:rsidRPr="00495C2E">
          <w:rPr>
            <w:rStyle w:val="Hyperlink"/>
            <w:noProof/>
          </w:rPr>
          <w:t>9.</w:t>
        </w:r>
        <w:r>
          <w:rPr>
            <w:rFonts w:asciiTheme="minorHAnsi" w:eastAsiaTheme="minorEastAsia" w:hAnsiTheme="minorHAnsi" w:cstheme="minorBidi"/>
            <w:b w:val="0"/>
            <w:bCs w:val="0"/>
            <w:caps w:val="0"/>
            <w:noProof/>
            <w:szCs w:val="22"/>
          </w:rPr>
          <w:tab/>
        </w:r>
        <w:r w:rsidRPr="00495C2E">
          <w:rPr>
            <w:rStyle w:val="Hyperlink"/>
            <w:noProof/>
          </w:rPr>
          <w:t>Group Manager</w:t>
        </w:r>
        <w:r>
          <w:rPr>
            <w:noProof/>
            <w:webHidden/>
          </w:rPr>
          <w:tab/>
        </w:r>
        <w:r>
          <w:rPr>
            <w:noProof/>
            <w:webHidden/>
          </w:rPr>
          <w:fldChar w:fldCharType="begin"/>
        </w:r>
        <w:r>
          <w:rPr>
            <w:noProof/>
            <w:webHidden/>
          </w:rPr>
          <w:instrText xml:space="preserve"> PAGEREF _Toc459908972 \h </w:instrText>
        </w:r>
      </w:ins>
      <w:r>
        <w:rPr>
          <w:noProof/>
          <w:webHidden/>
        </w:rPr>
      </w:r>
      <w:r>
        <w:rPr>
          <w:noProof/>
          <w:webHidden/>
        </w:rPr>
        <w:fldChar w:fldCharType="separate"/>
      </w:r>
      <w:ins w:id="95" w:author="Andrew Smith" w:date="2016-08-25T17:20:00Z">
        <w:r>
          <w:rPr>
            <w:noProof/>
            <w:webHidden/>
          </w:rPr>
          <w:t>21</w:t>
        </w:r>
        <w:r>
          <w:rPr>
            <w:noProof/>
            <w:webHidden/>
          </w:rPr>
          <w:fldChar w:fldCharType="end"/>
        </w:r>
        <w:r w:rsidRPr="00495C2E">
          <w:rPr>
            <w:rStyle w:val="Hyperlink"/>
            <w:noProof/>
          </w:rPr>
          <w:fldChar w:fldCharType="end"/>
        </w:r>
      </w:ins>
    </w:p>
    <w:p w14:paraId="3616EC3E" w14:textId="77777777" w:rsidR="00AD19BD" w:rsidRDefault="00AD19BD">
      <w:pPr>
        <w:pStyle w:val="TOC1"/>
        <w:tabs>
          <w:tab w:val="left" w:pos="600"/>
          <w:tab w:val="right" w:leader="dot" w:pos="9350"/>
        </w:tabs>
        <w:rPr>
          <w:ins w:id="96" w:author="Andrew Smith" w:date="2016-08-25T17:20:00Z"/>
          <w:rFonts w:asciiTheme="minorHAnsi" w:eastAsiaTheme="minorEastAsia" w:hAnsiTheme="minorHAnsi" w:cstheme="minorBidi"/>
          <w:b w:val="0"/>
          <w:bCs w:val="0"/>
          <w:caps w:val="0"/>
          <w:noProof/>
          <w:szCs w:val="22"/>
        </w:rPr>
      </w:pPr>
      <w:ins w:id="97"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"_Toc459908973"</w:instrText>
        </w:r>
        <w:r w:rsidRPr="00495C2E">
          <w:rPr>
            <w:rStyle w:val="Hyperlink"/>
            <w:noProof/>
          </w:rPr>
          <w:instrText xml:space="preserve"> </w:instrText>
        </w:r>
        <w:r w:rsidRPr="00495C2E">
          <w:rPr>
            <w:rStyle w:val="Hyperlink"/>
            <w:noProof/>
          </w:rPr>
          <w:fldChar w:fldCharType="separate"/>
        </w:r>
        <w:r w:rsidRPr="00495C2E">
          <w:rPr>
            <w:rStyle w:val="Hyperlink"/>
            <w:noProof/>
          </w:rPr>
          <w:t>10.</w:t>
        </w:r>
        <w:r>
          <w:rPr>
            <w:rFonts w:asciiTheme="minorHAnsi" w:eastAsiaTheme="minorEastAsia" w:hAnsiTheme="minorHAnsi" w:cstheme="minorBidi"/>
            <w:b w:val="0"/>
            <w:bCs w:val="0"/>
            <w:caps w:val="0"/>
            <w:noProof/>
            <w:szCs w:val="22"/>
          </w:rPr>
          <w:tab/>
        </w:r>
        <w:r w:rsidRPr="00495C2E">
          <w:rPr>
            <w:rStyle w:val="Hyperlink"/>
            <w:noProof/>
          </w:rPr>
          <w:t>Validation</w:t>
        </w:r>
        <w:r>
          <w:rPr>
            <w:noProof/>
            <w:webHidden/>
          </w:rPr>
          <w:tab/>
        </w:r>
        <w:r>
          <w:rPr>
            <w:noProof/>
            <w:webHidden/>
          </w:rPr>
          <w:fldChar w:fldCharType="begin"/>
        </w:r>
        <w:r>
          <w:rPr>
            <w:noProof/>
            <w:webHidden/>
          </w:rPr>
          <w:instrText xml:space="preserve"> PAGEREF _Toc459908973 \h </w:instrText>
        </w:r>
      </w:ins>
      <w:r>
        <w:rPr>
          <w:noProof/>
          <w:webHidden/>
        </w:rPr>
      </w:r>
      <w:r>
        <w:rPr>
          <w:noProof/>
          <w:webHidden/>
        </w:rPr>
        <w:fldChar w:fldCharType="separate"/>
      </w:r>
      <w:ins w:id="98" w:author="Andrew Smith" w:date="2016-08-25T17:20:00Z">
        <w:r>
          <w:rPr>
            <w:noProof/>
            <w:webHidden/>
          </w:rPr>
          <w:t>22</w:t>
        </w:r>
        <w:r>
          <w:rPr>
            <w:noProof/>
            <w:webHidden/>
          </w:rPr>
          <w:fldChar w:fldCharType="end"/>
        </w:r>
        <w:r w:rsidRPr="00495C2E">
          <w:rPr>
            <w:rStyle w:val="Hyperlink"/>
            <w:noProof/>
          </w:rPr>
          <w:fldChar w:fldCharType="end"/>
        </w:r>
      </w:ins>
    </w:p>
    <w:p w14:paraId="2871CB3C" w14:textId="77777777" w:rsidR="00AD19BD" w:rsidRDefault="00AD19BD">
      <w:pPr>
        <w:pStyle w:val="TOC1"/>
        <w:tabs>
          <w:tab w:val="left" w:pos="600"/>
          <w:tab w:val="right" w:leader="dot" w:pos="9350"/>
        </w:tabs>
        <w:rPr>
          <w:ins w:id="99" w:author="Andrew Smith" w:date="2016-08-25T17:20:00Z"/>
          <w:rFonts w:asciiTheme="minorHAnsi" w:eastAsiaTheme="minorEastAsia" w:hAnsiTheme="minorHAnsi" w:cstheme="minorBidi"/>
          <w:b w:val="0"/>
          <w:bCs w:val="0"/>
          <w:caps w:val="0"/>
          <w:noProof/>
          <w:szCs w:val="22"/>
        </w:rPr>
      </w:pPr>
      <w:ins w:id="100"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"_Toc459908974"</w:instrText>
        </w:r>
        <w:r w:rsidRPr="00495C2E">
          <w:rPr>
            <w:rStyle w:val="Hyperlink"/>
            <w:noProof/>
          </w:rPr>
          <w:instrText xml:space="preserve"> </w:instrText>
        </w:r>
        <w:r w:rsidRPr="00495C2E">
          <w:rPr>
            <w:rStyle w:val="Hyperlink"/>
            <w:noProof/>
          </w:rPr>
          <w:fldChar w:fldCharType="separate"/>
        </w:r>
        <w:r w:rsidRPr="00495C2E">
          <w:rPr>
            <w:rStyle w:val="Hyperlink"/>
            <w:noProof/>
          </w:rPr>
          <w:t>11.</w:t>
        </w:r>
        <w:r>
          <w:rPr>
            <w:rFonts w:asciiTheme="minorHAnsi" w:eastAsiaTheme="minorEastAsia" w:hAnsiTheme="minorHAnsi" w:cstheme="minorBidi"/>
            <w:b w:val="0"/>
            <w:bCs w:val="0"/>
            <w:caps w:val="0"/>
            <w:noProof/>
            <w:szCs w:val="22"/>
          </w:rPr>
          <w:tab/>
        </w:r>
        <w:r w:rsidRPr="00495C2E">
          <w:rPr>
            <w:rStyle w:val="Hyperlink"/>
            <w:noProof/>
          </w:rPr>
          <w:t>QA Process</w:t>
        </w:r>
        <w:r>
          <w:rPr>
            <w:noProof/>
            <w:webHidden/>
          </w:rPr>
          <w:tab/>
        </w:r>
        <w:r>
          <w:rPr>
            <w:noProof/>
            <w:webHidden/>
          </w:rPr>
          <w:fldChar w:fldCharType="begin"/>
        </w:r>
        <w:r>
          <w:rPr>
            <w:noProof/>
            <w:webHidden/>
          </w:rPr>
          <w:instrText xml:space="preserve"> PAGEREF _Toc459908974 \h </w:instrText>
        </w:r>
      </w:ins>
      <w:r>
        <w:rPr>
          <w:noProof/>
          <w:webHidden/>
        </w:rPr>
      </w:r>
      <w:r>
        <w:rPr>
          <w:noProof/>
          <w:webHidden/>
        </w:rPr>
        <w:fldChar w:fldCharType="separate"/>
      </w:r>
      <w:ins w:id="101" w:author="Andrew Smith" w:date="2016-08-25T17:20:00Z">
        <w:r>
          <w:rPr>
            <w:noProof/>
            <w:webHidden/>
          </w:rPr>
          <w:t>22</w:t>
        </w:r>
        <w:r>
          <w:rPr>
            <w:noProof/>
            <w:webHidden/>
          </w:rPr>
          <w:fldChar w:fldCharType="end"/>
        </w:r>
        <w:r w:rsidRPr="00495C2E">
          <w:rPr>
            <w:rStyle w:val="Hyperlink"/>
            <w:noProof/>
          </w:rPr>
          <w:fldChar w:fldCharType="end"/>
        </w:r>
      </w:ins>
    </w:p>
    <w:p w14:paraId="308E85EE" w14:textId="77777777" w:rsidR="00AD19BD" w:rsidRDefault="00AD19BD">
      <w:pPr>
        <w:pStyle w:val="TOC1"/>
        <w:tabs>
          <w:tab w:val="left" w:pos="600"/>
          <w:tab w:val="right" w:leader="dot" w:pos="9350"/>
        </w:tabs>
        <w:rPr>
          <w:ins w:id="102" w:author="Andrew Smith" w:date="2016-08-25T17:20:00Z"/>
          <w:rFonts w:asciiTheme="minorHAnsi" w:eastAsiaTheme="minorEastAsia" w:hAnsiTheme="minorHAnsi" w:cstheme="minorBidi"/>
          <w:b w:val="0"/>
          <w:bCs w:val="0"/>
          <w:caps w:val="0"/>
          <w:noProof/>
          <w:szCs w:val="22"/>
        </w:rPr>
      </w:pPr>
      <w:ins w:id="103"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"_Toc459908975"</w:instrText>
        </w:r>
        <w:r w:rsidRPr="00495C2E">
          <w:rPr>
            <w:rStyle w:val="Hyperlink"/>
            <w:noProof/>
          </w:rPr>
          <w:instrText xml:space="preserve"> </w:instrText>
        </w:r>
        <w:r w:rsidRPr="00495C2E">
          <w:rPr>
            <w:rStyle w:val="Hyperlink"/>
            <w:noProof/>
          </w:rPr>
          <w:fldChar w:fldCharType="separate"/>
        </w:r>
        <w:r w:rsidRPr="00495C2E">
          <w:rPr>
            <w:rStyle w:val="Hyperlink"/>
            <w:noProof/>
          </w:rPr>
          <w:t>12.</w:t>
        </w:r>
        <w:r>
          <w:rPr>
            <w:rFonts w:asciiTheme="minorHAnsi" w:eastAsiaTheme="minorEastAsia" w:hAnsiTheme="minorHAnsi" w:cstheme="minorBidi"/>
            <w:b w:val="0"/>
            <w:bCs w:val="0"/>
            <w:caps w:val="0"/>
            <w:noProof/>
            <w:szCs w:val="22"/>
          </w:rPr>
          <w:tab/>
        </w:r>
        <w:r w:rsidRPr="00495C2E">
          <w:rPr>
            <w:rStyle w:val="Hyperlink"/>
            <w:noProof/>
          </w:rPr>
          <w:t>Batch operation</w:t>
        </w:r>
        <w:r>
          <w:rPr>
            <w:noProof/>
            <w:webHidden/>
          </w:rPr>
          <w:tab/>
        </w:r>
        <w:r>
          <w:rPr>
            <w:noProof/>
            <w:webHidden/>
          </w:rPr>
          <w:fldChar w:fldCharType="begin"/>
        </w:r>
        <w:r>
          <w:rPr>
            <w:noProof/>
            <w:webHidden/>
          </w:rPr>
          <w:instrText xml:space="preserve"> PAGEREF _Toc459908975 \h </w:instrText>
        </w:r>
      </w:ins>
      <w:r>
        <w:rPr>
          <w:noProof/>
          <w:webHidden/>
        </w:rPr>
      </w:r>
      <w:r>
        <w:rPr>
          <w:noProof/>
          <w:webHidden/>
        </w:rPr>
        <w:fldChar w:fldCharType="separate"/>
      </w:r>
      <w:ins w:id="104" w:author="Andrew Smith" w:date="2016-08-25T17:20:00Z">
        <w:r>
          <w:rPr>
            <w:noProof/>
            <w:webHidden/>
          </w:rPr>
          <w:t>22</w:t>
        </w:r>
        <w:r>
          <w:rPr>
            <w:noProof/>
            <w:webHidden/>
          </w:rPr>
          <w:fldChar w:fldCharType="end"/>
        </w:r>
        <w:r w:rsidRPr="00495C2E">
          <w:rPr>
            <w:rStyle w:val="Hyperlink"/>
            <w:noProof/>
          </w:rPr>
          <w:fldChar w:fldCharType="end"/>
        </w:r>
      </w:ins>
    </w:p>
    <w:p w14:paraId="66B4B9B9" w14:textId="77777777" w:rsidR="00AD19BD" w:rsidRDefault="00AD19BD">
      <w:pPr>
        <w:pStyle w:val="TOC2"/>
        <w:rPr>
          <w:ins w:id="105" w:author="Andrew Smith" w:date="2016-08-25T17:20:00Z"/>
          <w:rFonts w:asciiTheme="minorHAnsi" w:eastAsiaTheme="minorEastAsia" w:hAnsiTheme="minorHAnsi" w:cstheme="minorBidi"/>
          <w:noProof/>
          <w:szCs w:val="22"/>
        </w:rPr>
      </w:pPr>
      <w:ins w:id="106"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"_Toc459908976"</w:instrText>
        </w:r>
        <w:r w:rsidRPr="00495C2E">
          <w:rPr>
            <w:rStyle w:val="Hyperlink"/>
            <w:noProof/>
          </w:rPr>
          <w:instrText xml:space="preserve"> </w:instrText>
        </w:r>
        <w:r w:rsidRPr="00495C2E">
          <w:rPr>
            <w:rStyle w:val="Hyperlink"/>
            <w:noProof/>
          </w:rPr>
          <w:fldChar w:fldCharType="separate"/>
        </w:r>
        <w:r w:rsidRPr="00495C2E">
          <w:rPr>
            <w:rStyle w:val="Hyperlink"/>
            <w:noProof/>
          </w:rPr>
          <w:t>12.1</w:t>
        </w:r>
        <w:r>
          <w:rPr>
            <w:rFonts w:asciiTheme="minorHAnsi" w:eastAsiaTheme="minorEastAsia" w:hAnsiTheme="minorHAnsi" w:cstheme="minorBidi"/>
            <w:noProof/>
            <w:szCs w:val="22"/>
          </w:rPr>
          <w:tab/>
        </w:r>
        <w:r w:rsidRPr="00495C2E">
          <w:rPr>
            <w:rStyle w:val="Hyperlink"/>
            <w:noProof/>
          </w:rPr>
          <w:t>Creating a Project</w:t>
        </w:r>
        <w:r>
          <w:rPr>
            <w:noProof/>
            <w:webHidden/>
          </w:rPr>
          <w:tab/>
        </w:r>
        <w:r>
          <w:rPr>
            <w:noProof/>
            <w:webHidden/>
          </w:rPr>
          <w:fldChar w:fldCharType="begin"/>
        </w:r>
        <w:r>
          <w:rPr>
            <w:noProof/>
            <w:webHidden/>
          </w:rPr>
          <w:instrText xml:space="preserve"> PAGEREF _Toc459908976 \h </w:instrText>
        </w:r>
      </w:ins>
      <w:r>
        <w:rPr>
          <w:noProof/>
          <w:webHidden/>
        </w:rPr>
      </w:r>
      <w:r>
        <w:rPr>
          <w:noProof/>
          <w:webHidden/>
        </w:rPr>
        <w:fldChar w:fldCharType="separate"/>
      </w:r>
      <w:ins w:id="107" w:author="Andrew Smith" w:date="2016-08-25T17:20:00Z">
        <w:r>
          <w:rPr>
            <w:noProof/>
            <w:webHidden/>
          </w:rPr>
          <w:t>24</w:t>
        </w:r>
        <w:r>
          <w:rPr>
            <w:noProof/>
            <w:webHidden/>
          </w:rPr>
          <w:fldChar w:fldCharType="end"/>
        </w:r>
        <w:r w:rsidRPr="00495C2E">
          <w:rPr>
            <w:rStyle w:val="Hyperlink"/>
            <w:noProof/>
          </w:rPr>
          <w:fldChar w:fldCharType="end"/>
        </w:r>
      </w:ins>
    </w:p>
    <w:p w14:paraId="3E45EC3D" w14:textId="77777777" w:rsidR="00AD19BD" w:rsidRDefault="00AD19BD">
      <w:pPr>
        <w:pStyle w:val="TOC2"/>
        <w:rPr>
          <w:ins w:id="108" w:author="Andrew Smith" w:date="2016-08-25T17:20:00Z"/>
          <w:rFonts w:asciiTheme="minorHAnsi" w:eastAsiaTheme="minorEastAsia" w:hAnsiTheme="minorHAnsi" w:cstheme="minorBidi"/>
          <w:noProof/>
          <w:szCs w:val="22"/>
        </w:rPr>
      </w:pPr>
      <w:ins w:id="109"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"_Toc459908977"</w:instrText>
        </w:r>
        <w:r w:rsidRPr="00495C2E">
          <w:rPr>
            <w:rStyle w:val="Hyperlink"/>
            <w:noProof/>
          </w:rPr>
          <w:instrText xml:space="preserve"> </w:instrText>
        </w:r>
        <w:r w:rsidRPr="00495C2E">
          <w:rPr>
            <w:rStyle w:val="Hyperlink"/>
            <w:noProof/>
          </w:rPr>
          <w:fldChar w:fldCharType="separate"/>
        </w:r>
        <w:r w:rsidRPr="00495C2E">
          <w:rPr>
            <w:rStyle w:val="Hyperlink"/>
            <w:noProof/>
          </w:rPr>
          <w:t>12.2</w:t>
        </w:r>
        <w:r>
          <w:rPr>
            <w:rFonts w:asciiTheme="minorHAnsi" w:eastAsiaTheme="minorEastAsia" w:hAnsiTheme="minorHAnsi" w:cstheme="minorBidi"/>
            <w:noProof/>
            <w:szCs w:val="22"/>
          </w:rPr>
          <w:tab/>
        </w:r>
        <w:r w:rsidRPr="00495C2E">
          <w:rPr>
            <w:rStyle w:val="Hyperlink"/>
            <w:noProof/>
          </w:rPr>
          <w:t>Extending a Project</w:t>
        </w:r>
        <w:r>
          <w:rPr>
            <w:noProof/>
            <w:webHidden/>
          </w:rPr>
          <w:tab/>
        </w:r>
        <w:r>
          <w:rPr>
            <w:noProof/>
            <w:webHidden/>
          </w:rPr>
          <w:fldChar w:fldCharType="begin"/>
        </w:r>
        <w:r>
          <w:rPr>
            <w:noProof/>
            <w:webHidden/>
          </w:rPr>
          <w:instrText xml:space="preserve"> PAGEREF _Toc459908977 \h </w:instrText>
        </w:r>
      </w:ins>
      <w:r>
        <w:rPr>
          <w:noProof/>
          <w:webHidden/>
        </w:rPr>
      </w:r>
      <w:r>
        <w:rPr>
          <w:noProof/>
          <w:webHidden/>
        </w:rPr>
        <w:fldChar w:fldCharType="separate"/>
      </w:r>
      <w:ins w:id="110" w:author="Andrew Smith" w:date="2016-08-25T17:20:00Z">
        <w:r>
          <w:rPr>
            <w:noProof/>
            <w:webHidden/>
          </w:rPr>
          <w:t>24</w:t>
        </w:r>
        <w:r>
          <w:rPr>
            <w:noProof/>
            <w:webHidden/>
          </w:rPr>
          <w:fldChar w:fldCharType="end"/>
        </w:r>
        <w:r w:rsidRPr="00495C2E">
          <w:rPr>
            <w:rStyle w:val="Hyperlink"/>
            <w:noProof/>
          </w:rPr>
          <w:fldChar w:fldCharType="end"/>
        </w:r>
      </w:ins>
    </w:p>
    <w:p w14:paraId="1B84A792" w14:textId="77777777" w:rsidR="00AD19BD" w:rsidRDefault="00AD19BD">
      <w:pPr>
        <w:pStyle w:val="TOC2"/>
        <w:rPr>
          <w:ins w:id="111" w:author="Andrew Smith" w:date="2016-08-25T17:20:00Z"/>
          <w:rFonts w:asciiTheme="minorHAnsi" w:eastAsiaTheme="minorEastAsia" w:hAnsiTheme="minorHAnsi" w:cstheme="minorBidi"/>
          <w:noProof/>
          <w:szCs w:val="22"/>
        </w:rPr>
      </w:pPr>
      <w:ins w:id="112"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"_Toc459908978"</w:instrText>
        </w:r>
        <w:r w:rsidRPr="00495C2E">
          <w:rPr>
            <w:rStyle w:val="Hyperlink"/>
            <w:noProof/>
          </w:rPr>
          <w:instrText xml:space="preserve"> </w:instrText>
        </w:r>
        <w:r w:rsidRPr="00495C2E">
          <w:rPr>
            <w:rStyle w:val="Hyperlink"/>
            <w:noProof/>
          </w:rPr>
          <w:fldChar w:fldCharType="separate"/>
        </w:r>
        <w:r w:rsidRPr="00495C2E">
          <w:rPr>
            <w:rStyle w:val="Hyperlink"/>
            <w:noProof/>
          </w:rPr>
          <w:t>12.3</w:t>
        </w:r>
        <w:r>
          <w:rPr>
            <w:rFonts w:asciiTheme="minorHAnsi" w:eastAsiaTheme="minorEastAsia" w:hAnsiTheme="minorHAnsi" w:cstheme="minorBidi"/>
            <w:noProof/>
            <w:szCs w:val="22"/>
          </w:rPr>
          <w:tab/>
        </w:r>
        <w:r w:rsidRPr="00495C2E">
          <w:rPr>
            <w:rStyle w:val="Hyperlink"/>
            <w:iCs/>
            <w:noProof/>
          </w:rPr>
          <w:t>Capping a Project: Antiforensics</w:t>
        </w:r>
        <w:r>
          <w:rPr>
            <w:noProof/>
            <w:webHidden/>
          </w:rPr>
          <w:tab/>
        </w:r>
        <w:r>
          <w:rPr>
            <w:noProof/>
            <w:webHidden/>
          </w:rPr>
          <w:fldChar w:fldCharType="begin"/>
        </w:r>
        <w:r>
          <w:rPr>
            <w:noProof/>
            <w:webHidden/>
          </w:rPr>
          <w:instrText xml:space="preserve"> PAGEREF _Toc459908978 \h </w:instrText>
        </w:r>
      </w:ins>
      <w:r>
        <w:rPr>
          <w:noProof/>
          <w:webHidden/>
        </w:rPr>
      </w:r>
      <w:r>
        <w:rPr>
          <w:noProof/>
          <w:webHidden/>
        </w:rPr>
        <w:fldChar w:fldCharType="separate"/>
      </w:r>
      <w:ins w:id="113" w:author="Andrew Smith" w:date="2016-08-25T17:20:00Z">
        <w:r>
          <w:rPr>
            <w:noProof/>
            <w:webHidden/>
          </w:rPr>
          <w:t>24</w:t>
        </w:r>
        <w:r>
          <w:rPr>
            <w:noProof/>
            <w:webHidden/>
          </w:rPr>
          <w:fldChar w:fldCharType="end"/>
        </w:r>
        <w:r w:rsidRPr="00495C2E">
          <w:rPr>
            <w:rStyle w:val="Hyperlink"/>
            <w:noProof/>
          </w:rPr>
          <w:fldChar w:fldCharType="end"/>
        </w:r>
      </w:ins>
    </w:p>
    <w:p w14:paraId="4B1D437C" w14:textId="77777777" w:rsidR="00AD19BD" w:rsidRDefault="00AD19BD">
      <w:pPr>
        <w:pStyle w:val="TOC2"/>
        <w:rPr>
          <w:ins w:id="114" w:author="Andrew Smith" w:date="2016-08-25T17:20:00Z"/>
          <w:rFonts w:asciiTheme="minorHAnsi" w:eastAsiaTheme="minorEastAsia" w:hAnsiTheme="minorHAnsi" w:cstheme="minorBidi"/>
          <w:noProof/>
          <w:szCs w:val="22"/>
        </w:rPr>
      </w:pPr>
      <w:ins w:id="115"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"_Toc459908979"</w:instrText>
        </w:r>
        <w:r w:rsidRPr="00495C2E">
          <w:rPr>
            <w:rStyle w:val="Hyperlink"/>
            <w:noProof/>
          </w:rPr>
          <w:instrText xml:space="preserve"> </w:instrText>
        </w:r>
        <w:r w:rsidRPr="00495C2E">
          <w:rPr>
            <w:rStyle w:val="Hyperlink"/>
            <w:noProof/>
          </w:rPr>
          <w:fldChar w:fldCharType="separate"/>
        </w:r>
        <w:r w:rsidRPr="00495C2E">
          <w:rPr>
            <w:rStyle w:val="Hyperlink"/>
            <w:noProof/>
          </w:rPr>
          <w:t>12.4</w:t>
        </w:r>
        <w:r>
          <w:rPr>
            <w:rFonts w:asciiTheme="minorHAnsi" w:eastAsiaTheme="minorEastAsia" w:hAnsiTheme="minorHAnsi" w:cstheme="minorBidi"/>
            <w:noProof/>
            <w:szCs w:val="22"/>
          </w:rPr>
          <w:tab/>
        </w:r>
        <w:r w:rsidRPr="00495C2E">
          <w:rPr>
            <w:rStyle w:val="Hyperlink"/>
            <w:noProof/>
          </w:rPr>
          <w:t>Image File Names</w:t>
        </w:r>
        <w:r>
          <w:rPr>
            <w:noProof/>
            <w:webHidden/>
          </w:rPr>
          <w:tab/>
        </w:r>
        <w:r>
          <w:rPr>
            <w:noProof/>
            <w:webHidden/>
          </w:rPr>
          <w:fldChar w:fldCharType="begin"/>
        </w:r>
        <w:r>
          <w:rPr>
            <w:noProof/>
            <w:webHidden/>
          </w:rPr>
          <w:instrText xml:space="preserve"> PAGEREF _Toc459908979 \h </w:instrText>
        </w:r>
      </w:ins>
      <w:r>
        <w:rPr>
          <w:noProof/>
          <w:webHidden/>
        </w:rPr>
      </w:r>
      <w:r>
        <w:rPr>
          <w:noProof/>
          <w:webHidden/>
        </w:rPr>
        <w:fldChar w:fldCharType="separate"/>
      </w:r>
      <w:ins w:id="116" w:author="Andrew Smith" w:date="2016-08-25T17:20:00Z">
        <w:r>
          <w:rPr>
            <w:noProof/>
            <w:webHidden/>
          </w:rPr>
          <w:t>25</w:t>
        </w:r>
        <w:r>
          <w:rPr>
            <w:noProof/>
            <w:webHidden/>
          </w:rPr>
          <w:fldChar w:fldCharType="end"/>
        </w:r>
        <w:r w:rsidRPr="00495C2E">
          <w:rPr>
            <w:rStyle w:val="Hyperlink"/>
            <w:noProof/>
          </w:rPr>
          <w:fldChar w:fldCharType="end"/>
        </w:r>
      </w:ins>
    </w:p>
    <w:p w14:paraId="3CB2D5C5" w14:textId="77777777" w:rsidR="00AD19BD" w:rsidRDefault="00AD19BD">
      <w:pPr>
        <w:pStyle w:val="TOC1"/>
        <w:tabs>
          <w:tab w:val="left" w:pos="600"/>
          <w:tab w:val="right" w:leader="dot" w:pos="9350"/>
        </w:tabs>
        <w:rPr>
          <w:ins w:id="117" w:author="Andrew Smith" w:date="2016-08-25T17:20:00Z"/>
          <w:rFonts w:asciiTheme="minorHAnsi" w:eastAsiaTheme="minorEastAsia" w:hAnsiTheme="minorHAnsi" w:cstheme="minorBidi"/>
          <w:b w:val="0"/>
          <w:bCs w:val="0"/>
          <w:caps w:val="0"/>
          <w:noProof/>
          <w:szCs w:val="22"/>
        </w:rPr>
      </w:pPr>
      <w:ins w:id="118" w:author="Andrew Smith" w:date="2016-08-25T17:20:00Z">
        <w:r w:rsidRPr="00495C2E">
          <w:rPr>
            <w:rStyle w:val="Hyperlink"/>
            <w:noProof/>
          </w:rPr>
          <w:fldChar w:fldCharType="begin"/>
        </w:r>
        <w:r w:rsidRPr="00495C2E">
          <w:rPr>
            <w:rStyle w:val="Hyperlink"/>
            <w:noProof/>
          </w:rPr>
          <w:instrText xml:space="preserve"> </w:instrText>
        </w:r>
        <w:r>
          <w:rPr>
            <w:noProof/>
          </w:rPr>
          <w:instrText>HYPERLINK \l "_Toc459908980"</w:instrText>
        </w:r>
        <w:r w:rsidRPr="00495C2E">
          <w:rPr>
            <w:rStyle w:val="Hyperlink"/>
            <w:noProof/>
          </w:rPr>
          <w:instrText xml:space="preserve"> </w:instrText>
        </w:r>
        <w:r w:rsidRPr="00495C2E">
          <w:rPr>
            <w:rStyle w:val="Hyperlink"/>
            <w:noProof/>
          </w:rPr>
          <w:fldChar w:fldCharType="separate"/>
        </w:r>
        <w:r w:rsidRPr="00495C2E">
          <w:rPr>
            <w:rStyle w:val="Hyperlink"/>
            <w:noProof/>
          </w:rPr>
          <w:t>13.</w:t>
        </w:r>
        <w:r>
          <w:rPr>
            <w:rFonts w:asciiTheme="minorHAnsi" w:eastAsiaTheme="minorEastAsia" w:hAnsiTheme="minorHAnsi" w:cstheme="minorBidi"/>
            <w:b w:val="0"/>
            <w:bCs w:val="0"/>
            <w:caps w:val="0"/>
            <w:noProof/>
            <w:szCs w:val="22"/>
          </w:rPr>
          <w:tab/>
        </w:r>
        <w:r w:rsidRPr="00495C2E">
          <w:rPr>
            <w:rStyle w:val="Hyperlink"/>
            <w:noProof/>
          </w:rPr>
          <w:t>JSON</w:t>
        </w:r>
        <w:r>
          <w:rPr>
            <w:noProof/>
            <w:webHidden/>
          </w:rPr>
          <w:tab/>
        </w:r>
        <w:r>
          <w:rPr>
            <w:noProof/>
            <w:webHidden/>
          </w:rPr>
          <w:fldChar w:fldCharType="begin"/>
        </w:r>
        <w:r>
          <w:rPr>
            <w:noProof/>
            <w:webHidden/>
          </w:rPr>
          <w:instrText xml:space="preserve"> PAGEREF _Toc459908980 \h </w:instrText>
        </w:r>
      </w:ins>
      <w:r>
        <w:rPr>
          <w:noProof/>
          <w:webHidden/>
        </w:rPr>
      </w:r>
      <w:r>
        <w:rPr>
          <w:noProof/>
          <w:webHidden/>
        </w:rPr>
        <w:fldChar w:fldCharType="separate"/>
      </w:r>
      <w:ins w:id="119" w:author="Andrew Smith" w:date="2016-08-25T17:20:00Z">
        <w:r>
          <w:rPr>
            <w:noProof/>
            <w:webHidden/>
          </w:rPr>
          <w:t>25</w:t>
        </w:r>
        <w:r>
          <w:rPr>
            <w:noProof/>
            <w:webHidden/>
          </w:rPr>
          <w:fldChar w:fldCharType="end"/>
        </w:r>
        <w:r w:rsidRPr="00495C2E">
          <w:rPr>
            <w:rStyle w:val="Hyperlink"/>
            <w:noProof/>
          </w:rPr>
          <w:fldChar w:fldCharType="end"/>
        </w:r>
      </w:ins>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4460EF">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120" w:name="_Toc456792461"/>
      <w:bookmarkStart w:id="121" w:name="_Toc459908941"/>
      <w:r>
        <w:lastRenderedPageBreak/>
        <w:t>Overview</w:t>
      </w:r>
      <w:bookmarkEnd w:id="120"/>
      <w:bookmarkEnd w:id="121"/>
    </w:p>
    <w:p w14:paraId="5E722646" w14:textId="77777777" w:rsidR="00936FFD" w:rsidRPr="003D3906" w:rsidRDefault="00936FFD" w:rsidP="00A27DCE">
      <w:pPr>
        <w:pStyle w:val="BodyText"/>
      </w:pPr>
      <w:bookmarkStart w:id="122" w:name="_Toc78164083"/>
      <w:bookmarkStart w:id="12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BD2854">
      <w:pPr>
        <w:pStyle w:val="figurecaption"/>
      </w:pPr>
      <w:bookmarkStart w:id="124" w:name="_Toc457993703"/>
      <w:r>
        <w:t xml:space="preserve">Figure </w:t>
      </w:r>
      <w:r w:rsidR="004460EF">
        <w:fldChar w:fldCharType="begin"/>
      </w:r>
      <w:r w:rsidR="004460EF">
        <w:instrText xml:space="preserve"> SEQ Figure \* ARABIC </w:instrText>
      </w:r>
      <w:r w:rsidR="004460EF">
        <w:fldChar w:fldCharType="separate"/>
      </w:r>
      <w:r w:rsidR="000852C4">
        <w:rPr>
          <w:noProof/>
        </w:rPr>
        <w:t>1</w:t>
      </w:r>
      <w:r w:rsidR="004460EF">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124"/>
    </w:p>
    <w:p w14:paraId="64EF3314" w14:textId="77777777" w:rsidR="00936FFD" w:rsidRDefault="00936FFD" w:rsidP="00A27DCE">
      <w:pPr>
        <w:pStyle w:val="BodyText"/>
        <w:rPr>
          <w:b/>
        </w:rPr>
      </w:pPr>
    </w:p>
    <w:p w14:paraId="475F207F" w14:textId="77777777" w:rsidR="00264E83" w:rsidRDefault="00A9054E" w:rsidP="00FC16E5">
      <w:pPr>
        <w:jc w:val="both"/>
      </w:pPr>
      <w:bookmarkStart w:id="125" w:name="_Toc456792462"/>
      <w:bookmarkEnd w:id="122"/>
      <w:bookmarkEnd w:id="12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126" w:name="_Toc459908942"/>
      <w:r>
        <w:t>Installation</w:t>
      </w:r>
      <w:bookmarkEnd w:id="125"/>
      <w:bookmarkEnd w:id="126"/>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BD2854">
      <w:pPr>
        <w:pStyle w:val="figurecaption"/>
      </w:pPr>
      <w:bookmarkStart w:id="127" w:name="_Toc457993704"/>
      <w:r>
        <w:t xml:space="preserve">Figure </w:t>
      </w:r>
      <w:r w:rsidR="004460EF">
        <w:fldChar w:fldCharType="begin"/>
      </w:r>
      <w:r w:rsidR="004460EF">
        <w:instrText xml:space="preserve"> SEQ Figure \* ARABIC </w:instrText>
      </w:r>
      <w:r w:rsidR="004460EF">
        <w:fldChar w:fldCharType="separate"/>
      </w:r>
      <w:r w:rsidR="000852C4">
        <w:rPr>
          <w:noProof/>
        </w:rPr>
        <w:t>2</w:t>
      </w:r>
      <w:r w:rsidR="004460EF">
        <w:rPr>
          <w:noProof/>
        </w:rPr>
        <w:fldChar w:fldCharType="end"/>
      </w:r>
      <w:r>
        <w:t>: GitHub website download dialog</w:t>
      </w:r>
      <w:bookmarkEnd w:id="12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128" w:name="_Toc456792463"/>
      <w:bookmarkStart w:id="129" w:name="_Toc459908943"/>
      <w:r>
        <w:t>Dependenc</w:t>
      </w:r>
      <w:r w:rsidR="00CD52AB">
        <w:t>i</w:t>
      </w:r>
      <w:r>
        <w:t>es</w:t>
      </w:r>
      <w:bookmarkEnd w:id="128"/>
      <w:bookmarkEnd w:id="12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14:paraId="7E2E783B" w14:textId="77777777" w:rsidR="0090535E" w:rsidRPr="003D3906" w:rsidRDefault="004460EF" w:rsidP="003D3906">
      <w:pPr>
        <w:pStyle w:val="ListParagraph"/>
        <w:numPr>
          <w:ilvl w:val="0"/>
          <w:numId w:val="13"/>
        </w:numPr>
        <w:jc w:val="both"/>
        <w:rPr>
          <w:rFonts w:ascii="Times New Roman" w:hAnsi="Times New Roman" w:cs="Times New Roman"/>
          <w:sz w:val="24"/>
          <w:szCs w:val="24"/>
        </w:rPr>
      </w:pPr>
      <w:hyperlink r:id="rId26"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14:paraId="74C8DD2E" w14:textId="77777777"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58DA19C2" w14:textId="77777777" w:rsidR="0090535E" w:rsidRDefault="0090535E" w:rsidP="00A27DCE">
      <w:pPr>
        <w:pStyle w:val="BodyText"/>
      </w:pPr>
      <w:r w:rsidRPr="003D3906">
        <w:t xml:space="preserve">Most of these can be installed easily via pip. Some Python distributions come with some or all of these pre-installed, such as </w:t>
      </w:r>
      <w:hyperlink r:id="rId27"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28" w:anchor="gsc.tab=0" w:history="1">
        <w:proofErr w:type="spellStart"/>
        <w:r w:rsidRPr="003D3906">
          <w:rPr>
            <w:rStyle w:val="Hyperlink"/>
          </w:rPr>
          <w:t>OpenCV</w:t>
        </w:r>
        <w:proofErr w:type="spellEnd"/>
        <w:r w:rsidRPr="003D3906">
          <w:rPr>
            <w:rStyle w:val="Hyperlink"/>
          </w:rPr>
          <w:t xml:space="preserve"> documentation</w:t>
        </w:r>
      </w:hyperlink>
      <w:r w:rsidRPr="003D3906">
        <w:t>.</w:t>
      </w: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lastRenderedPageBreak/>
        <w:t xml:space="preserve">The tool depends on the installation of </w:t>
      </w:r>
      <w:hyperlink r:id="rId29"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4460EF" w:rsidP="009F28C6">
      <w:pPr>
        <w:pStyle w:val="BodyText"/>
      </w:pPr>
      <w:hyperlink r:id="rId30"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90535E">
      <w:pPr>
        <w:pStyle w:val="Code"/>
        <w:rPr>
          <w:sz w:val="20"/>
        </w:rPr>
      </w:pPr>
      <w:proofErr w:type="gramStart"/>
      <w:r w:rsidRPr="002B4EE6">
        <w:t>export</w:t>
      </w:r>
      <w:proofErr w:type="gramEnd"/>
      <w:r w:rsidRPr="002B4EE6">
        <w:t xml:space="preserve"> PYTHONPATH=$PYTHONPATH:/</w:t>
      </w:r>
      <w:proofErr w:type="spellStart"/>
      <w:r w:rsidRPr="002B4EE6">
        <w:t>usr</w:t>
      </w:r>
      <w:proofErr w:type="spellEnd"/>
      <w:r w:rsidRPr="002B4EE6">
        <w:t>/local/lib/python2.7/site-packages</w:t>
      </w:r>
    </w:p>
    <w:p w14:paraId="0E06B043" w14:textId="77777777" w:rsidR="0090535E" w:rsidRDefault="0090535E" w:rsidP="0090535E"/>
    <w:p w14:paraId="31A4B682" w14:textId="77777777"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16FA6D99" w14:textId="77777777" w:rsidR="00BC0B7D" w:rsidRDefault="0090535E" w:rsidP="00C8495E">
      <w:pPr>
        <w:pStyle w:val="Heading1"/>
      </w:pPr>
      <w:bookmarkStart w:id="130" w:name="_Toc456792464"/>
      <w:bookmarkStart w:id="131" w:name="_Toc459908944"/>
      <w:r>
        <w:t>General Operation</w:t>
      </w:r>
      <w:bookmarkEnd w:id="130"/>
      <w:bookmarkEnd w:id="131"/>
    </w:p>
    <w:p w14:paraId="204B4E4A" w14:textId="77777777" w:rsidR="0090535E" w:rsidRPr="00E711A7" w:rsidRDefault="0090535E" w:rsidP="00C8495E">
      <w:pPr>
        <w:pStyle w:val="Heading2"/>
        <w:rPr>
          <w:rStyle w:val="SubtleEmphasis"/>
          <w:i w:val="0"/>
          <w:color w:val="auto"/>
        </w:rPr>
      </w:pPr>
      <w:bookmarkStart w:id="132" w:name="_Toc456792465"/>
      <w:bookmarkStart w:id="133" w:name="_Toc459908945"/>
      <w:bookmarkStart w:id="134" w:name="_Toc78164085"/>
      <w:bookmarkStart w:id="135" w:name="_Toc184094370"/>
      <w:r w:rsidRPr="00E711A7">
        <w:rPr>
          <w:rStyle w:val="SubtleEmphasis"/>
          <w:i w:val="0"/>
          <w:color w:val="auto"/>
        </w:rPr>
        <w:t xml:space="preserve">Starting the </w:t>
      </w:r>
      <w:bookmarkEnd w:id="132"/>
      <w:r w:rsidR="00B66C46">
        <w:rPr>
          <w:rStyle w:val="SubtleEmphasis"/>
          <w:i w:val="0"/>
          <w:color w:val="auto"/>
        </w:rPr>
        <w:t>UI</w:t>
      </w:r>
      <w:bookmarkEnd w:id="133"/>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77777777" w:rsidR="002B4EE6" w:rsidRDefault="002B4EE6" w:rsidP="00CA3BEA">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777777"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 alphabetically, in the order JPG, PNG and TIFF, respectively. The first image file in the sorted list is used as the base image of 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r>
        <w:t xml:space="preserve">By default, the tool will assume two files: operations.csv and software.csv are located in the same directory as the tool.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77777777" w:rsidR="00E008B9" w:rsidRPr="00E008B9" w:rsidRDefault="00E008B9" w:rsidP="00E008B9">
      <w:pPr>
        <w:pStyle w:val="Code"/>
        <w:pBdr>
          <w:bottom w:val="single" w:sz="4" w:space="0" w:color="auto"/>
        </w:pBdr>
      </w:pPr>
      <w:proofErr w:type="gramStart"/>
      <w:r>
        <w:t>python</w:t>
      </w:r>
      <w:proofErr w:type="gramEnd"/>
      <w:r>
        <w:t xml:space="preserve"> src/python/MaskGenUI.py --</w:t>
      </w:r>
      <w:proofErr w:type="spellStart"/>
      <w:r>
        <w:t>imagedir</w:t>
      </w:r>
      <w:proofErr w:type="spellEnd"/>
      <w:r>
        <w:t xml:space="preserve">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BD2854">
      <w:pPr>
        <w:pStyle w:val="figurecaption"/>
      </w:pPr>
      <w:bookmarkStart w:id="136" w:name="_Toc457993705"/>
      <w:r>
        <w:t xml:space="preserve">Figure </w:t>
      </w:r>
      <w:r w:rsidR="004460EF">
        <w:fldChar w:fldCharType="begin"/>
      </w:r>
      <w:r w:rsidR="004460EF">
        <w:instrText xml:space="preserve"> SEQ Figure \* ARABIC </w:instrText>
      </w:r>
      <w:r w:rsidR="004460EF">
        <w:fldChar w:fldCharType="separate"/>
      </w:r>
      <w:r w:rsidR="000852C4">
        <w:rPr>
          <w:noProof/>
        </w:rPr>
        <w:t>3</w:t>
      </w:r>
      <w:r w:rsidR="004460EF">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136"/>
    </w:p>
    <w:p w14:paraId="30375C17" w14:textId="393DECC0" w:rsidR="00AD026D" w:rsidRDefault="00AD026D" w:rsidP="00AD026D">
      <w:pPr>
        <w:pStyle w:val="Heading3"/>
      </w:pPr>
      <w:bookmarkStart w:id="137" w:name="_Toc459908946"/>
      <w:bookmarkStart w:id="138" w:name="_Toc456792466"/>
      <w:r>
        <w:t>Video Mode</w:t>
      </w:r>
      <w:bookmarkEnd w:id="137"/>
    </w:p>
    <w:p w14:paraId="1C5D44DA" w14:textId="5457E783" w:rsidR="00AD026D" w:rsidRDefault="00AD026D" w:rsidP="00AD026D">
      <w:r>
        <w:t xml:space="preserve">The tool supports video manipulations.  To enable video mode, use the </w:t>
      </w:r>
      <w:proofErr w:type="spellStart"/>
      <w:r w:rsidRPr="00AD026D">
        <w:rPr>
          <w:i/>
        </w:rPr>
        <w:t>videodir</w:t>
      </w:r>
      <w:proofErr w:type="spellEnd"/>
      <w:r>
        <w:t xml:space="preserve"> to replace the </w:t>
      </w:r>
      <w:proofErr w:type="spellStart"/>
      <w:r w:rsidRPr="00AD026D">
        <w:rPr>
          <w:i/>
        </w:rPr>
        <w:t>imagedir</w:t>
      </w:r>
      <w:proofErr w:type="spellEnd"/>
      <w:r>
        <w:t xml:space="preserve"> argument.  The tool does not support dynamic interchange of modes at the moment.</w:t>
      </w:r>
    </w:p>
    <w:p w14:paraId="4B5960BC" w14:textId="77777777" w:rsidR="00AD026D" w:rsidRDefault="00AD026D" w:rsidP="00AD026D"/>
    <w:p w14:paraId="41271F42" w14:textId="7035A06A" w:rsidR="00AD026D" w:rsidRPr="00E008B9" w:rsidRDefault="00AD026D" w:rsidP="00AD026D">
      <w:pPr>
        <w:pStyle w:val="Code"/>
        <w:pBdr>
          <w:bottom w:val="single" w:sz="4" w:space="0" w:color="auto"/>
        </w:pBdr>
      </w:pPr>
      <w:proofErr w:type="gramStart"/>
      <w:r>
        <w:t>python</w:t>
      </w:r>
      <w:proofErr w:type="gramEnd"/>
      <w:r>
        <w:t xml:space="preserve"> src/python/MaskGenUI.py --</w:t>
      </w:r>
      <w:proofErr w:type="spellStart"/>
      <w:r>
        <w:t>videodir</w:t>
      </w:r>
      <w:proofErr w:type="spellEnd"/>
      <w:r>
        <w:t xml:space="preserve"> </w:t>
      </w:r>
      <w:proofErr w:type="spellStart"/>
      <w:r>
        <w:rPr>
          <w:i/>
        </w:rPr>
        <w:t>videosdirectory</w:t>
      </w:r>
      <w:proofErr w:type="spellEnd"/>
      <w:r>
        <w:rPr>
          <w:i/>
        </w:rPr>
        <w:t xml:space="preserve"> --</w:t>
      </w:r>
      <w:r>
        <w:t xml:space="preserve">s3 </w:t>
      </w:r>
      <w:r>
        <w:rPr>
          <w:i/>
        </w:rPr>
        <w:t>bucket/path</w:t>
      </w:r>
    </w:p>
    <w:p w14:paraId="6D7AD57E" w14:textId="77777777" w:rsidR="00AD026D" w:rsidRPr="00AD026D" w:rsidRDefault="00AD026D" w:rsidP="00AD026D"/>
    <w:p w14:paraId="56D4B559" w14:textId="77777777" w:rsidR="00AD026D" w:rsidRPr="00AD026D" w:rsidRDefault="00AD026D" w:rsidP="00AD026D"/>
    <w:p w14:paraId="23E2EE24" w14:textId="77777777" w:rsidR="0090535E" w:rsidRDefault="0090535E" w:rsidP="00C8495E">
      <w:pPr>
        <w:pStyle w:val="Heading2"/>
      </w:pPr>
      <w:bookmarkStart w:id="139" w:name="_Toc459908947"/>
      <w:r>
        <w:t>Projects</w:t>
      </w:r>
      <w:bookmarkEnd w:id="138"/>
      <w:bookmarkEnd w:id="139"/>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lastRenderedPageBreak/>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BD2854">
      <w:pPr>
        <w:pStyle w:val="figurecaption"/>
        <w:rPr>
          <w:noProof/>
        </w:rPr>
      </w:pPr>
      <w:bookmarkStart w:id="140" w:name="_Toc457993706"/>
      <w:r>
        <w:t xml:space="preserve">Figure </w:t>
      </w:r>
      <w:r w:rsidR="004460EF">
        <w:fldChar w:fldCharType="begin"/>
      </w:r>
      <w:r w:rsidR="004460EF">
        <w:instrText xml:space="preserve"> SEQ Figure \* ARABIC </w:instrText>
      </w:r>
      <w:r w:rsidR="004460EF">
        <w:fldChar w:fldCharType="separate"/>
      </w:r>
      <w:r w:rsidR="000852C4">
        <w:rPr>
          <w:noProof/>
        </w:rPr>
        <w:t>4</w:t>
      </w:r>
      <w:r w:rsidR="004460EF">
        <w:rPr>
          <w:noProof/>
        </w:rPr>
        <w:fldChar w:fldCharType="end"/>
      </w:r>
      <w:r>
        <w:t>: File menu.</w:t>
      </w:r>
      <w:bookmarkEnd w:id="140"/>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r>
        <w:rPr>
          <w:b/>
        </w:rPr>
        <w:t>Fetch Meta-Data (S3)</w:t>
      </w:r>
      <w:r>
        <w:t xml:space="preserve">: </w:t>
      </w:r>
      <w:r w:rsidR="00114C60">
        <w:t>P</w:t>
      </w:r>
      <w:r w:rsidR="00114C60" w:rsidRPr="00114C60">
        <w:t>rompts the user for the bucket and path to pull down operations.csv 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lastRenderedPageBreak/>
        <w:t xml:space="preserve">Settings - </w:t>
      </w:r>
      <w:proofErr w:type="spellStart"/>
      <w:r>
        <w:rPr>
          <w:b/>
        </w:rPr>
        <w:t>Filetypes</w:t>
      </w:r>
      <w:proofErr w:type="spellEnd"/>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141" w:name="_Toc456792467"/>
      <w:bookmarkStart w:id="142" w:name="_Toc459908948"/>
      <w:r>
        <w:t>Processing</w:t>
      </w:r>
      <w:bookmarkEnd w:id="141"/>
      <w:bookmarkEnd w:id="142"/>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693015">
      <w:pPr>
        <w:pStyle w:val="figurecaption"/>
      </w:pPr>
      <w:bookmarkStart w:id="143" w:name="_Toc457993707"/>
      <w:r>
        <w:t xml:space="preserve">Figure </w:t>
      </w:r>
      <w:r w:rsidR="004460EF">
        <w:fldChar w:fldCharType="begin"/>
      </w:r>
      <w:r w:rsidR="004460EF">
        <w:instrText xml:space="preserve"> SEQ Figure \* ARABIC </w:instrText>
      </w:r>
      <w:r w:rsidR="004460EF">
        <w:fldChar w:fldCharType="separate"/>
      </w:r>
      <w:r w:rsidR="000852C4">
        <w:rPr>
          <w:noProof/>
        </w:rPr>
        <w:t>5</w:t>
      </w:r>
      <w:r w:rsidR="004460EF">
        <w:rPr>
          <w:noProof/>
        </w:rPr>
        <w:fldChar w:fldCharType="end"/>
      </w:r>
      <w:r>
        <w:t>: Process menu.</w:t>
      </w:r>
      <w:bookmarkEnd w:id="143"/>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w:t>
      </w:r>
      <w:r w:rsidRPr="00C6251B">
        <w:rPr>
          <w:rStyle w:val="SubtleEmphasis"/>
          <w:i w:val="0"/>
          <w:color w:val="auto"/>
        </w:rPr>
        <w:lastRenderedPageBreak/>
        <w:t>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144" w:name="_Toc459908949"/>
      <w:r>
        <w:t>Workflow</w:t>
      </w:r>
      <w:bookmarkEnd w:id="144"/>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lastRenderedPageBreak/>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53FA791E" w14:textId="77777777" w:rsidR="00735796" w:rsidRDefault="00735796" w:rsidP="00DB3DE4">
      <w:pPr>
        <w:jc w:val="both"/>
      </w:pPr>
    </w:p>
    <w:p w14:paraId="722EA189" w14:textId="77777777" w:rsidR="00DB3DE4" w:rsidRDefault="00DB3DE4" w:rsidP="00DB3DE4">
      <w:pPr>
        <w:jc w:val="both"/>
      </w:pPr>
    </w:p>
    <w:p w14:paraId="01F80B02" w14:textId="77777777" w:rsidR="00DB3DE4" w:rsidRDefault="00DB3DE4" w:rsidP="00DB3DE4">
      <w:pPr>
        <w:pStyle w:val="Heading3"/>
      </w:pPr>
      <w:bookmarkStart w:id="145" w:name="_Toc459908950"/>
      <w:r>
        <w:t>JPEG Workflow</w:t>
      </w:r>
      <w:bookmarkEnd w:id="145"/>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134"/>
    <w:bookmarkEnd w:id="135"/>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146" w:name="_Toc456792468"/>
      <w:bookmarkStart w:id="147" w:name="_Toc459908951"/>
      <w:r>
        <w:t>Graph Operations</w:t>
      </w:r>
      <w:bookmarkEnd w:id="146"/>
      <w:bookmarkEnd w:id="147"/>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148" w:name="_Toc456792469"/>
      <w:bookmarkStart w:id="149" w:name="_Toc459908952"/>
      <w:r w:rsidRPr="00E711A7">
        <w:rPr>
          <w:rStyle w:val="SubtleEmphasis"/>
          <w:i w:val="0"/>
          <w:color w:val="auto"/>
        </w:rPr>
        <w:t>Linking Nodes</w:t>
      </w:r>
      <w:bookmarkEnd w:id="148"/>
      <w:bookmarkEnd w:id="149"/>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lastRenderedPageBreak/>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150" w:name="_Toc459908953"/>
      <w:r>
        <w:t>Video Displays</w:t>
      </w:r>
      <w:bookmarkEnd w:id="150"/>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bookmarkStart w:id="151" w:name="_Toc456792470"/>
    <w:bookmarkStart w:id="152" w:name="_Toc459908954"/>
    <w:p w14:paraId="30684D6C" w14:textId="77777777" w:rsidR="001277A7" w:rsidRPr="001277A7" w:rsidRDefault="00E04D7F" w:rsidP="001277A7">
      <w:pPr>
        <w:pStyle w:val="Heading2"/>
      </w:pPr>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0A73FA" w:rsidRDefault="000A73FA"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xmlns:w15="http://schemas.microsoft.com/office/word/2012/wordml">
            <w:pict>
              <v:shapetype w14:anchorId="23CD7EB8" id="_x0000_t202" coordsize="21600,21600" o:spt="202" path="m,l,21600r21600,l216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" filled="f" stroked="f">
                <v:textbox style="mso-fit-shape-to-text:t">
                  <w:txbxContent>
                    <w:p w14:paraId="0F855C20" w14:textId="77777777" w:rsidR="000A73FA" w:rsidRDefault="000A73FA"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151"/>
      <w:bookmarkEnd w:id="152"/>
      <w:r w:rsidR="002C22C6" w:rsidRPr="001277A7">
        <w:rPr>
          <w:b w:val="0"/>
          <w:noProof/>
          <w:sz w:val="20"/>
        </w:rPr>
        <w:t xml:space="preserve"> </w:t>
      </w:r>
    </w:p>
    <w:bookmarkStart w:id="153" w:name="_Toc459908955"/>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0A73FA" w:rsidRPr="00B812D4" w:rsidRDefault="000A73FA"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AC7508A"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b/LBrZ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0A73FA" w:rsidRPr="00B812D4" w:rsidRDefault="000A73FA"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BF548C4"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" filled="f" stroked="f">
                <v:textbox style="mso-fit-shape-to-text:t">
                  <w:txbxContent>
                    <w:p w14:paraId="5798225A"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0A73FA" w:rsidRDefault="000A73FA"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084966D7"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movHyJ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0A73FA" w:rsidRDefault="000A73FA"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0A73FA" w:rsidRDefault="000A73FA"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562B55B4"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JmAEAABUDAAAOAAAAZHJzL2Uyb0RvYy54bWysUstuGzEMvBfoPwi612s7he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DFe+CJ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0A73FA" w:rsidRDefault="000A73FA"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0A73FA" w:rsidRDefault="000A73FA"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A73FA" w:rsidRPr="00E04D7F" w:rsidRDefault="000A73FA"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2D6EAE7"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" filled="f" stroked="f">
                <v:textbox style="mso-fit-shape-to-text:t">
                  <w:txbxContent>
                    <w:p w14:paraId="5243A793" w14:textId="77777777" w:rsidR="000A73FA" w:rsidRDefault="000A73FA"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0A73FA" w:rsidRPr="00E04D7F" w:rsidRDefault="000A73FA"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0A73FA" w:rsidRDefault="000A73FA"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A73FA" w:rsidRDefault="000A73FA"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79402C59"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E9MzOa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0A73FA" w:rsidRDefault="000A73FA"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0A73FA" w:rsidRDefault="000A73FA"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0A73FA" w:rsidRDefault="000A73FA"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xmlns:w15="http://schemas.microsoft.com/office/word/2012/wordml">
            <w:pict>
              <v:shape w14:anchorId="411668F7"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4+2UaJ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0A73FA" w:rsidRDefault="000A73FA"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xmlns:w15="http://schemas.microsoft.com/office/word/2012/wordml">
            <w:pict>
              <v:shape w14:anchorId="5B9CF593"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" filled="f" stroked="f">
                <v:textbox style="mso-fit-shape-to-text:t">
                  <w:txbxContent>
                    <w:p w14:paraId="6843C58B" w14:textId="77777777" w:rsidR="000A73FA" w:rsidRDefault="000A73FA"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153"/>
    </w:p>
    <w:p w14:paraId="365F6ABA" w14:textId="77777777" w:rsidR="002C22C6" w:rsidRDefault="002C22C6" w:rsidP="00BD2854">
      <w:pPr>
        <w:pStyle w:val="figurecaption"/>
      </w:pPr>
      <w:bookmarkStart w:id="154" w:name="_Toc457993708"/>
    </w:p>
    <w:p w14:paraId="058E2F0D" w14:textId="77777777" w:rsidR="002C22C6" w:rsidRDefault="002C22C6" w:rsidP="00FC16E5">
      <w:pPr>
        <w:pStyle w:val="figurecaption"/>
      </w:pPr>
    </w:p>
    <w:p w14:paraId="3AAFB228" w14:textId="77777777" w:rsidR="003D3906" w:rsidRPr="003D3906" w:rsidRDefault="00254AB0" w:rsidP="00693015">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r w:rsidR="004460EF">
        <w:fldChar w:fldCharType="begin"/>
      </w:r>
      <w:r w:rsidR="004460EF">
        <w:instrText xml:space="preserve"> SEQ Figure \* ARABIC </w:instrText>
      </w:r>
      <w:r w:rsidR="004460EF">
        <w:fldChar w:fldCharType="separate"/>
      </w:r>
      <w:r w:rsidR="000852C4">
        <w:rPr>
          <w:noProof/>
        </w:rPr>
        <w:t>6</w:t>
      </w:r>
      <w:r w:rsidR="004460EF">
        <w:rPr>
          <w:noProof/>
        </w:rPr>
        <w:fldChar w:fldCharType="end"/>
      </w:r>
      <w:r>
        <w:t>: Description of user interface.</w:t>
      </w:r>
      <w:bookmarkEnd w:id="154"/>
    </w:p>
    <w:p w14:paraId="0152775C" w14:textId="77777777" w:rsidR="00CE5F67" w:rsidRPr="00486891" w:rsidRDefault="003D3906" w:rsidP="00C8495E">
      <w:pPr>
        <w:pStyle w:val="Heading1"/>
      </w:pPr>
      <w:bookmarkStart w:id="155" w:name="_Toc456792471"/>
      <w:bookmarkStart w:id="156" w:name="_Toc459908956"/>
      <w:r>
        <w:lastRenderedPageBreak/>
        <w:t>Link Descriptions</w:t>
      </w:r>
      <w:bookmarkEnd w:id="155"/>
      <w:bookmarkEnd w:id="156"/>
    </w:p>
    <w:p w14:paraId="53B9BB32" w14:textId="0A840617" w:rsidR="00647C25" w:rsidRDefault="004B671E" w:rsidP="004B671E">
      <w:pPr>
        <w:keepNext/>
        <w:jc w:val="both"/>
        <w:rPr>
          <w:noProof/>
        </w:rPr>
      </w:pPr>
      <w:bookmarkStart w:id="157" w:name="_Toc78164087"/>
      <w:bookmarkStart w:id="158"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operations.csv</w:t>
      </w:r>
      <w:r w:rsidR="00C005F8">
        <w:rPr>
          <w:bCs/>
        </w:rPr>
        <w:t xml:space="preserve"> (video_operations.csv for video)</w:t>
      </w:r>
      <w:r w:rsidRPr="004B671E">
        <w:rPr>
          <w:bCs/>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w:t>
      </w:r>
      <w:r w:rsidR="00C005F8">
        <w:rPr>
          <w:bCs/>
        </w:rPr>
        <w:t xml:space="preserve">(video_software.csv for video) </w:t>
      </w:r>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693015">
      <w:pPr>
        <w:pStyle w:val="figurecaption"/>
      </w:pPr>
      <w:bookmarkStart w:id="159" w:name="_Toc457993709"/>
      <w:r>
        <w:t xml:space="preserve">Figure </w:t>
      </w:r>
      <w:r w:rsidR="004460EF">
        <w:fldChar w:fldCharType="begin"/>
      </w:r>
      <w:r w:rsidR="004460EF">
        <w:instrText xml:space="preserve"> SEQ Figure \* ARABIC </w:instrText>
      </w:r>
      <w:r w:rsidR="004460EF">
        <w:fldChar w:fldCharType="separate"/>
      </w:r>
      <w:r w:rsidR="000852C4">
        <w:rPr>
          <w:noProof/>
        </w:rPr>
        <w:t>7</w:t>
      </w:r>
      <w:r w:rsidR="004460EF">
        <w:rPr>
          <w:noProof/>
        </w:rPr>
        <w:fldChar w:fldCharType="end"/>
      </w:r>
      <w:r>
        <w:t>:</w:t>
      </w:r>
      <w:r w:rsidRPr="00E62E3F">
        <w:t xml:space="preserve"> Link description window.</w:t>
      </w:r>
      <w:bookmarkEnd w:id="159"/>
    </w:p>
    <w:p w14:paraId="18E24A34" w14:textId="50457A09" w:rsidR="00C038F5" w:rsidRDefault="00D05CCF" w:rsidP="00FC16E5">
      <w:pPr>
        <w:jc w:val="both"/>
      </w:pPr>
      <w:r>
        <w:t xml:space="preserve">Each </w:t>
      </w:r>
      <w:r w:rsidR="00C038F5">
        <w:t xml:space="preserve">parameter in the parameters list is editable by clicking the parameter name.  A dialog window appears prompting for the new parameter value.  The tool prompts with a file selection window for parameters associated with file names.  The tool validates parameter values collected </w:t>
      </w:r>
      <w:r w:rsidR="00C038F5">
        <w:lastRenderedPageBreak/>
        <w:t>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FC16E5">
      <w:pPr>
        <w:pStyle w:val="Caption"/>
      </w:pPr>
      <w:r w:rsidRPr="00BD2854">
        <w:t>Figure 8: Parameter Edit</w:t>
      </w:r>
    </w:p>
    <w:p w14:paraId="7DE11839" w14:textId="77777777" w:rsidR="006B0C35" w:rsidRDefault="006B0C35" w:rsidP="006B0C35">
      <w:pPr>
        <w:pStyle w:val="Heading2"/>
      </w:pPr>
      <w:bookmarkStart w:id="160" w:name="_Toc459908957"/>
      <w:r>
        <w:t>Input Masks</w:t>
      </w:r>
      <w:bookmarkEnd w:id="160"/>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BD2854">
      <w:pPr>
        <w:pStyle w:val="figurecaption"/>
      </w:pPr>
      <w:bookmarkStart w:id="161" w:name="_Toc457993710"/>
      <w:r>
        <w:t xml:space="preserve">Figure </w:t>
      </w:r>
      <w:r w:rsidR="004460EF">
        <w:fldChar w:fldCharType="begin"/>
      </w:r>
      <w:r w:rsidR="004460EF">
        <w:instrText xml:space="preserve"> SEQ Figure \* ARABIC </w:instrText>
      </w:r>
      <w:r w:rsidR="004460EF">
        <w:fldChar w:fldCharType="separate"/>
      </w:r>
      <w:r w:rsidR="000852C4">
        <w:rPr>
          <w:noProof/>
        </w:rPr>
        <w:t>8</w:t>
      </w:r>
      <w:r w:rsidR="004460EF">
        <w:rPr>
          <w:noProof/>
        </w:rPr>
        <w:fldChar w:fldCharType="end"/>
      </w:r>
      <w:r w:rsidRPr="00B83318">
        <w:t xml:space="preserve">: Example of an input mask one might use during seam carving to </w:t>
      </w:r>
      <w:r w:rsidR="003836D5">
        <w:t>ensure preservation of the woman’s hat.</w:t>
      </w:r>
      <w:bookmarkEnd w:id="161"/>
    </w:p>
    <w:p w14:paraId="7CBBF292" w14:textId="77777777" w:rsidR="00E64DB5" w:rsidRPr="00E64DB5" w:rsidRDefault="00E64DB5" w:rsidP="00E64DB5">
      <w:pPr>
        <w:jc w:val="both"/>
      </w:pPr>
    </w:p>
    <w:p w14:paraId="5155D2CF" w14:textId="77777777" w:rsidR="00647C25" w:rsidRDefault="00655108" w:rsidP="00655108">
      <w:pPr>
        <w:pStyle w:val="Heading2"/>
      </w:pPr>
      <w:bookmarkStart w:id="162" w:name="_Toc459908958"/>
      <w:bookmarkStart w:id="163" w:name="_Toc456792472"/>
      <w:r>
        <w:t>Paste/Clone vs. Paste/Duplicate</w:t>
      </w:r>
      <w:bookmarkEnd w:id="162"/>
    </w:p>
    <w:p w14:paraId="64852E22" w14:textId="77777777" w:rsidR="004439AF" w:rsidRDefault="00655108" w:rsidP="004439AF">
      <w:pPr>
        <w:jc w:val="both"/>
      </w:pPr>
      <w:r w:rsidRPr="004439AF">
        <w:t xml:space="preserve">Two similar operations are the Paste/Clone and Paste/Duplicate. The key difference </w:t>
      </w:r>
      <w:r w:rsidR="004439AF">
        <w:t>between them is that Paste/D</w:t>
      </w:r>
      <w:r w:rsidRPr="004439AF">
        <w:t xml:space="preserve">uplicate </w:t>
      </w:r>
      <w:r w:rsidR="006A3CE5">
        <w:t xml:space="preserve">is a direct copy that </w:t>
      </w:r>
      <w:r w:rsidRPr="004439AF">
        <w:t xml:space="preserve">requires an input mask, while </w:t>
      </w:r>
      <w:r w:rsidR="004439AF">
        <w:t>P</w:t>
      </w:r>
      <w:r w:rsidRPr="004439AF">
        <w:t xml:space="preserve">aste/Clone </w:t>
      </w:r>
      <w:r w:rsidR="006A3CE5">
        <w:t>does</w:t>
      </w:r>
      <w:r w:rsidRPr="004439AF">
        <w:t xml:space="preserve"> not. </w:t>
      </w:r>
    </w:p>
    <w:p w14:paraId="6447AD82" w14:textId="77777777" w:rsidR="004439AF" w:rsidRDefault="004439AF" w:rsidP="004439AF">
      <w:pPr>
        <w:jc w:val="both"/>
      </w:pPr>
    </w:p>
    <w:p w14:paraId="2CD8484B" w14:textId="77777777" w:rsidR="00655108" w:rsidRPr="004439AF" w:rsidRDefault="004439AF" w:rsidP="004439AF">
      <w:pPr>
        <w:jc w:val="both"/>
      </w:pPr>
      <w:r>
        <w:t>Paste/C</w:t>
      </w:r>
      <w:r w:rsidR="00655108" w:rsidRPr="004439AF">
        <w:t>lone involves using a content aware tool to merge pixels from one area of an image to another area of the same image</w:t>
      </w:r>
      <w:r w:rsidR="006A3CE5">
        <w:t>, using some sort of interpolation</w:t>
      </w:r>
      <w:r w:rsidR="00655108" w:rsidRPr="004439AF">
        <w:t xml:space="preserve">. </w:t>
      </w:r>
      <w:r>
        <w:t xml:space="preserve">A </w:t>
      </w:r>
      <w:r w:rsidR="00655108" w:rsidRPr="004439AF">
        <w:t xml:space="preserve">Paste/Duplicate </w:t>
      </w:r>
      <w:r>
        <w:t xml:space="preserve">operation </w:t>
      </w:r>
      <w:r w:rsidR="00655108" w:rsidRPr="004439AF">
        <w:t xml:space="preserve">would involve directly copying pixels from one area and transferring them to another area in the same image, using a selection tool. This operation should include an input mask highlighting the area used to create the copy. </w:t>
      </w:r>
    </w:p>
    <w:p w14:paraId="005A2696" w14:textId="77777777" w:rsidR="004439AF" w:rsidRDefault="004439AF" w:rsidP="00655108"/>
    <w:p w14:paraId="1D870AF5" w14:textId="77777777" w:rsidR="004439AF" w:rsidRPr="00E65A20" w:rsidRDefault="004439AF" w:rsidP="004439AF">
      <w:pPr>
        <w:pStyle w:val="Heading2"/>
      </w:pPr>
      <w:bookmarkStart w:id="164" w:name="_Toc456792473"/>
      <w:bookmarkStart w:id="165" w:name="_Toc459908959"/>
      <w:r>
        <w:t>The Paste/Splice Operation</w:t>
      </w:r>
      <w:bookmarkEnd w:id="164"/>
      <w:bookmarkEnd w:id="165"/>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lastRenderedPageBreak/>
        <w:t>Examples</w:t>
      </w:r>
      <w:r w:rsidRPr="00E20C6A">
        <w:t xml:space="preserve"> of this behavior can be found in </w:t>
      </w:r>
      <w:r>
        <w:t>m</w:t>
      </w:r>
      <w:r w:rsidRPr="00E20C6A">
        <w:t xml:space="preserve">any of the graph image examples throughout </w:t>
      </w:r>
      <w:r>
        <w:t>this document.</w:t>
      </w:r>
    </w:p>
    <w:p w14:paraId="4D82C529" w14:textId="7A005A3D" w:rsidR="007C68B9" w:rsidRDefault="007C68B9" w:rsidP="00FC16E5">
      <w:r>
        <w:t>Paste Splice and Paste Duplicate operations often include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09AEBC11" w14:textId="77777777" w:rsidR="000852C4" w:rsidRDefault="000852C4" w:rsidP="00FC16E5"/>
    <w:p w14:paraId="0F719D1D" w14:textId="309CA712" w:rsidR="000852C4" w:rsidRDefault="000852C4" w:rsidP="00FC16E5">
      <w:pPr>
        <w:pStyle w:val="Heading2"/>
      </w:pPr>
      <w:bookmarkStart w:id="166" w:name="_Toc459908960"/>
      <w:bookmarkStart w:id="167" w:name="_GoBack"/>
      <w:bookmarkEnd w:id="167"/>
      <w:r>
        <w:t>Shadow from Donor Image</w:t>
      </w:r>
      <w:bookmarkEnd w:id="166"/>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ins w:id="168"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lastRenderedPageBreak/>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3">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0852C4">
      <w:pPr>
        <w:pStyle w:val="Caption"/>
      </w:pPr>
      <w:r>
        <w:t xml:space="preserve">Figure </w:t>
      </w:r>
      <w:r w:rsidR="004460EF">
        <w:fldChar w:fldCharType="begin"/>
      </w:r>
      <w:r w:rsidR="004460EF">
        <w:instrText xml:space="preserve"> SEQ Figure \* ARABIC </w:instrText>
      </w:r>
      <w:r w:rsidR="004460EF">
        <w:fldChar w:fldCharType="separate"/>
      </w:r>
      <w:r>
        <w:rPr>
          <w:noProof/>
        </w:rPr>
        <w:t>9</w:t>
      </w:r>
      <w:r w:rsidR="004460EF">
        <w:rPr>
          <w:noProof/>
        </w:rPr>
        <w:fldChar w:fldCharType="end"/>
      </w:r>
      <w:r>
        <w:t>. Shadow Paste</w:t>
      </w:r>
    </w:p>
    <w:p w14:paraId="14A51936" w14:textId="77777777" w:rsidR="000852C4" w:rsidRPr="000852C4" w:rsidRDefault="000852C4" w:rsidP="00AD19BD"/>
    <w:p w14:paraId="66C11037" w14:textId="77777777" w:rsidR="000221A4" w:rsidRDefault="000221A4" w:rsidP="00AD19BD"/>
    <w:p w14:paraId="57335141" w14:textId="3B65A0C9" w:rsidR="000221A4" w:rsidRDefault="000221A4" w:rsidP="00AD19BD">
      <w:pPr>
        <w:pStyle w:val="Heading2"/>
      </w:pPr>
      <w:bookmarkStart w:id="169" w:name="_Toc459908961"/>
      <w:r>
        <w:t>Transform Move</w:t>
      </w:r>
      <w:bookmarkEnd w:id="169"/>
    </w:p>
    <w:p w14:paraId="1797F383" w14:textId="608F1692" w:rsidR="000221A4" w:rsidRDefault="000221A4" w:rsidP="00AD19BD">
      <w:r>
        <w: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t>
      </w:r>
    </w:p>
    <w:p w14:paraId="6A5994CF" w14:textId="77777777" w:rsidR="000852C4" w:rsidRPr="000221A4" w:rsidRDefault="000852C4" w:rsidP="00AD19BD"/>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170" w:name="_Toc459908962"/>
      <w:r>
        <w:t>Applying Filters (Plugins)</w:t>
      </w:r>
      <w:bookmarkEnd w:id="163"/>
      <w:bookmarkEnd w:id="170"/>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xml:space="preserve">), a dialog appears with different options. These filters are performed directly, and as such the new link and node are automatically generated. The user </w:t>
      </w:r>
      <w:r w:rsidRPr="00E64DB5">
        <w:lastRenderedPageBreak/>
        <w:t>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4">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BD2854">
      <w:pPr>
        <w:pStyle w:val="figurecaption"/>
        <w:rPr>
          <w:noProof/>
        </w:rPr>
      </w:pPr>
      <w:bookmarkStart w:id="171" w:name="_Toc457993711"/>
      <w:r>
        <w:t xml:space="preserve">Figure </w:t>
      </w:r>
      <w:r w:rsidR="004460EF">
        <w:fldChar w:fldCharType="begin"/>
      </w:r>
      <w:r w:rsidR="004460EF">
        <w:instrText xml:space="preserve"> SEQ Figure \* ARABIC </w:instrText>
      </w:r>
      <w:r w:rsidR="004460EF">
        <w:fldChar w:fldCharType="separate"/>
      </w:r>
      <w:r w:rsidR="000852C4">
        <w:rPr>
          <w:noProof/>
        </w:rPr>
        <w:t>9</w:t>
      </w:r>
      <w:r w:rsidR="004460EF">
        <w:rPr>
          <w:noProof/>
        </w:rPr>
        <w:fldChar w:fldCharType="end"/>
      </w:r>
      <w:r>
        <w:t>: Window for applying plugins to image nodes.</w:t>
      </w:r>
      <w:bookmarkEnd w:id="171"/>
    </w:p>
    <w:p w14:paraId="13C40D17" w14:textId="77777777" w:rsidR="00E64DB5" w:rsidRDefault="00E64DB5" w:rsidP="00E64DB5">
      <w:pPr>
        <w:jc w:val="both"/>
      </w:pPr>
    </w:p>
    <w:p w14:paraId="6336EDF7" w14:textId="77777777" w:rsidR="005F697D" w:rsidRDefault="005F697D" w:rsidP="00732A79">
      <w:pPr>
        <w:pStyle w:val="Heading2"/>
      </w:pPr>
      <w:bookmarkStart w:id="172" w:name="_Toc459908963"/>
      <w:bookmarkStart w:id="173" w:name="_Toc456792474"/>
      <w:r>
        <w:t>Link Inspection</w:t>
      </w:r>
      <w:bookmarkEnd w:id="172"/>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174" w:author="Andrew Smith" w:date="2016-08-25T17:06:00Z">
        <w:r w:rsidR="00FC16E5">
          <w:t>n</w:t>
        </w:r>
      </w:ins>
      <w:r w:rsidR="00975653">
        <w:t xml:space="preserve"> input </w:t>
      </w:r>
      <w:r w:rsidR="00EB3998">
        <w:t>mask if provided</w:t>
      </w:r>
      <w:ins w:id="175"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0A73FA">
      <w:pPr>
        <w:pStyle w:val="Caption"/>
      </w:pPr>
      <w:r w:rsidRPr="00BD2854">
        <w:t xml:space="preserve">Figure </w:t>
      </w:r>
      <w:r w:rsidRPr="00693015">
        <w:fldChar w:fldCharType="begin"/>
      </w:r>
      <w:r w:rsidRPr="000A73FA">
        <w:instrText xml:space="preserve"> SEQ Figure \* ARABIC </w:instrText>
      </w:r>
      <w:r w:rsidRPr="00693015">
        <w:fldChar w:fldCharType="separate"/>
      </w:r>
      <w:r w:rsidR="000852C4">
        <w:rPr>
          <w:noProof/>
        </w:rPr>
        <w:t>10</w:t>
      </w:r>
      <w:r w:rsidRPr="00693015">
        <w:fldChar w:fldCharType="end"/>
      </w:r>
      <w:r w:rsidRPr="00693015">
        <w:t>.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BD2854">
      <w:pPr>
        <w:pStyle w:val="Caption"/>
      </w:pPr>
      <w:bookmarkStart w:id="176" w:name="_Toc457993712"/>
      <w:r w:rsidRPr="00396761">
        <w:t xml:space="preserve">Figure </w:t>
      </w:r>
      <w:r w:rsidR="004460EF">
        <w:fldChar w:fldCharType="begin"/>
      </w:r>
      <w:r w:rsidR="004460EF">
        <w:instrText xml:space="preserve"> SEQ Figure \* ARABIC </w:instrText>
      </w:r>
      <w:r w:rsidR="004460EF">
        <w:fldChar w:fldCharType="separate"/>
      </w:r>
      <w:ins w:id="177" w:author="Eric Robertson" w:date="2016-08-25T14:36:00Z">
        <w:r w:rsidR="000852C4">
          <w:rPr>
            <w:noProof/>
          </w:rPr>
          <w:t>11</w:t>
        </w:r>
      </w:ins>
      <w:r w:rsidR="004460EF">
        <w:rPr>
          <w:noProof/>
        </w:rPr>
        <w:fldChar w:fldCharType="end"/>
      </w:r>
      <w:r w:rsidR="009F28C6" w:rsidRPr="00396761">
        <w:t>:</w:t>
      </w:r>
      <w:r w:rsidRPr="00396761">
        <w:t xml:space="preserve"> EXIF Comparison Table</w:t>
      </w:r>
      <w:bookmarkEnd w:id="176"/>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178" w:name="_Toc459908964"/>
      <w:r>
        <w:t>Video Link Descriptions</w:t>
      </w:r>
      <w:bookmarkEnd w:id="178"/>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The tool displays additional sequence of frames organized by the presentation time stamp.  The ‘New’ value is N</w:t>
      </w:r>
      <w:proofErr w:type="gramStart"/>
      <w:r>
        <w:t>:=</w:t>
      </w:r>
      <w:proofErr w:type="gramEnd"/>
      <w:r>
        <w:t xml:space="preserve">&gt;T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w:t>
      </w:r>
      <w:proofErr w:type="gramStart"/>
      <w:r>
        <w:t>:=</w:t>
      </w:r>
      <w:proofErr w:type="gramEnd"/>
      <w:r>
        <w:t>&gt;T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47">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0A73FA">
      <w:pPr>
        <w:pStyle w:val="Caption"/>
      </w:pPr>
      <w:r>
        <w:t xml:space="preserve">Figure </w:t>
      </w:r>
      <w:r w:rsidR="004460EF">
        <w:fldChar w:fldCharType="begin"/>
      </w:r>
      <w:r w:rsidR="004460EF">
        <w:instrText xml:space="preserve"> SEQ Figure \* ARABIC </w:instrText>
      </w:r>
      <w:r w:rsidR="004460EF">
        <w:fldChar w:fldCharType="separate"/>
      </w:r>
      <w:r w:rsidR="000852C4">
        <w:rPr>
          <w:noProof/>
        </w:rPr>
        <w:t>12</w:t>
      </w:r>
      <w:r w:rsidR="004460EF">
        <w:rPr>
          <w:noProof/>
        </w:rPr>
        <w:fldChar w:fldCharType="end"/>
      </w:r>
      <w:r>
        <w:t xml:space="preserve"> Video Link Inspection</w:t>
      </w:r>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0A73FA">
      <w:pPr>
        <w:pStyle w:val="Caption"/>
      </w:pPr>
      <w:r>
        <w:t xml:space="preserve">Figure </w:t>
      </w:r>
      <w:r w:rsidR="004460EF">
        <w:fldChar w:fldCharType="begin"/>
      </w:r>
      <w:r w:rsidR="004460EF">
        <w:instrText xml:space="preserve"> </w:instrText>
      </w:r>
      <w:r w:rsidR="004460EF">
        <w:instrText xml:space="preserve">SEQ Figure \* ARABIC </w:instrText>
      </w:r>
      <w:r w:rsidR="004460EF">
        <w:fldChar w:fldCharType="separate"/>
      </w:r>
      <w:r w:rsidR="000852C4">
        <w:rPr>
          <w:noProof/>
        </w:rPr>
        <w:t>13</w:t>
      </w:r>
      <w:r w:rsidR="004460EF">
        <w:rPr>
          <w:noProof/>
        </w:rPr>
        <w:fldChar w:fldCharType="end"/>
      </w:r>
      <w:r>
        <w:t>. Video Mask Table Menu</w:t>
      </w:r>
    </w:p>
    <w:p w14:paraId="2D43774C" w14:textId="77777777" w:rsidR="00E64DB5" w:rsidRDefault="00E64DB5" w:rsidP="000A73FA">
      <w:pPr>
        <w:pStyle w:val="Heading2"/>
      </w:pPr>
      <w:bookmarkStart w:id="179" w:name="_Toc459908965"/>
      <w:r>
        <w:t>Other Metadata</w:t>
      </w:r>
      <w:bookmarkEnd w:id="173"/>
      <w:bookmarkEnd w:id="179"/>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180" w:name="_Toc456792475"/>
      <w:bookmarkStart w:id="181" w:name="_Toc459908966"/>
      <w:bookmarkStart w:id="182" w:name="_Toc78164088"/>
      <w:bookmarkStart w:id="183" w:name="_Toc184094373"/>
      <w:bookmarkEnd w:id="157"/>
      <w:bookmarkEnd w:id="158"/>
      <w:r>
        <w:t>Mask Generation</w:t>
      </w:r>
      <w:bookmarkEnd w:id="180"/>
      <w:bookmarkEnd w:id="181"/>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184" w:name="_Toc459908967"/>
      <w:r>
        <w:t>Video Masks</w:t>
      </w:r>
      <w:bookmarkEnd w:id="184"/>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185" w:name="_Toc459908968"/>
      <w:r>
        <w:t>Composite Mask</w:t>
      </w:r>
      <w:bookmarkEnd w:id="185"/>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77777777"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Paste/Duplicate should.</w:t>
      </w:r>
    </w:p>
    <w:p w14:paraId="41DD9850" w14:textId="77777777" w:rsidR="00CA5B78" w:rsidRPr="00CA5B78" w:rsidRDefault="00CA5B78" w:rsidP="00CA5B78">
      <w:pPr>
        <w:jc w:val="both"/>
      </w:pPr>
    </w:p>
    <w:p w14:paraId="6D291305" w14:textId="77777777" w:rsidR="00E20C6A" w:rsidRDefault="00E20C6A" w:rsidP="00C8495E">
      <w:pPr>
        <w:pStyle w:val="Heading1"/>
      </w:pPr>
      <w:bookmarkStart w:id="186" w:name="_Toc456792476"/>
      <w:bookmarkStart w:id="187" w:name="_Toc459908969"/>
      <w:r>
        <w:t>Analytics</w:t>
      </w:r>
      <w:bookmarkEnd w:id="186"/>
      <w:bookmarkEnd w:id="187"/>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4460EF" w:rsidP="00E20C6A">
      <w:pPr>
        <w:numPr>
          <w:ilvl w:val="0"/>
          <w:numId w:val="15"/>
        </w:numPr>
        <w:spacing w:after="160" w:line="259" w:lineRule="auto"/>
        <w:jc w:val="both"/>
      </w:pPr>
      <w:hyperlink r:id="rId49" w:history="1">
        <w:r w:rsidR="00E20C6A" w:rsidRPr="00E20C6A">
          <w:rPr>
            <w:rStyle w:val="Hyperlink"/>
          </w:rPr>
          <w:t>Structural Similarity</w:t>
        </w:r>
      </w:hyperlink>
    </w:p>
    <w:p w14:paraId="5D6C1922" w14:textId="77777777" w:rsidR="00E20C6A" w:rsidRPr="00E20C6A" w:rsidRDefault="004460EF" w:rsidP="00E20C6A">
      <w:pPr>
        <w:numPr>
          <w:ilvl w:val="0"/>
          <w:numId w:val="15"/>
        </w:numPr>
        <w:spacing w:after="160" w:line="259" w:lineRule="auto"/>
        <w:jc w:val="both"/>
      </w:pPr>
      <w:hyperlink r:id="rId50"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188" w:name="_Toc456792477"/>
      <w:bookmarkStart w:id="189" w:name="_Toc459908970"/>
      <w:r>
        <w:t>Plugins</w:t>
      </w:r>
      <w:bookmarkEnd w:id="188"/>
      <w:bookmarkEnd w:id="189"/>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proofErr w:type="spellStart"/>
      <w:r w:rsidRPr="00E20C6A">
        <w:rPr>
          <w:b/>
        </w:rPr>
        <w:t>init</w:t>
      </w:r>
      <w:proofErr w:type="spellEnd"/>
      <w:r w:rsidRPr="00E20C6A">
        <w:rPr>
          <w:b/>
        </w:rPr>
        <w:t xml:space="preserve">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t>'operation()' that returns a list of five items:</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lastRenderedPageBreak/>
        <w:t xml:space="preserve">'package version' </w:t>
      </w:r>
    </w:p>
    <w:p w14:paraId="3994D6AA" w14:textId="77777777" w:rsidR="00E20C6A" w:rsidRPr="00E20C6A" w:rsidRDefault="00E20C6A" w:rsidP="00AA3D31">
      <w:pPr>
        <w:pStyle w:val="ListNumber"/>
        <w:tabs>
          <w:tab w:val="num" w:pos="1080"/>
        </w:tabs>
        <w:ind w:left="1080"/>
      </w:pPr>
      <w:r w:rsidRPr="00E20C6A">
        <w:t>'</w:t>
      </w:r>
      <w:proofErr w:type="gramStart"/>
      <w:r w:rsidRPr="00E20C6A">
        <w:t>transform</w:t>
      </w:r>
      <w:proofErr w:type="gramEnd"/>
      <w:r w:rsidRPr="00E20C6A">
        <w:t>(</w:t>
      </w:r>
      <w:proofErr w:type="spellStart"/>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PIL Image the location of the result file and a set of arguments.  The function returns </w:t>
      </w:r>
      <w:proofErr w:type="gramStart"/>
      <w:r w:rsidR="008662C2" w:rsidRPr="009F28C6">
        <w:t>True</w:t>
      </w:r>
      <w:proofErr w:type="gramEnd"/>
      <w:r w:rsidR="008662C2" w:rsidRPr="009F28C6">
        <w:t xml:space="preserve"> if the EXIF </w:t>
      </w:r>
      <w:r w:rsidR="00504C83">
        <w:t xml:space="preserve">metadata </w:t>
      </w:r>
      <w:r w:rsidR="008662C2" w:rsidRPr="009F28C6">
        <w:t>should be copied from the source to target</w:t>
      </w:r>
      <w:r w:rsidR="004B671E">
        <w:t>.</w:t>
      </w:r>
    </w:p>
    <w:p w14:paraId="1DFC0383" w14:textId="6A084FA4" w:rsidR="00E20C6A" w:rsidRPr="00E20C6A" w:rsidRDefault="00E20C6A" w:rsidP="00AA3D31">
      <w:pPr>
        <w:pStyle w:val="ListNumber"/>
        <w:tabs>
          <w:tab w:val="num" w:pos="1080"/>
        </w:tabs>
        <w:ind w:left="1080"/>
      </w:pPr>
      <w:r w:rsidRPr="00E20C6A">
        <w:t>‘</w:t>
      </w: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in addition to those normally collected by the specific operation.</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585C5A7D" w:rsidR="008662C2" w:rsidRDefault="008662C2" w:rsidP="009F28C6">
      <w:pPr>
        <w:jc w:val="both"/>
        <w:rPr>
          <w:color w:val="000000"/>
        </w:rPr>
      </w:pPr>
      <w:r w:rsidRPr="009F28C6">
        <w:t>The tool creates a copy of the source image in a new file.  The path (i.e. location) of the new file is provided in the second argument (</w:t>
      </w:r>
      <w:r w:rsidR="00EA02C2">
        <w:t>image f</w:t>
      </w:r>
      <w:r w:rsidRPr="009F28C6">
        <w:t xml:space="preserve">ilename).  The transform changes the select contents of that image file.  The image provided in the first argument the transform is a convenience, providing a copy of the image from the file.  The image is disconnected from the file, residing in memory.  If the transform returns </w:t>
      </w:r>
      <w:proofErr w:type="gramStart"/>
      <w:r w:rsidRPr="009F28C6">
        <w:t>True</w:t>
      </w:r>
      <w:proofErr w:type="gramEnd"/>
      <w:r w:rsidRPr="009F28C6">
        <w:t xml:space="preserve">, then the tool copies the EXIF from the source image to the new image file.  This is often required since </w:t>
      </w:r>
      <w:proofErr w:type="gramStart"/>
      <w:r w:rsidRPr="009F28C6">
        <w:t>PIL(</w:t>
      </w:r>
      <w:proofErr w:type="gramEnd"/>
      <w:r w:rsidRPr="009F28C6">
        <w:t>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color w:val="000000"/>
        </w:rPr>
      </w:pPr>
    </w:p>
    <w:p w14:paraId="7F077386" w14:textId="5E608751" w:rsidR="00BD2854" w:rsidRPr="009F28C6" w:rsidRDefault="00BD2854" w:rsidP="009F28C6">
      <w:pPr>
        <w:jc w:val="both"/>
        <w:rPr>
          <w:color w:val="000000"/>
        </w:rPr>
      </w:pPr>
      <w:r>
        <w:rPr>
          <w:color w:val="000000"/>
        </w:rPr>
        <w:t>Argument values are collected as parameters from a link edit dialog.</w:t>
      </w:r>
    </w:p>
    <w:p w14:paraId="6089793D" w14:textId="77777777" w:rsidR="008662C2" w:rsidRPr="00732A79" w:rsidRDefault="008662C2" w:rsidP="00732A79">
      <w:pPr>
        <w:rPr>
          <w:sz w:val="22"/>
          <w:szCs w:val="22"/>
        </w:rPr>
      </w:pPr>
    </w:p>
    <w:bookmarkEnd w:id="182"/>
    <w:bookmarkEnd w:id="183"/>
    <w:p w14:paraId="14FCF34D" w14:textId="5BE42570" w:rsidR="00CE5F67" w:rsidRDefault="00E20C6A" w:rsidP="00EA02C2">
      <w:pPr>
        <w:pStyle w:val="Heading2"/>
      </w:pPr>
      <w:r>
        <w:t xml:space="preserve"> </w:t>
      </w:r>
      <w:bookmarkStart w:id="190" w:name="_Toc459908971"/>
      <w:r w:rsidR="00EA02C2">
        <w:t>Arguments</w:t>
      </w:r>
      <w:bookmarkEnd w:id="190"/>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995F7A1" w14:textId="77777777" w:rsidR="00CE5F67" w:rsidRDefault="00E20C6A" w:rsidP="00C8495E">
      <w:pPr>
        <w:pStyle w:val="Heading1"/>
      </w:pPr>
      <w:r>
        <w:lastRenderedPageBreak/>
        <w:t xml:space="preserve"> </w:t>
      </w:r>
      <w:bookmarkStart w:id="191" w:name="_Toc456792479"/>
      <w:bookmarkStart w:id="192" w:name="_Toc459908972"/>
      <w:r>
        <w:t>Group Manager</w:t>
      </w:r>
      <w:bookmarkEnd w:id="191"/>
      <w:bookmarkEnd w:id="192"/>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193" w:name="_Toc459908973"/>
      <w:r>
        <w:t>Validation</w:t>
      </w:r>
      <w:bookmarkEnd w:id="193"/>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194" w:name="_Ref333755524"/>
      <w:bookmarkStart w:id="195" w:name="_Toc459908974"/>
      <w:r>
        <w:t>QA Process</w:t>
      </w:r>
      <w:bookmarkEnd w:id="194"/>
      <w:bookmarkEnd w:id="195"/>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gramStart"/>
      <w:r>
        <w:rPr>
          <w:rFonts w:ascii="Times New Roman" w:hAnsi="Times New Roman" w:cs="Times New Roman"/>
          <w:sz w:val="24"/>
        </w:rPr>
        <w:t>a</w:t>
      </w:r>
      <w:proofErr w:type="gramEnd"/>
      <w:r>
        <w:rPr>
          <w:rFonts w:ascii="Times New Roman" w:hAnsi="Times New Roman" w:cs="Times New Roman"/>
          <w:sz w:val="24"/>
        </w:rPr>
        <w:t xml:space="preserve"> image.</w:t>
      </w:r>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two links: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and </w:t>
      </w:r>
      <w:proofErr w:type="spellStart"/>
      <w:r w:rsidRPr="00877A51">
        <w:rPr>
          <w:rFonts w:ascii="Times New Roman" w:hAnsi="Times New Roman" w:cs="Times New Roman"/>
          <w:sz w:val="24"/>
        </w:rPr>
        <w:t>AntiForensicCopyExif</w:t>
      </w:r>
      <w:proofErr w:type="spellEnd"/>
      <w:r w:rsidRPr="00877A51">
        <w:rPr>
          <w:rFonts w:ascii="Times New Roman" w:hAnsi="Times New Roman" w:cs="Times New Roman"/>
          <w:sz w:val="24"/>
        </w:rPr>
        <w:t>. This can be done easily 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196" w:name="_Toc459908975"/>
      <w:r>
        <w:t>Batch operation</w:t>
      </w:r>
      <w:bookmarkEnd w:id="196"/>
    </w:p>
    <w:p w14:paraId="22ED84FE" w14:textId="77777777" w:rsidR="001277A7" w:rsidRDefault="001277A7" w:rsidP="001277A7">
      <w:pPr>
        <w:jc w:val="both"/>
      </w:pPr>
      <w:r>
        <w:t>T</w:t>
      </w:r>
      <w:r w:rsidRPr="001277A7">
        <w:t xml:space="preserve">he journaling tool currently supports a rudimentary batch processing feature. This is designed to operate on large quantities of images with the same type of simple manipulation. For example, </w:t>
      </w:r>
      <w:r w:rsidRPr="001277A7">
        <w:lastRenderedPageBreak/>
        <w:t>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(image names aligned to source images).</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77777777" w:rsidR="001277A7" w:rsidRPr="001277A7" w:rsidRDefault="001277A7" w:rsidP="001277A7">
      <w:pPr>
        <w:pStyle w:val="Code"/>
      </w:pPr>
      <w:proofErr w:type="gramStart"/>
      <w:r w:rsidRPr="001277A7">
        <w:t>python</w:t>
      </w:r>
      <w:proofErr w:type="gramEnd"/>
      <w:r w:rsidRPr="001277A7">
        <w:t xml:space="preserve"> src/python/batch_process.py &lt;</w:t>
      </w:r>
      <w:proofErr w:type="spellStart"/>
      <w:r w:rsidRPr="001277A7">
        <w:t>args</w:t>
      </w:r>
      <w:proofErr w:type="spellEnd"/>
      <w:r w:rsidRPr="001277A7">
        <w:t>&gt;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--projects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w:t>
      </w:r>
      <w:proofErr w:type="spellStart"/>
      <w:r w:rsidRPr="001277A7">
        <w:t>sourceDir</w:t>
      </w:r>
      <w:proofErr w:type="spellEnd"/>
      <w:r w:rsidRPr="001277A7">
        <w:t xml:space="preserve"> &lt;</w:t>
      </w:r>
      <w:r w:rsidR="00127814">
        <w:t>DIR</w:t>
      </w:r>
      <w:r w:rsidRPr="001277A7">
        <w:t>&gt;: directory of images</w:t>
      </w:r>
    </w:p>
    <w:p w14:paraId="0F93BB6C" w14:textId="77777777" w:rsidR="001277A7" w:rsidRPr="001277A7" w:rsidRDefault="001277A7" w:rsidP="001277A7">
      <w:pPr>
        <w:pStyle w:val="Code"/>
      </w:pPr>
      <w:r w:rsidRPr="001277A7">
        <w:t>--plugin &lt;</w:t>
      </w:r>
      <w:proofErr w:type="spellStart"/>
      <w:r w:rsidRPr="001277A7">
        <w:t>pluginName</w:t>
      </w:r>
      <w:proofErr w:type="spellEnd"/>
      <w:r w:rsidRPr="001277A7">
        <w:t>&gt;: plugin to perform</w:t>
      </w:r>
    </w:p>
    <w:p w14:paraId="3189CEF0" w14:textId="77777777" w:rsidR="001277A7" w:rsidRPr="001277A7" w:rsidRDefault="001277A7" w:rsidP="001277A7">
      <w:pPr>
        <w:pStyle w:val="Code"/>
      </w:pPr>
      <w:r w:rsidRPr="001277A7">
        <w:t xml:space="preserve">--jpg: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885C4A">
      <w:pPr>
        <w:pStyle w:val="Code"/>
      </w:pPr>
      <w:r w:rsidRPr="001277A7">
        <w:t>--op &lt;operation&gt;: operation performed (required)</w:t>
      </w:r>
    </w:p>
    <w:p w14:paraId="31B99DA2" w14:textId="77777777" w:rsidR="001277A7" w:rsidRPr="001277A7" w:rsidRDefault="001277A7" w:rsidP="001277A7">
      <w:pPr>
        <w:pStyle w:val="Code"/>
      </w:pPr>
      <w:r w:rsidRPr="001277A7">
        <w:t>--</w:t>
      </w:r>
      <w:proofErr w:type="spellStart"/>
      <w:r w:rsidRPr="001277A7">
        <w:t>softwareName</w:t>
      </w:r>
      <w:proofErr w:type="spellEnd"/>
      <w:r w:rsidRPr="001277A7">
        <w:t xml:space="preserve"> &lt;name&gt;: manipulation software used (required)</w:t>
      </w:r>
    </w:p>
    <w:p w14:paraId="38E116F6" w14:textId="77777777" w:rsidR="001277A7" w:rsidRPr="001277A7" w:rsidRDefault="001277A7" w:rsidP="001277A7">
      <w:pPr>
        <w:pStyle w:val="Code"/>
      </w:pPr>
      <w:r w:rsidRPr="001277A7">
        <w:t>--</w:t>
      </w:r>
      <w:proofErr w:type="spellStart"/>
      <w:r w:rsidRPr="001277A7">
        <w:t>softwareVersion</w:t>
      </w:r>
      <w:proofErr w:type="spellEnd"/>
      <w:r w:rsidRPr="001277A7">
        <w:t xml:space="preserve"> &lt;version&gt;: manipulation software version (required)</w:t>
      </w:r>
    </w:p>
    <w:p w14:paraId="2E3A9D4E" w14:textId="77777777" w:rsidR="001277A7" w:rsidRPr="001277A7" w:rsidRDefault="001277A7" w:rsidP="001277A7">
      <w:pPr>
        <w:pStyle w:val="Code"/>
      </w:pPr>
      <w:r w:rsidRPr="001277A7">
        <w:t>--</w:t>
      </w:r>
      <w:proofErr w:type="spellStart"/>
      <w:r w:rsidRPr="001277A7">
        <w:t>endDir</w:t>
      </w:r>
      <w:proofErr w:type="spellEnd"/>
      <w:r w:rsidRPr="001277A7">
        <w:t xml:space="preserve"> &lt;</w:t>
      </w:r>
      <w:r w:rsidR="00127814">
        <w:t>DIR</w:t>
      </w:r>
      <w:r w:rsidRPr="001277A7">
        <w:t>&gt;: directory of manipulated images (optional)</w:t>
      </w:r>
    </w:p>
    <w:p w14:paraId="19B18D2F" w14:textId="77777777" w:rsidR="001277A7" w:rsidRPr="001277A7" w:rsidRDefault="001277A7" w:rsidP="001277A7">
      <w:pPr>
        <w:pStyle w:val="Code"/>
      </w:pPr>
      <w:r w:rsidRPr="001277A7">
        <w:t>--</w:t>
      </w:r>
      <w:proofErr w:type="spellStart"/>
      <w:r w:rsidRPr="001277A7">
        <w:t>inputMaskPath</w:t>
      </w:r>
      <w:proofErr w:type="spellEnd"/>
      <w:r w:rsidRPr="001277A7">
        <w:t xml:space="preserve"> &lt;</w:t>
      </w:r>
      <w:r w:rsidR="00127814">
        <w:t>DIR</w:t>
      </w:r>
      <w:r w:rsidRPr="001277A7">
        <w:t>&gt;: directory containing input masks (optional)</w:t>
      </w:r>
    </w:p>
    <w:p w14:paraId="4B82015D" w14:textId="77777777" w:rsidR="001277A7" w:rsidRPr="001277A7" w:rsidRDefault="001277A7" w:rsidP="001277A7">
      <w:pPr>
        <w:pStyle w:val="Code"/>
      </w:pPr>
      <w:r w:rsidRPr="001277A7">
        <w:t>--description &lt;"</w:t>
      </w:r>
      <w:proofErr w:type="spellStart"/>
      <w:r w:rsidRPr="001277A7">
        <w:t>descr</w:t>
      </w:r>
      <w:proofErr w:type="spellEnd"/>
      <w:r w:rsidRPr="001277A7">
        <w:t>"&gt;: description of manipulation performed (optional)</w:t>
      </w:r>
    </w:p>
    <w:p w14:paraId="557B3CF4" w14:textId="517C2CDC" w:rsidR="001277A7" w:rsidRDefault="001277A7" w:rsidP="001277A7">
      <w:pPr>
        <w:pStyle w:val="Code"/>
      </w:pPr>
      <w:r w:rsidRPr="001277A7">
        <w:t>--additional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w:t>
      </w:r>
      <w:proofErr w:type="spellStart"/>
      <w:r>
        <w:t>projectDescription</w:t>
      </w:r>
      <w:proofErr w:type="spellEnd"/>
      <w:r>
        <w:t xml:space="preserve"> &lt;quoted description&gt;</w:t>
      </w:r>
    </w:p>
    <w:p w14:paraId="0FEF8280" w14:textId="04D25BE5" w:rsidR="00885C4A" w:rsidRDefault="00885C4A" w:rsidP="001277A7">
      <w:pPr>
        <w:pStyle w:val="Code"/>
      </w:pPr>
      <w:r>
        <w:t>--</w:t>
      </w:r>
      <w:proofErr w:type="spellStart"/>
      <w:r>
        <w:t>technicalSummary</w:t>
      </w:r>
      <w:proofErr w:type="spellEnd"/>
      <w:r>
        <w:t xml:space="preserve"> &lt;quoted technical summary with key words from assignment&gt;</w:t>
      </w:r>
    </w:p>
    <w:p w14:paraId="726E196D" w14:textId="6F1A7096" w:rsidR="00885C4A" w:rsidRPr="001277A7" w:rsidRDefault="00885C4A" w:rsidP="001277A7">
      <w:pPr>
        <w:pStyle w:val="Code"/>
      </w:pPr>
      <w:r>
        <w:t>--</w:t>
      </w:r>
      <w:proofErr w:type="gramStart"/>
      <w:r>
        <w:t>username</w:t>
      </w:r>
      <w:proofErr w:type="gramEnd"/>
      <w:r>
        <w:t xml:space="preserv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w:t>
      </w:r>
      <w:proofErr w:type="spellStart"/>
      <w:r w:rsidRPr="001277A7">
        <w:t>continueWithWarning</w:t>
      </w:r>
      <w:proofErr w:type="spellEnd"/>
      <w:r w:rsidRPr="001277A7">
        <w:t>: use this tag to ignore warnings that check for valid operations, software, etc.</w:t>
      </w:r>
    </w:p>
    <w:p w14:paraId="51A6CB27" w14:textId="77777777" w:rsidR="001277A7" w:rsidRPr="001277A7" w:rsidRDefault="001277A7" w:rsidP="001277A7">
      <w:pPr>
        <w:pStyle w:val="Code"/>
      </w:pPr>
      <w:r w:rsidRPr="001277A7">
        <w:t xml:space="preserve">--s3 &lt;bucket/path&gt;: if included, will automatically upload projects to specified S3 bucket after performing </w:t>
      </w:r>
      <w:r w:rsidRPr="001277A7">
        <w:lastRenderedPageBreak/>
        <w:t>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r w:rsidRPr="001277A7">
        <w:t>Different arguments will trigger different functionality</w:t>
      </w:r>
      <w:r w:rsidR="00885C4A">
        <w:t>.</w:t>
      </w:r>
    </w:p>
    <w:p w14:paraId="42A35994" w14:textId="6FA33D22" w:rsidR="00885C4A" w:rsidRDefault="000A73FA" w:rsidP="000A73FA">
      <w:pPr>
        <w:pStyle w:val="Heading2"/>
      </w:pPr>
      <w:r>
        <w:t xml:space="preserve"> </w:t>
      </w:r>
      <w:bookmarkStart w:id="197" w:name="_Toc459908976"/>
      <w:r>
        <w:t>Creating a Project</w:t>
      </w:r>
      <w:bookmarkEnd w:id="197"/>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w:t>
      </w:r>
      <w:proofErr w:type="spellStart"/>
      <w:r w:rsidRPr="001277A7">
        <w:t>endDir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7FEF36ED" w14:textId="77777777" w:rsidR="002E3771" w:rsidRPr="00E03312" w:rsidRDefault="002E3771" w:rsidP="000A73FA">
      <w:pPr>
        <w:jc w:val="both"/>
      </w:pPr>
    </w:p>
    <w:p w14:paraId="1C8FA706" w14:textId="77777777" w:rsidR="001277A7" w:rsidRPr="001277A7" w:rsidRDefault="001277A7" w:rsidP="001277A7">
      <w:pPr>
        <w:pStyle w:val="Code"/>
      </w:pPr>
      <w:proofErr w:type="gramStart"/>
      <w:r w:rsidRPr="001277A7">
        <w:t>python</w:t>
      </w:r>
      <w:proofErr w:type="gramEnd"/>
      <w:r w:rsidRPr="001277A7">
        <w:t xml:space="preserve"> src/python/batch_process.py --projects &lt;DIR&gt; --</w:t>
      </w:r>
      <w:proofErr w:type="spellStart"/>
      <w:r w:rsidRPr="001277A7">
        <w:t>sourceDir</w:t>
      </w:r>
      <w:proofErr w:type="spellEnd"/>
      <w:r w:rsidRPr="001277A7">
        <w:t xml:space="preserve"> &lt;DIR&gt; --op </w:t>
      </w:r>
      <w:proofErr w:type="spellStart"/>
      <w:r w:rsidRPr="001277A7">
        <w:t>ColorColorBalance</w:t>
      </w:r>
      <w:proofErr w:type="spellEnd"/>
      <w:r w:rsidRPr="001277A7">
        <w:t xml:space="preserve"> --</w:t>
      </w:r>
      <w:proofErr w:type="spellStart"/>
      <w:r w:rsidRPr="001277A7">
        <w:t>softwareName</w:t>
      </w:r>
      <w:proofErr w:type="spellEnd"/>
      <w:r w:rsidRPr="001277A7">
        <w:t xml:space="preserve"> GIMP --</w:t>
      </w:r>
      <w:proofErr w:type="spellStart"/>
      <w:r w:rsidRPr="001277A7">
        <w:t>softwareVersion</w:t>
      </w:r>
      <w:proofErr w:type="spellEnd"/>
      <w:r w:rsidRPr="001277A7">
        <w:t xml:space="preserve"> 2.8</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49EA83" w:rsidR="00C87045" w:rsidRPr="001277A7" w:rsidRDefault="001277A7" w:rsidP="00C87045">
      <w:pPr>
        <w:pStyle w:val="Code"/>
      </w:pPr>
      <w:proofErr w:type="gramStart"/>
      <w:r w:rsidRPr="001277A7">
        <w:t>python</w:t>
      </w:r>
      <w:proofErr w:type="gramEnd"/>
      <w:r w:rsidRPr="001277A7">
        <w:t xml:space="preserve"> src/python/batch_process.py --projects &lt;DIR&gt; --plugin </w:t>
      </w:r>
      <w:proofErr w:type="spellStart"/>
      <w:r w:rsidRPr="001277A7">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ins w:id="198" w:author="Andrew Smith" w:date="2016-08-25T17:12:00Z">
        <w:r>
          <w:rPr>
            <w:rStyle w:val="Emphasis"/>
            <w:i w:val="0"/>
            <w:iCs w:val="0"/>
          </w:rPr>
          <w:t xml:space="preserve"> </w:t>
        </w:r>
      </w:ins>
      <w:bookmarkStart w:id="199" w:name="_Toc459908977"/>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199"/>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200" w:author="Andrew Smith" w:date="2016-08-25T17:12:00Z">
        <w:r>
          <w:rPr>
            <w:rStyle w:val="Emphasis"/>
            <w:i w:val="0"/>
            <w:szCs w:val="28"/>
          </w:rPr>
          <w:t xml:space="preserve"> </w:t>
        </w:r>
      </w:ins>
      <w:bookmarkStart w:id="201" w:name="_Toc459908978"/>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201"/>
      <w:proofErr w:type="spellEnd"/>
    </w:p>
    <w:p w14:paraId="61FA6F68" w14:textId="77777777" w:rsidR="002E3771" w:rsidRDefault="002E3771" w:rsidP="000A73FA">
      <w:pPr>
        <w:jc w:val="both"/>
      </w:pPr>
    </w:p>
    <w:p w14:paraId="218E7338" w14:textId="50EDAFB0" w:rsidR="001277A7" w:rsidRPr="000B5A47" w:rsidRDefault="002E3771" w:rsidP="000A73FA">
      <w:pPr>
        <w:jc w:val="both"/>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 xml:space="preserve">export and </w:t>
      </w:r>
      <w:proofErr w:type="spellStart"/>
      <w:r w:rsidR="001277A7" w:rsidRPr="000B5A47">
        <w:t>exif</w:t>
      </w:r>
      <w:proofErr w:type="spellEnd"/>
      <w:r w:rsidR="001277A7" w:rsidRPr="000B5A47">
        <w:t xml:space="preserve"> copy on existing projects.</w:t>
      </w:r>
      <w:ins w:id="202" w:author="Andrew Smith" w:date="2016-08-25T16:55:00Z">
        <w:r w:rsidR="00FC16E5">
          <w:t xml:space="preserve"> This option can also be added to any other operation.</w:t>
        </w:r>
      </w:ins>
    </w:p>
    <w:p w14:paraId="70E6EF3A" w14:textId="77777777" w:rsidR="001277A7" w:rsidRPr="001277A7" w:rsidRDefault="001277A7" w:rsidP="00127814">
      <w:pPr>
        <w:pStyle w:val="Code"/>
      </w:pPr>
      <w:proofErr w:type="gramStart"/>
      <w:r w:rsidRPr="001277A7">
        <w:t>python</w:t>
      </w:r>
      <w:proofErr w:type="gramEnd"/>
      <w:r w:rsidRPr="001277A7">
        <w:t xml:space="preserve"> src/python/batch_process.py --projects &lt;DIR&gt; --jpg</w:t>
      </w:r>
    </w:p>
    <w:p w14:paraId="5FEF69A8" w14:textId="77777777" w:rsidR="00283ABD" w:rsidRDefault="00283ABD" w:rsidP="001277A7">
      <w:pPr>
        <w:jc w:val="both"/>
      </w:pPr>
    </w:p>
    <w:p w14:paraId="28E339E8" w14:textId="3750B444" w:rsidR="00283ABD" w:rsidRDefault="000A73FA" w:rsidP="00C41F04">
      <w:pPr>
        <w:pStyle w:val="Heading2"/>
      </w:pPr>
      <w:ins w:id="203" w:author="Andrew Smith" w:date="2016-08-25T17:16:00Z">
        <w:r>
          <w:t xml:space="preserve"> </w:t>
        </w:r>
      </w:ins>
      <w:bookmarkStart w:id="204" w:name="_Toc459908979"/>
      <w:r w:rsidR="00283ABD" w:rsidRPr="000A73FA">
        <w:t>Image File Names</w:t>
      </w:r>
      <w:bookmarkEnd w:id="204"/>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r>
              <w:t>sourceDir</w:t>
            </w:r>
            <w:proofErr w:type="spellEnd"/>
          </w:p>
        </w:tc>
        <w:tc>
          <w:tcPr>
            <w:tcW w:w="1890" w:type="dxa"/>
          </w:tcPr>
          <w:p w14:paraId="263E0222" w14:textId="77777777" w:rsidR="00127814" w:rsidRDefault="00127814" w:rsidP="00127814">
            <w:pPr>
              <w:jc w:val="center"/>
            </w:pPr>
            <w:proofErr w:type="spellStart"/>
            <w:r>
              <w:t>endDir</w:t>
            </w:r>
            <w:proofErr w:type="spellEnd"/>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205" w:name="_Toc456792480"/>
      <w:bookmarkStart w:id="206" w:name="_Toc459908980"/>
      <w:r>
        <w:t>JSON</w:t>
      </w:r>
      <w:bookmarkEnd w:id="205"/>
      <w:bookmarkEnd w:id="206"/>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t xml:space="preserve">  "</w:t>
      </w:r>
      <w:proofErr w:type="gramStart"/>
      <w:r>
        <w:t>multigraph</w:t>
      </w:r>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lastRenderedPageBreak/>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14:paraId="7FC8189E" w14:textId="77777777" w:rsidR="00AA3D31" w:rsidRPr="000B0E72"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w:t>
      </w:r>
      <w:proofErr w:type="gramStart"/>
      <w:r>
        <w:t>shape</w:t>
      </w:r>
      <w:proofErr w:type="gramEnd"/>
      <w:r>
        <w:t xml:space="preserve"> change": "(0,0)",</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r>
        <w:t>inputmaskname</w:t>
      </w:r>
      <w:proofErr w:type="spell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r>
        <w:t>exifdiff</w:t>
      </w:r>
      <w:proofErr w:type="spell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lastRenderedPageBreak/>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proofErr w:type="spellStart"/>
      <w:r>
        <w:rPr>
          <w:b/>
          <w:i/>
        </w:rPr>
        <w:t>select</w:t>
      </w:r>
      <w:r w:rsidRPr="00274563">
        <w:rPr>
          <w:b/>
          <w:i/>
        </w:rPr>
        <w:t>maskownership</w:t>
      </w:r>
      <w:proofErr w:type="spell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732A79">
      <w:pPr>
        <w:pStyle w:val="ListBullet2"/>
      </w:pPr>
      <w:r>
        <w:t>[‘change’, old value, new value]</w:t>
      </w:r>
    </w:p>
    <w:p w14:paraId="0FE452C9" w14:textId="77777777" w:rsidR="008662C2" w:rsidRPr="00732A79" w:rsidRDefault="008662C2" w:rsidP="00732A79">
      <w:pPr>
        <w:pStyle w:val="ListBullet2"/>
      </w:pPr>
      <w:r>
        <w:t>[‘add’, new value]</w:t>
      </w:r>
    </w:p>
    <w:p w14:paraId="4548AAF5" w14:textId="77777777" w:rsidR="008662C2" w:rsidRPr="00E20C6A" w:rsidRDefault="008662C2" w:rsidP="00732A79">
      <w:pPr>
        <w:pStyle w:val="ListBullet2"/>
      </w:pPr>
      <w:r>
        <w:t>[‘delete’, old value]</w:t>
      </w: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207" w:name="_Toc50876249"/>
      <w:bookmarkStart w:id="208" w:name="_Toc51126450"/>
      <w:bookmarkStart w:id="209" w:name="_Toc51126669"/>
      <w:bookmarkStart w:id="210" w:name="_Toc51387376"/>
      <w:bookmarkStart w:id="211" w:name="_Toc51720456"/>
      <w:bookmarkStart w:id="212" w:name="_Toc53278026"/>
      <w:bookmarkStart w:id="213" w:name="_Toc53278220"/>
      <w:bookmarkStart w:id="214" w:name="_Toc53278575"/>
      <w:bookmarkStart w:id="215" w:name="_Toc53278975"/>
      <w:bookmarkStart w:id="216" w:name="_Toc53285162"/>
      <w:bookmarkStart w:id="217" w:name="_Toc53388095"/>
      <w:bookmarkStart w:id="218" w:name="_Toc53463709"/>
      <w:bookmarkStart w:id="219" w:name="_Toc53463822"/>
      <w:bookmarkStart w:id="220" w:name="_Toc50876254"/>
      <w:bookmarkStart w:id="221" w:name="_Toc51126455"/>
      <w:bookmarkStart w:id="222" w:name="_Toc51126674"/>
      <w:bookmarkStart w:id="223" w:name="_Toc51387381"/>
      <w:bookmarkStart w:id="224" w:name="_Toc51720461"/>
      <w:bookmarkStart w:id="225" w:name="_Toc53278031"/>
      <w:bookmarkStart w:id="226" w:name="_Toc53278225"/>
      <w:bookmarkStart w:id="227" w:name="_Toc53278580"/>
      <w:bookmarkStart w:id="228" w:name="_Toc53278980"/>
      <w:bookmarkStart w:id="229" w:name="_Toc53285167"/>
      <w:bookmarkStart w:id="230" w:name="_Toc53388100"/>
      <w:bookmarkStart w:id="231" w:name="_Toc53463714"/>
      <w:bookmarkStart w:id="232" w:name="_Toc53463827"/>
      <w:bookmarkStart w:id="233" w:name="_Toc50876255"/>
      <w:bookmarkStart w:id="234" w:name="_Toc51126456"/>
      <w:bookmarkStart w:id="235" w:name="_Toc51126675"/>
      <w:bookmarkStart w:id="236" w:name="_Toc51387382"/>
      <w:bookmarkStart w:id="237" w:name="_Toc51720462"/>
      <w:bookmarkStart w:id="238" w:name="_Toc53278032"/>
      <w:bookmarkStart w:id="239" w:name="_Toc53278226"/>
      <w:bookmarkStart w:id="240" w:name="_Toc53278581"/>
      <w:bookmarkStart w:id="241" w:name="_Toc53278981"/>
      <w:bookmarkStart w:id="242" w:name="_Toc53285168"/>
      <w:bookmarkStart w:id="243" w:name="_Toc53388101"/>
      <w:bookmarkStart w:id="244" w:name="_Toc53463715"/>
      <w:bookmarkStart w:id="245" w:name="_Toc53463828"/>
      <w:bookmarkStart w:id="246" w:name="_Toc50876256"/>
      <w:bookmarkStart w:id="247" w:name="_Toc51126457"/>
      <w:bookmarkStart w:id="248" w:name="_Toc51126676"/>
      <w:bookmarkStart w:id="249" w:name="_Toc51387383"/>
      <w:bookmarkStart w:id="250" w:name="_Toc51720463"/>
      <w:bookmarkStart w:id="251" w:name="_Toc53278033"/>
      <w:bookmarkStart w:id="252" w:name="_Toc53278227"/>
      <w:bookmarkStart w:id="253" w:name="_Toc53278582"/>
      <w:bookmarkStart w:id="254" w:name="_Toc53278982"/>
      <w:bookmarkStart w:id="255" w:name="_Toc53285169"/>
      <w:bookmarkStart w:id="256" w:name="_Toc53388102"/>
      <w:bookmarkStart w:id="257" w:name="_Toc53463716"/>
      <w:bookmarkStart w:id="258" w:name="_Toc53463829"/>
      <w:bookmarkStart w:id="259" w:name="_Toc50876260"/>
      <w:bookmarkStart w:id="260" w:name="_Toc51126461"/>
      <w:bookmarkStart w:id="261" w:name="_Toc51126680"/>
      <w:bookmarkStart w:id="262" w:name="_Toc51387387"/>
      <w:bookmarkStart w:id="263" w:name="_Toc51720467"/>
      <w:bookmarkStart w:id="264" w:name="_Toc53278037"/>
      <w:bookmarkStart w:id="265" w:name="_Toc53278231"/>
      <w:bookmarkStart w:id="266" w:name="_Toc53278586"/>
      <w:bookmarkStart w:id="267" w:name="_Toc53278986"/>
      <w:bookmarkStart w:id="268" w:name="_Toc53285173"/>
      <w:bookmarkStart w:id="269" w:name="_Toc53388106"/>
      <w:bookmarkStart w:id="270" w:name="_Toc53463720"/>
      <w:bookmarkStart w:id="271" w:name="_Toc53463833"/>
      <w:bookmarkStart w:id="272" w:name="_Toc50876264"/>
      <w:bookmarkStart w:id="273" w:name="_Toc51126465"/>
      <w:bookmarkStart w:id="274" w:name="_Toc51126684"/>
      <w:bookmarkStart w:id="275" w:name="_Toc51387391"/>
      <w:bookmarkStart w:id="276" w:name="_Toc51720471"/>
      <w:bookmarkStart w:id="277" w:name="_Toc53278041"/>
      <w:bookmarkStart w:id="278" w:name="_Toc53278235"/>
      <w:bookmarkStart w:id="279" w:name="_Toc53278590"/>
      <w:bookmarkStart w:id="280" w:name="_Toc53278990"/>
      <w:bookmarkStart w:id="281" w:name="_Toc53285177"/>
      <w:bookmarkStart w:id="282" w:name="_Toc53388110"/>
      <w:bookmarkStart w:id="283" w:name="_Toc53463724"/>
      <w:bookmarkStart w:id="284" w:name="_Toc53463837"/>
      <w:bookmarkStart w:id="285" w:name="_Toc50876265"/>
      <w:bookmarkStart w:id="286" w:name="_Toc51126466"/>
      <w:bookmarkStart w:id="287" w:name="_Toc51126685"/>
      <w:bookmarkStart w:id="288" w:name="_Toc51387392"/>
      <w:bookmarkStart w:id="289" w:name="_Toc51720472"/>
      <w:bookmarkStart w:id="290" w:name="_Toc53278042"/>
      <w:bookmarkStart w:id="291" w:name="_Toc53278236"/>
      <w:bookmarkStart w:id="292" w:name="_Toc53278591"/>
      <w:bookmarkStart w:id="293" w:name="_Toc53278991"/>
      <w:bookmarkStart w:id="294" w:name="_Toc53285178"/>
      <w:bookmarkStart w:id="295" w:name="_Toc53388111"/>
      <w:bookmarkStart w:id="296" w:name="_Toc53463725"/>
      <w:bookmarkStart w:id="297" w:name="_Toc53463838"/>
      <w:bookmarkStart w:id="298" w:name="_Toc50876266"/>
      <w:bookmarkStart w:id="299" w:name="_Toc51126467"/>
      <w:bookmarkStart w:id="300" w:name="_Toc51126686"/>
      <w:bookmarkStart w:id="301" w:name="_Toc51387393"/>
      <w:bookmarkStart w:id="302" w:name="_Toc51720473"/>
      <w:bookmarkStart w:id="303" w:name="_Toc53278043"/>
      <w:bookmarkStart w:id="304" w:name="_Toc53278237"/>
      <w:bookmarkStart w:id="305" w:name="_Toc53278592"/>
      <w:bookmarkStart w:id="306" w:name="_Toc53278992"/>
      <w:bookmarkStart w:id="307" w:name="_Toc53285179"/>
      <w:bookmarkStart w:id="308" w:name="_Toc53388112"/>
      <w:bookmarkStart w:id="309" w:name="_Toc53463726"/>
      <w:bookmarkStart w:id="310" w:name="_Toc53463839"/>
      <w:bookmarkStart w:id="311" w:name="_Toc50876273"/>
      <w:bookmarkStart w:id="312" w:name="_Toc51126474"/>
      <w:bookmarkStart w:id="313" w:name="_Toc51126693"/>
      <w:bookmarkStart w:id="314" w:name="_Toc51387400"/>
      <w:bookmarkStart w:id="315" w:name="_Toc51720480"/>
      <w:bookmarkStart w:id="316" w:name="_Toc53278050"/>
      <w:bookmarkStart w:id="317" w:name="_Toc53278244"/>
      <w:bookmarkStart w:id="318" w:name="_Toc53278599"/>
      <w:bookmarkStart w:id="319" w:name="_Toc53278999"/>
      <w:bookmarkStart w:id="320" w:name="_Toc53285186"/>
      <w:bookmarkStart w:id="321" w:name="_Toc53388119"/>
      <w:bookmarkStart w:id="322" w:name="_Toc53463733"/>
      <w:bookmarkStart w:id="323" w:name="_Toc53463846"/>
      <w:bookmarkStart w:id="324" w:name="_Toc50876277"/>
      <w:bookmarkStart w:id="325" w:name="_Toc51126478"/>
      <w:bookmarkStart w:id="326" w:name="_Toc51126697"/>
      <w:bookmarkStart w:id="327" w:name="_Toc51387404"/>
      <w:bookmarkStart w:id="328" w:name="_Toc51720484"/>
      <w:bookmarkStart w:id="329" w:name="_Toc53278054"/>
      <w:bookmarkStart w:id="330" w:name="_Toc53278248"/>
      <w:bookmarkStart w:id="331" w:name="_Toc53278603"/>
      <w:bookmarkStart w:id="332" w:name="_Toc53279003"/>
      <w:bookmarkStart w:id="333" w:name="_Toc53285190"/>
      <w:bookmarkStart w:id="334" w:name="_Toc53388123"/>
      <w:bookmarkStart w:id="335" w:name="_Toc53463737"/>
      <w:bookmarkStart w:id="336" w:name="_Toc53463850"/>
      <w:bookmarkStart w:id="337" w:name="_Toc50876278"/>
      <w:bookmarkStart w:id="338" w:name="_Toc51126479"/>
      <w:bookmarkStart w:id="339" w:name="_Toc51126698"/>
      <w:bookmarkStart w:id="340" w:name="_Toc51387405"/>
      <w:bookmarkStart w:id="341" w:name="_Toc51720485"/>
      <w:bookmarkStart w:id="342" w:name="_Toc53278055"/>
      <w:bookmarkStart w:id="343" w:name="_Toc53278249"/>
      <w:bookmarkStart w:id="344" w:name="_Toc53278604"/>
      <w:bookmarkStart w:id="345" w:name="_Toc53279004"/>
      <w:bookmarkStart w:id="346" w:name="_Toc53285191"/>
      <w:bookmarkStart w:id="347" w:name="_Toc53388124"/>
      <w:bookmarkStart w:id="348" w:name="_Toc53463738"/>
      <w:bookmarkStart w:id="349" w:name="_Toc53463851"/>
      <w:bookmarkStart w:id="350" w:name="_Toc50876279"/>
      <w:bookmarkStart w:id="351" w:name="_Toc51126480"/>
      <w:bookmarkStart w:id="352" w:name="_Toc51126699"/>
      <w:bookmarkStart w:id="353" w:name="_Toc51387406"/>
      <w:bookmarkStart w:id="354" w:name="_Toc51720486"/>
      <w:bookmarkStart w:id="355" w:name="_Toc53278056"/>
      <w:bookmarkStart w:id="356" w:name="_Toc53278250"/>
      <w:bookmarkStart w:id="357" w:name="_Toc53278605"/>
      <w:bookmarkStart w:id="358" w:name="_Toc53279005"/>
      <w:bookmarkStart w:id="359" w:name="_Toc53285192"/>
      <w:bookmarkStart w:id="360" w:name="_Toc53388125"/>
      <w:bookmarkStart w:id="361" w:name="_Toc53463739"/>
      <w:bookmarkStart w:id="362" w:name="_Toc53463852"/>
      <w:bookmarkStart w:id="363" w:name="_Toc50876280"/>
      <w:bookmarkStart w:id="364" w:name="_Toc51126481"/>
      <w:bookmarkStart w:id="365" w:name="_Toc51126700"/>
      <w:bookmarkStart w:id="366" w:name="_Toc51387407"/>
      <w:bookmarkStart w:id="367" w:name="_Toc51720487"/>
      <w:bookmarkStart w:id="368" w:name="_Toc53278057"/>
      <w:bookmarkStart w:id="369" w:name="_Toc53278251"/>
      <w:bookmarkStart w:id="370" w:name="_Toc53278606"/>
      <w:bookmarkStart w:id="371" w:name="_Toc53279006"/>
      <w:bookmarkStart w:id="372" w:name="_Toc53285193"/>
      <w:bookmarkStart w:id="373" w:name="_Toc53388126"/>
      <w:bookmarkStart w:id="374" w:name="_Toc53463740"/>
      <w:bookmarkStart w:id="375" w:name="_Toc53463853"/>
      <w:bookmarkStart w:id="376" w:name="_Toc50876281"/>
      <w:bookmarkStart w:id="377" w:name="_Toc51126482"/>
      <w:bookmarkStart w:id="378" w:name="_Toc51126701"/>
      <w:bookmarkStart w:id="379" w:name="_Toc51387408"/>
      <w:bookmarkStart w:id="380" w:name="_Toc51720488"/>
      <w:bookmarkStart w:id="381" w:name="_Toc53278058"/>
      <w:bookmarkStart w:id="382" w:name="_Toc53278252"/>
      <w:bookmarkStart w:id="383" w:name="_Toc53278607"/>
      <w:bookmarkStart w:id="384" w:name="_Toc53279007"/>
      <w:bookmarkStart w:id="385" w:name="_Toc53285194"/>
      <w:bookmarkStart w:id="386" w:name="_Toc53388127"/>
      <w:bookmarkStart w:id="387" w:name="_Toc53463741"/>
      <w:bookmarkStart w:id="388" w:name="_Toc53463854"/>
      <w:bookmarkStart w:id="389" w:name="_Toc50876285"/>
      <w:bookmarkStart w:id="390" w:name="_Toc51126486"/>
      <w:bookmarkStart w:id="391" w:name="_Toc51126705"/>
      <w:bookmarkStart w:id="392" w:name="_Toc51387412"/>
      <w:bookmarkStart w:id="393" w:name="_Toc51720492"/>
      <w:bookmarkStart w:id="394" w:name="_Toc53278062"/>
      <w:bookmarkStart w:id="395" w:name="_Toc53278256"/>
      <w:bookmarkStart w:id="396" w:name="_Toc53278611"/>
      <w:bookmarkStart w:id="397" w:name="_Toc53279011"/>
      <w:bookmarkStart w:id="398" w:name="_Toc53285198"/>
      <w:bookmarkStart w:id="399" w:name="_Toc53388131"/>
      <w:bookmarkStart w:id="400" w:name="_Toc53463745"/>
      <w:bookmarkStart w:id="401" w:name="_Toc53463858"/>
      <w:bookmarkStart w:id="402" w:name="_Toc50876286"/>
      <w:bookmarkStart w:id="403" w:name="_Toc51126487"/>
      <w:bookmarkStart w:id="404" w:name="_Toc51126706"/>
      <w:bookmarkStart w:id="405" w:name="_Toc51387413"/>
      <w:bookmarkStart w:id="406" w:name="_Toc51720493"/>
      <w:bookmarkStart w:id="407" w:name="_Toc53278063"/>
      <w:bookmarkStart w:id="408" w:name="_Toc53278257"/>
      <w:bookmarkStart w:id="409" w:name="_Toc53278612"/>
      <w:bookmarkStart w:id="410" w:name="_Toc53279012"/>
      <w:bookmarkStart w:id="411" w:name="_Toc53285199"/>
      <w:bookmarkStart w:id="412" w:name="_Toc53388132"/>
      <w:bookmarkStart w:id="413" w:name="_Toc53463746"/>
      <w:bookmarkStart w:id="414" w:name="_Toc53463859"/>
      <w:bookmarkStart w:id="415" w:name="_Toc50876290"/>
      <w:bookmarkStart w:id="416" w:name="_Toc51126491"/>
      <w:bookmarkStart w:id="417" w:name="_Toc51126710"/>
      <w:bookmarkStart w:id="418" w:name="_Toc51387417"/>
      <w:bookmarkStart w:id="419" w:name="_Toc51720497"/>
      <w:bookmarkStart w:id="420" w:name="_Toc53278067"/>
      <w:bookmarkStart w:id="421" w:name="_Toc53278261"/>
      <w:bookmarkStart w:id="422" w:name="_Toc53278616"/>
      <w:bookmarkStart w:id="423" w:name="_Toc53279016"/>
      <w:bookmarkStart w:id="424" w:name="_Toc53285203"/>
      <w:bookmarkStart w:id="425" w:name="_Toc53388136"/>
      <w:bookmarkStart w:id="426" w:name="_Toc53463750"/>
      <w:bookmarkStart w:id="427" w:name="_Toc53463863"/>
      <w:bookmarkStart w:id="428" w:name="_Toc50876291"/>
      <w:bookmarkStart w:id="429" w:name="_Toc51126492"/>
      <w:bookmarkStart w:id="430" w:name="_Toc51126711"/>
      <w:bookmarkStart w:id="431" w:name="_Toc51387418"/>
      <w:bookmarkStart w:id="432" w:name="_Toc51720498"/>
      <w:bookmarkStart w:id="433" w:name="_Toc53278068"/>
      <w:bookmarkStart w:id="434" w:name="_Toc53278262"/>
      <w:bookmarkStart w:id="435" w:name="_Toc53278617"/>
      <w:bookmarkStart w:id="436" w:name="_Toc53279017"/>
      <w:bookmarkStart w:id="437" w:name="_Toc53285204"/>
      <w:bookmarkStart w:id="438" w:name="_Toc53388137"/>
      <w:bookmarkStart w:id="439" w:name="_Toc53463751"/>
      <w:bookmarkStart w:id="440" w:name="_Toc53463864"/>
      <w:bookmarkStart w:id="441" w:name="_Toc50876292"/>
      <w:bookmarkStart w:id="442" w:name="_Toc51126493"/>
      <w:bookmarkStart w:id="443" w:name="_Toc51126712"/>
      <w:bookmarkStart w:id="444" w:name="_Toc51387419"/>
      <w:bookmarkStart w:id="445" w:name="_Toc51720499"/>
      <w:bookmarkStart w:id="446" w:name="_Toc53278069"/>
      <w:bookmarkStart w:id="447" w:name="_Toc53278263"/>
      <w:bookmarkStart w:id="448" w:name="_Toc53278618"/>
      <w:bookmarkStart w:id="449" w:name="_Toc53279018"/>
      <w:bookmarkStart w:id="450" w:name="_Toc53285205"/>
      <w:bookmarkStart w:id="451" w:name="_Toc53388138"/>
      <w:bookmarkStart w:id="452" w:name="_Toc53463752"/>
      <w:bookmarkStart w:id="453" w:name="_Toc5346386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371FAF" w:rsidRDefault="00371FAF">
      <w:r>
        <w:separator/>
      </w:r>
    </w:p>
  </w:endnote>
  <w:endnote w:type="continuationSeparator" w:id="0">
    <w:p w14:paraId="114A74D6" w14:textId="77777777" w:rsidR="00371FAF" w:rsidRDefault="00371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pple Symbols">
    <w:altName w:val="Times New Roman"/>
    <w:panose1 w:val="02000000000000000000"/>
    <w:charset w:val="00"/>
    <w:family w:val="auto"/>
    <w:pitch w:val="variable"/>
    <w:sig w:usb0="800000A3" w:usb1="08007BEB" w:usb2="01840034" w:usb3="00000000" w:csb0="000001FB" w:csb1="00000000"/>
  </w:font>
  <w:font w:name="Menlo Regular">
    <w:altName w:val="Arial"/>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0A73FA" w:rsidRDefault="000A73FA"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0A73FA" w:rsidRDefault="000A73F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0A73FA" w:rsidRPr="00E407F7" w:rsidRDefault="000A73FA"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0A73FA" w:rsidRPr="00AA3D31" w:rsidRDefault="000A73FA"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4460EF">
      <w:rPr>
        <w:rStyle w:val="PageNumber"/>
        <w:noProof/>
      </w:rPr>
      <w:t>28</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0A73FA" w:rsidRDefault="000A73FA"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4460EF">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0A73FA" w:rsidRPr="00AA3D31" w:rsidRDefault="000A73FA"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4460EF">
      <w:rPr>
        <w:rStyle w:val="PageNumber"/>
        <w:noProof/>
      </w:rPr>
      <w:t>11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371FAF" w:rsidRDefault="00371FAF">
      <w:r>
        <w:separator/>
      </w:r>
    </w:p>
  </w:footnote>
  <w:footnote w:type="continuationSeparator" w:id="0">
    <w:p w14:paraId="0EB57BFA" w14:textId="77777777" w:rsidR="00371FAF" w:rsidRDefault="00371F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0A73FA" w:rsidRDefault="004460EF">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0A73FA" w:rsidRDefault="004460EF"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Contract No: FA8750-16-C-0168                                                                                            </w:t>
    </w:r>
    <w:proofErr w:type="spellStart"/>
    <w:r w:rsidR="000A73FA">
      <w:t>MediFor</w:t>
    </w:r>
    <w:proofErr w:type="spellEnd"/>
    <w:r w:rsidR="000A73FA">
      <w:t xml:space="preserve"> Journaling Tool          </w:t>
    </w:r>
  </w:p>
  <w:p w14:paraId="439F9778" w14:textId="77777777" w:rsidR="000A73FA" w:rsidRDefault="000A73FA" w:rsidP="00AA3D31">
    <w:pPr>
      <w:pStyle w:val="Header"/>
      <w:pBdr>
        <w:bottom w:val="single" w:sz="4" w:space="1" w:color="auto"/>
      </w:pBdr>
    </w:pPr>
    <w:r>
      <w:t xml:space="preserve">                                                                                                                                                                      20 July 2016</w:t>
    </w:r>
  </w:p>
  <w:p w14:paraId="5C82BF31" w14:textId="77777777" w:rsidR="000A73FA" w:rsidRPr="00C8740A" w:rsidRDefault="000A73FA"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0A73FA" w:rsidRDefault="004460EF">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0A73FA" w:rsidRDefault="004460EF">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0A73FA" w:rsidRDefault="004460EF">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0A73FA" w:rsidRDefault="004460EF"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    </w:t>
    </w:r>
  </w:p>
  <w:p w14:paraId="55975C17" w14:textId="77777777" w:rsidR="000A73FA" w:rsidRDefault="000A73FA"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0A73FA" w:rsidRDefault="004460EF">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0A73FA" w:rsidRDefault="004460EF"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0A73FA">
      <w:t xml:space="preserve"> </w:t>
    </w:r>
  </w:p>
  <w:p w14:paraId="3A8566EE" w14:textId="77777777" w:rsidR="000A73FA" w:rsidRDefault="000A73FA" w:rsidP="00AA3D31">
    <w:pPr>
      <w:pStyle w:val="Header"/>
      <w:pBdr>
        <w:bottom w:val="single" w:sz="4" w:space="1" w:color="auto"/>
      </w:pBdr>
    </w:pPr>
    <w:r>
      <w:t xml:space="preserve">                                                                                                                                                                 22 August 2016</w:t>
    </w:r>
  </w:p>
  <w:p w14:paraId="2ACA8FAE" w14:textId="77777777" w:rsidR="000A73FA" w:rsidRPr="00C8740A" w:rsidRDefault="000A73FA"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0A73FA" w:rsidRDefault="004460EF">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4"/>
  </w:num>
  <w:num w:numId="2">
    <w:abstractNumId w:val="3"/>
  </w:num>
  <w:num w:numId="3">
    <w:abstractNumId w:val="9"/>
  </w:num>
  <w:num w:numId="4">
    <w:abstractNumId w:val="7"/>
  </w:num>
  <w:num w:numId="5">
    <w:abstractNumId w:val="8"/>
  </w:num>
  <w:num w:numId="6">
    <w:abstractNumId w:val="21"/>
  </w:num>
  <w:num w:numId="7">
    <w:abstractNumId w:val="6"/>
  </w:num>
  <w:num w:numId="8">
    <w:abstractNumId w:val="5"/>
  </w:num>
  <w:num w:numId="9">
    <w:abstractNumId w:val="4"/>
  </w:num>
  <w:num w:numId="10">
    <w:abstractNumId w:val="2"/>
  </w:num>
  <w:num w:numId="11">
    <w:abstractNumId w:val="1"/>
  </w:num>
  <w:num w:numId="12">
    <w:abstractNumId w:val="0"/>
  </w:num>
  <w:num w:numId="13">
    <w:abstractNumId w:val="23"/>
  </w:num>
  <w:num w:numId="14">
    <w:abstractNumId w:val="13"/>
  </w:num>
  <w:num w:numId="15">
    <w:abstractNumId w:val="11"/>
  </w:num>
  <w:num w:numId="16">
    <w:abstractNumId w:val="18"/>
  </w:num>
  <w:num w:numId="17">
    <w:abstractNumId w:val="22"/>
  </w:num>
  <w:num w:numId="18">
    <w:abstractNumId w:val="12"/>
  </w:num>
  <w:num w:numId="19">
    <w:abstractNumId w:val="16"/>
  </w:num>
  <w:num w:numId="20">
    <w:abstractNumId w:val="10"/>
  </w:num>
  <w:num w:numId="21">
    <w:abstractNumId w:val="15"/>
  </w:num>
  <w:num w:numId="22">
    <w:abstractNumId w:val="14"/>
  </w:num>
  <w:num w:numId="23">
    <w:abstractNumId w:val="19"/>
  </w:num>
  <w:num w:numId="24">
    <w:abstractNumId w:val="17"/>
  </w:num>
  <w:num w:numId="25">
    <w:abstractNumId w:val="2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6F78"/>
    <w:rsid w:val="0005729F"/>
    <w:rsid w:val="000574D0"/>
    <w:rsid w:val="000600B7"/>
    <w:rsid w:val="0006515D"/>
    <w:rsid w:val="00066042"/>
    <w:rsid w:val="00067282"/>
    <w:rsid w:val="0007511A"/>
    <w:rsid w:val="00075E96"/>
    <w:rsid w:val="000768F6"/>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4E5F"/>
    <w:rsid w:val="008C0364"/>
    <w:rsid w:val="008C3FDB"/>
    <w:rsid w:val="008C7ED2"/>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1C96"/>
    <w:rsid w:val="00CC2666"/>
    <w:rsid w:val="00CC39DE"/>
    <w:rsid w:val="00CC7019"/>
    <w:rsid w:val="00CC7D06"/>
    <w:rsid w:val="00CD0FEE"/>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5201"/>
    <w:rsid w:val="00D152F8"/>
    <w:rsid w:val="00D2256B"/>
    <w:rsid w:val="00D22E98"/>
    <w:rsid w:val="00D23F1E"/>
    <w:rsid w:val="00D2792B"/>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BD2854"/>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BD2854"/>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hyperlink" Target="https://en.wikipedia.org/wiki/Peak_signal-to-noise_ratio" TargetMode="External"/><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PNG"/><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hyperlink" Target="https://en.wikipedia.org/wiki/Structural_similarity"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75D8BDA8-5EE1-D648-97DA-575BF989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7228</Words>
  <Characters>41206</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48338</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2</cp:revision>
  <cp:lastPrinted>2011-03-17T12:18:00Z</cp:lastPrinted>
  <dcterms:created xsi:type="dcterms:W3CDTF">2016-08-27T01:26:00Z</dcterms:created>
  <dcterms:modified xsi:type="dcterms:W3CDTF">2016-08-27T01:26:00Z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