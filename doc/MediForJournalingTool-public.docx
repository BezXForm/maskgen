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3F472A32" w:rsidR="00D002E0" w:rsidRDefault="0054201F" w:rsidP="00D002E0">
      <w:pPr>
        <w:spacing w:before="800" w:after="240"/>
        <w:jc w:val="center"/>
        <w:rPr>
          <w:b/>
          <w:bCs/>
          <w:sz w:val="32"/>
        </w:rPr>
      </w:pPr>
      <w:ins w:id="2" w:author="Eric Robertson" w:date="2016-09-08T10:13:00Z">
        <w:r>
          <w:rPr>
            <w:b/>
            <w:bCs/>
            <w:sz w:val="32"/>
          </w:rPr>
          <w:t>24</w:t>
        </w:r>
      </w:ins>
      <w:del w:id="3" w:author="Eric Robertson" w:date="2016-09-08T10:13:00Z">
        <w:r w:rsidR="00A27DCE" w:rsidDel="00CC0AC8">
          <w:rPr>
            <w:b/>
            <w:bCs/>
            <w:sz w:val="32"/>
          </w:rPr>
          <w:delText>2</w:delText>
        </w:r>
        <w:r w:rsidR="00264E83" w:rsidDel="00CC0AC8">
          <w:rPr>
            <w:b/>
            <w:bCs/>
            <w:sz w:val="32"/>
          </w:rPr>
          <w:delText>5</w:delText>
        </w:r>
      </w:del>
      <w:r w:rsidR="00264E83">
        <w:rPr>
          <w:b/>
          <w:bCs/>
          <w:sz w:val="32"/>
        </w:rPr>
        <w:t xml:space="preserve"> </w:t>
      </w:r>
      <w:del w:id="4" w:author="Eric Robertson" w:date="2016-09-08T10:13:00Z">
        <w:r w:rsidR="00264E83" w:rsidDel="00CC0AC8">
          <w:rPr>
            <w:b/>
            <w:bCs/>
            <w:sz w:val="32"/>
          </w:rPr>
          <w:delText>August</w:delText>
        </w:r>
      </w:del>
      <w:ins w:id="5" w:author="Eric Robertson" w:date="2016-10-06T11:21:00Z">
        <w:r w:rsidR="001D5024">
          <w:rPr>
            <w:b/>
            <w:bCs/>
            <w:sz w:val="32"/>
          </w:rPr>
          <w:t xml:space="preserve">, October </w:t>
        </w:r>
      </w:ins>
      <w:del w:id="6" w:author="Eric Robertson" w:date="2016-09-08T10:13:00Z">
        <w:r w:rsidR="00264E83" w:rsidDel="00CC0AC8">
          <w:rPr>
            <w:b/>
            <w:bCs/>
            <w:sz w:val="32"/>
          </w:rPr>
          <w:delText xml:space="preserve"> </w:delText>
        </w:r>
      </w:del>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ins w:id="7" w:author="Eric Robertson" w:date="2016-09-08T10:13:00Z">
              <w:r>
                <w:t>9/8/16</w:t>
              </w:r>
            </w:ins>
          </w:p>
        </w:tc>
        <w:tc>
          <w:tcPr>
            <w:tcW w:w="5309" w:type="dxa"/>
            <w:vAlign w:val="center"/>
          </w:tcPr>
          <w:p w14:paraId="0ED730C0" w14:textId="7192DC6E" w:rsidR="00866C13" w:rsidRPr="00866C13" w:rsidRDefault="00CC0AC8" w:rsidP="002657D4">
            <w:pPr>
              <w:widowControl w:val="0"/>
            </w:pPr>
            <w:ins w:id="8" w:author="Eric Robertson" w:date="2016-09-08T10:13:00Z">
              <w:r>
                <w:t>New Video/Image install</w:t>
              </w:r>
            </w:ins>
            <w:ins w:id="9" w:author="Eric Robertson" w:date="2016-09-08T10:14:00Z">
              <w:r>
                <w:t xml:space="preserve"> and execution</w:t>
              </w:r>
            </w:ins>
            <w:ins w:id="10" w:author="Eric Robertson" w:date="2016-09-08T10:13:00Z">
              <w:r>
                <w:t xml:space="preserve"> procedure</w:t>
              </w:r>
            </w:ins>
            <w:ins w:id="11" w:author="Eric Robertson" w:date="2016-09-08T10:14:00Z">
              <w:r>
                <w:t>s</w:t>
              </w:r>
            </w:ins>
            <w:ins w:id="12" w:author="Eric Robertson" w:date="2016-09-08T10:13:00Z">
              <w:r>
                <w:t xml:space="preserve">. </w:t>
              </w:r>
            </w:ins>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5B5A6FC2" w:rsidR="00866C13" w:rsidRPr="00866C13" w:rsidRDefault="006468BF" w:rsidP="002657D4">
            <w:pPr>
              <w:widowControl w:val="0"/>
              <w:jc w:val="center"/>
            </w:pPr>
            <w:ins w:id="13" w:author="Eric Robertson" w:date="2016-10-11T21:06:00Z">
              <w:r>
                <w:t>10/11/17</w:t>
              </w:r>
            </w:ins>
          </w:p>
        </w:tc>
        <w:tc>
          <w:tcPr>
            <w:tcW w:w="5309" w:type="dxa"/>
            <w:vAlign w:val="center"/>
          </w:tcPr>
          <w:p w14:paraId="3C556EF2" w14:textId="377E5A97" w:rsidR="00866C13" w:rsidRPr="00866C13" w:rsidRDefault="006468BF" w:rsidP="002657D4">
            <w:pPr>
              <w:widowControl w:val="0"/>
            </w:pPr>
            <w:ins w:id="14" w:author="Eric Robertson" w:date="2016-10-11T21:06:00Z">
              <w:r>
                <w:t>New installation procedures. Consolidation of Clone operations.  Removal of Paste Duplicate</w:t>
              </w:r>
            </w:ins>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pPr>
          </w:p>
        </w:tc>
        <w:tc>
          <w:tcPr>
            <w:tcW w:w="990" w:type="dxa"/>
            <w:vAlign w:val="center"/>
          </w:tcPr>
          <w:p w14:paraId="19CB1F76" w14:textId="77777777" w:rsidR="00866C13" w:rsidRPr="00866C13" w:rsidRDefault="00866C13" w:rsidP="002657D4">
            <w:pPr>
              <w:widowControl w:val="0"/>
              <w:jc w:val="center"/>
            </w:pPr>
          </w:p>
        </w:tc>
        <w:tc>
          <w:tcPr>
            <w:tcW w:w="5309" w:type="dxa"/>
            <w:vAlign w:val="center"/>
          </w:tcPr>
          <w:p w14:paraId="2082A412" w14:textId="77777777" w:rsidR="00866C13" w:rsidRPr="00866C13" w:rsidRDefault="00866C13" w:rsidP="002657D4">
            <w:pPr>
              <w:widowControl w:val="0"/>
            </w:pPr>
          </w:p>
        </w:tc>
        <w:tc>
          <w:tcPr>
            <w:tcW w:w="1711" w:type="dxa"/>
            <w:vAlign w:val="center"/>
          </w:tcPr>
          <w:p w14:paraId="4EDD14D7" w14:textId="77777777" w:rsidR="00866C13" w:rsidRPr="002657D4" w:rsidRDefault="00866C13" w:rsidP="002657D4">
            <w:pPr>
              <w:widowControl w:val="0"/>
              <w:jc w:val="center"/>
              <w:rPr>
                <w:rFonts w:ascii="Times" w:hAnsi="Times"/>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pPr>
          </w:p>
        </w:tc>
        <w:tc>
          <w:tcPr>
            <w:tcW w:w="990" w:type="dxa"/>
            <w:vAlign w:val="center"/>
          </w:tcPr>
          <w:p w14:paraId="61D56644" w14:textId="77777777" w:rsidR="00866C13" w:rsidRPr="00866C13" w:rsidRDefault="00866C13" w:rsidP="002657D4">
            <w:pPr>
              <w:widowControl w:val="0"/>
              <w:jc w:val="center"/>
            </w:pPr>
          </w:p>
        </w:tc>
        <w:tc>
          <w:tcPr>
            <w:tcW w:w="5309" w:type="dxa"/>
            <w:vAlign w:val="center"/>
          </w:tcPr>
          <w:p w14:paraId="52C13610" w14:textId="77777777" w:rsidR="00866C13" w:rsidRPr="00866C13" w:rsidRDefault="00866C13" w:rsidP="002657D4">
            <w:pPr>
              <w:widowControl w:val="0"/>
            </w:pPr>
          </w:p>
        </w:tc>
        <w:tc>
          <w:tcPr>
            <w:tcW w:w="1711" w:type="dxa"/>
            <w:vAlign w:val="center"/>
          </w:tcPr>
          <w:p w14:paraId="5943EB36" w14:textId="77777777" w:rsidR="00866C13" w:rsidRPr="002657D4" w:rsidRDefault="00866C13"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70886443" w14:textId="77777777" w:rsidR="009F578C" w:rsidRDefault="00A27DCE">
      <w:pPr>
        <w:pStyle w:val="TOC1"/>
        <w:tabs>
          <w:tab w:val="left" w:pos="405"/>
          <w:tab w:val="right" w:leader="dot" w:pos="9350"/>
        </w:tabs>
        <w:rPr>
          <w:ins w:id="15" w:author="Eric Robertson" w:date="2016-09-08T13:55:00Z"/>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ins w:id="16" w:author="Eric Robertson" w:date="2016-09-08T13:55:00Z">
        <w:r w:rsidR="009F578C">
          <w:rPr>
            <w:noProof/>
          </w:rPr>
          <w:t>1.</w:t>
        </w:r>
        <w:r w:rsidR="009F578C">
          <w:rPr>
            <w:rFonts w:asciiTheme="minorHAnsi" w:eastAsiaTheme="minorEastAsia" w:hAnsiTheme="minorHAnsi" w:cstheme="minorBidi"/>
            <w:b w:val="0"/>
            <w:bCs w:val="0"/>
            <w:caps w:val="0"/>
            <w:noProof/>
            <w:sz w:val="24"/>
            <w:lang w:eastAsia="ja-JP"/>
          </w:rPr>
          <w:tab/>
        </w:r>
        <w:r w:rsidR="009F578C">
          <w:rPr>
            <w:noProof/>
          </w:rPr>
          <w:t>Overview</w:t>
        </w:r>
        <w:r w:rsidR="009F578C">
          <w:rPr>
            <w:noProof/>
          </w:rPr>
          <w:tab/>
        </w:r>
        <w:r w:rsidR="009F578C">
          <w:rPr>
            <w:noProof/>
          </w:rPr>
          <w:fldChar w:fldCharType="begin"/>
        </w:r>
        <w:r w:rsidR="009F578C">
          <w:rPr>
            <w:noProof/>
          </w:rPr>
          <w:instrText xml:space="preserve"> PAGEREF _Toc334962280 \h </w:instrText>
        </w:r>
      </w:ins>
      <w:r w:rsidR="009F578C">
        <w:rPr>
          <w:noProof/>
        </w:rPr>
      </w:r>
      <w:r w:rsidR="009F578C">
        <w:rPr>
          <w:noProof/>
        </w:rPr>
        <w:fldChar w:fldCharType="separate"/>
      </w:r>
      <w:ins w:id="17" w:author="Eric Robertson" w:date="2016-09-08T13:55:00Z">
        <w:r w:rsidR="009F578C">
          <w:rPr>
            <w:noProof/>
          </w:rPr>
          <w:t>1</w:t>
        </w:r>
        <w:r w:rsidR="009F578C">
          <w:rPr>
            <w:noProof/>
          </w:rPr>
          <w:fldChar w:fldCharType="end"/>
        </w:r>
      </w:ins>
    </w:p>
    <w:p w14:paraId="3B7B4D4F" w14:textId="77777777" w:rsidR="009F578C" w:rsidRDefault="009F578C">
      <w:pPr>
        <w:pStyle w:val="TOC1"/>
        <w:tabs>
          <w:tab w:val="left" w:pos="405"/>
          <w:tab w:val="right" w:leader="dot" w:pos="9350"/>
        </w:tabs>
        <w:rPr>
          <w:ins w:id="18" w:author="Eric Robertson" w:date="2016-09-08T13:55:00Z"/>
          <w:rFonts w:asciiTheme="minorHAnsi" w:eastAsiaTheme="minorEastAsia" w:hAnsiTheme="minorHAnsi" w:cstheme="minorBidi"/>
          <w:b w:val="0"/>
          <w:bCs w:val="0"/>
          <w:caps w:val="0"/>
          <w:noProof/>
          <w:sz w:val="24"/>
          <w:lang w:eastAsia="ja-JP"/>
        </w:rPr>
      </w:pPr>
      <w:ins w:id="19" w:author="Eric Robertson" w:date="2016-09-08T13:55:00Z">
        <w:r>
          <w:rPr>
            <w:noProof/>
          </w:rPr>
          <w:t>2.</w:t>
        </w:r>
        <w:r>
          <w:rPr>
            <w:rFonts w:asciiTheme="minorHAnsi" w:eastAsiaTheme="minorEastAsia" w:hAnsiTheme="minorHAnsi" w:cstheme="minorBidi"/>
            <w:b w:val="0"/>
            <w:bCs w:val="0"/>
            <w:caps w:val="0"/>
            <w:noProof/>
            <w:sz w:val="24"/>
            <w:lang w:eastAsia="ja-JP"/>
          </w:rPr>
          <w:tab/>
        </w:r>
        <w:r>
          <w:rPr>
            <w:noProof/>
          </w:rPr>
          <w:t>Installation</w:t>
        </w:r>
        <w:r>
          <w:rPr>
            <w:noProof/>
          </w:rPr>
          <w:tab/>
        </w:r>
        <w:r>
          <w:rPr>
            <w:noProof/>
          </w:rPr>
          <w:fldChar w:fldCharType="begin"/>
        </w:r>
        <w:r>
          <w:rPr>
            <w:noProof/>
          </w:rPr>
          <w:instrText xml:space="preserve"> PAGEREF _Toc334962281 \h </w:instrText>
        </w:r>
      </w:ins>
      <w:r>
        <w:rPr>
          <w:noProof/>
        </w:rPr>
      </w:r>
      <w:r>
        <w:rPr>
          <w:noProof/>
        </w:rPr>
        <w:fldChar w:fldCharType="separate"/>
      </w:r>
      <w:ins w:id="20" w:author="Eric Robertson" w:date="2016-09-08T13:55:00Z">
        <w:r>
          <w:rPr>
            <w:noProof/>
          </w:rPr>
          <w:t>1</w:t>
        </w:r>
        <w:r>
          <w:rPr>
            <w:noProof/>
          </w:rPr>
          <w:fldChar w:fldCharType="end"/>
        </w:r>
      </w:ins>
    </w:p>
    <w:p w14:paraId="0451A9FE" w14:textId="77777777" w:rsidR="009F578C" w:rsidRDefault="009F578C">
      <w:pPr>
        <w:pStyle w:val="TOC2"/>
        <w:tabs>
          <w:tab w:val="left" w:pos="717"/>
        </w:tabs>
        <w:rPr>
          <w:ins w:id="21" w:author="Eric Robertson" w:date="2016-09-08T13:55:00Z"/>
          <w:rFonts w:asciiTheme="minorHAnsi" w:eastAsiaTheme="minorEastAsia" w:hAnsiTheme="minorHAnsi" w:cstheme="minorBidi"/>
          <w:noProof/>
          <w:sz w:val="24"/>
          <w:lang w:eastAsia="ja-JP"/>
        </w:rPr>
      </w:pPr>
      <w:ins w:id="22" w:author="Eric Robertson" w:date="2016-09-08T13:55:00Z">
        <w:r>
          <w:rPr>
            <w:noProof/>
          </w:rPr>
          <w:t>2.1</w:t>
        </w:r>
        <w:r>
          <w:rPr>
            <w:rFonts w:asciiTheme="minorHAnsi" w:eastAsiaTheme="minorEastAsia" w:hAnsiTheme="minorHAnsi" w:cstheme="minorBidi"/>
            <w:noProof/>
            <w:sz w:val="24"/>
            <w:lang w:eastAsia="ja-JP"/>
          </w:rPr>
          <w:tab/>
        </w:r>
        <w:r>
          <w:rPr>
            <w:noProof/>
          </w:rPr>
          <w:t>Dependencies</w:t>
        </w:r>
        <w:r>
          <w:rPr>
            <w:noProof/>
          </w:rPr>
          <w:tab/>
        </w:r>
        <w:r>
          <w:rPr>
            <w:noProof/>
          </w:rPr>
          <w:fldChar w:fldCharType="begin"/>
        </w:r>
        <w:r>
          <w:rPr>
            <w:noProof/>
          </w:rPr>
          <w:instrText xml:space="preserve"> PAGEREF _Toc334962282 \h </w:instrText>
        </w:r>
      </w:ins>
      <w:r>
        <w:rPr>
          <w:noProof/>
        </w:rPr>
      </w:r>
      <w:r>
        <w:rPr>
          <w:noProof/>
        </w:rPr>
        <w:fldChar w:fldCharType="separate"/>
      </w:r>
      <w:ins w:id="23" w:author="Eric Robertson" w:date="2016-09-08T13:55:00Z">
        <w:r>
          <w:rPr>
            <w:noProof/>
          </w:rPr>
          <w:t>2</w:t>
        </w:r>
        <w:r>
          <w:rPr>
            <w:noProof/>
          </w:rPr>
          <w:fldChar w:fldCharType="end"/>
        </w:r>
      </w:ins>
    </w:p>
    <w:p w14:paraId="4BF32407" w14:textId="77777777" w:rsidR="009F578C" w:rsidRDefault="009F578C">
      <w:pPr>
        <w:pStyle w:val="TOC1"/>
        <w:tabs>
          <w:tab w:val="left" w:pos="405"/>
          <w:tab w:val="right" w:leader="dot" w:pos="9350"/>
        </w:tabs>
        <w:rPr>
          <w:ins w:id="24" w:author="Eric Robertson" w:date="2016-09-08T13:55:00Z"/>
          <w:rFonts w:asciiTheme="minorHAnsi" w:eastAsiaTheme="minorEastAsia" w:hAnsiTheme="minorHAnsi" w:cstheme="minorBidi"/>
          <w:b w:val="0"/>
          <w:bCs w:val="0"/>
          <w:caps w:val="0"/>
          <w:noProof/>
          <w:sz w:val="24"/>
          <w:lang w:eastAsia="ja-JP"/>
        </w:rPr>
      </w:pPr>
      <w:ins w:id="25" w:author="Eric Robertson" w:date="2016-09-08T13:55:00Z">
        <w:r>
          <w:rPr>
            <w:noProof/>
          </w:rPr>
          <w:t>3.</w:t>
        </w:r>
        <w:r>
          <w:rPr>
            <w:rFonts w:asciiTheme="minorHAnsi" w:eastAsiaTheme="minorEastAsia" w:hAnsiTheme="minorHAnsi" w:cstheme="minorBidi"/>
            <w:b w:val="0"/>
            <w:bCs w:val="0"/>
            <w:caps w:val="0"/>
            <w:noProof/>
            <w:sz w:val="24"/>
            <w:lang w:eastAsia="ja-JP"/>
          </w:rPr>
          <w:tab/>
        </w:r>
        <w:r>
          <w:rPr>
            <w:noProof/>
          </w:rPr>
          <w:t>General Operation</w:t>
        </w:r>
        <w:r>
          <w:rPr>
            <w:noProof/>
          </w:rPr>
          <w:tab/>
        </w:r>
        <w:r>
          <w:rPr>
            <w:noProof/>
          </w:rPr>
          <w:fldChar w:fldCharType="begin"/>
        </w:r>
        <w:r>
          <w:rPr>
            <w:noProof/>
          </w:rPr>
          <w:instrText xml:space="preserve"> PAGEREF _Toc334962283 \h </w:instrText>
        </w:r>
      </w:ins>
      <w:r>
        <w:rPr>
          <w:noProof/>
        </w:rPr>
      </w:r>
      <w:r>
        <w:rPr>
          <w:noProof/>
        </w:rPr>
        <w:fldChar w:fldCharType="separate"/>
      </w:r>
      <w:ins w:id="26" w:author="Eric Robertson" w:date="2016-09-08T13:55:00Z">
        <w:r>
          <w:rPr>
            <w:noProof/>
          </w:rPr>
          <w:t>3</w:t>
        </w:r>
        <w:r>
          <w:rPr>
            <w:noProof/>
          </w:rPr>
          <w:fldChar w:fldCharType="end"/>
        </w:r>
      </w:ins>
    </w:p>
    <w:p w14:paraId="49BA0792" w14:textId="77777777" w:rsidR="009F578C" w:rsidRDefault="009F578C">
      <w:pPr>
        <w:pStyle w:val="TOC2"/>
        <w:tabs>
          <w:tab w:val="left" w:pos="717"/>
        </w:tabs>
        <w:rPr>
          <w:ins w:id="27" w:author="Eric Robertson" w:date="2016-09-08T13:55:00Z"/>
          <w:rFonts w:asciiTheme="minorHAnsi" w:eastAsiaTheme="minorEastAsia" w:hAnsiTheme="minorHAnsi" w:cstheme="minorBidi"/>
          <w:noProof/>
          <w:sz w:val="24"/>
          <w:lang w:eastAsia="ja-JP"/>
        </w:rPr>
      </w:pPr>
      <w:ins w:id="28" w:author="Eric Robertson" w:date="2016-09-08T13:55:00Z">
        <w:r w:rsidRPr="0034737F">
          <w:rPr>
            <w:iCs/>
            <w:noProof/>
          </w:rPr>
          <w:t>3.1</w:t>
        </w:r>
        <w:r>
          <w:rPr>
            <w:rFonts w:asciiTheme="minorHAnsi" w:eastAsiaTheme="minorEastAsia" w:hAnsiTheme="minorHAnsi" w:cstheme="minorBidi"/>
            <w:noProof/>
            <w:sz w:val="24"/>
            <w:lang w:eastAsia="ja-JP"/>
          </w:rPr>
          <w:tab/>
        </w:r>
        <w:r w:rsidRPr="0034737F">
          <w:rPr>
            <w:iCs/>
            <w:noProof/>
          </w:rPr>
          <w:t>Starting the UI</w:t>
        </w:r>
        <w:r>
          <w:rPr>
            <w:noProof/>
          </w:rPr>
          <w:tab/>
        </w:r>
        <w:r>
          <w:rPr>
            <w:noProof/>
          </w:rPr>
          <w:fldChar w:fldCharType="begin"/>
        </w:r>
        <w:r>
          <w:rPr>
            <w:noProof/>
          </w:rPr>
          <w:instrText xml:space="preserve"> PAGEREF _Toc334962284 \h </w:instrText>
        </w:r>
      </w:ins>
      <w:r>
        <w:rPr>
          <w:noProof/>
        </w:rPr>
      </w:r>
      <w:r>
        <w:rPr>
          <w:noProof/>
        </w:rPr>
        <w:fldChar w:fldCharType="separate"/>
      </w:r>
      <w:ins w:id="29" w:author="Eric Robertson" w:date="2016-09-08T13:55:00Z">
        <w:r>
          <w:rPr>
            <w:noProof/>
          </w:rPr>
          <w:t>3</w:t>
        </w:r>
        <w:r>
          <w:rPr>
            <w:noProof/>
          </w:rPr>
          <w:fldChar w:fldCharType="end"/>
        </w:r>
      </w:ins>
    </w:p>
    <w:p w14:paraId="00C13C84" w14:textId="77777777" w:rsidR="009F578C" w:rsidRDefault="009F578C">
      <w:pPr>
        <w:pStyle w:val="TOC2"/>
        <w:tabs>
          <w:tab w:val="left" w:pos="717"/>
        </w:tabs>
        <w:rPr>
          <w:ins w:id="30" w:author="Eric Robertson" w:date="2016-09-08T13:55:00Z"/>
          <w:rFonts w:asciiTheme="minorHAnsi" w:eastAsiaTheme="minorEastAsia" w:hAnsiTheme="minorHAnsi" w:cstheme="minorBidi"/>
          <w:noProof/>
          <w:sz w:val="24"/>
          <w:lang w:eastAsia="ja-JP"/>
        </w:rPr>
      </w:pPr>
      <w:ins w:id="31" w:author="Eric Robertson" w:date="2016-09-08T13:55:00Z">
        <w:r>
          <w:rPr>
            <w:noProof/>
          </w:rPr>
          <w:t>3.2</w:t>
        </w:r>
        <w:r>
          <w:rPr>
            <w:rFonts w:asciiTheme="minorHAnsi" w:eastAsiaTheme="minorEastAsia" w:hAnsiTheme="minorHAnsi" w:cstheme="minorBidi"/>
            <w:noProof/>
            <w:sz w:val="24"/>
            <w:lang w:eastAsia="ja-JP"/>
          </w:rPr>
          <w:tab/>
        </w:r>
        <w:r>
          <w:rPr>
            <w:noProof/>
          </w:rPr>
          <w:t>Projects</w:t>
        </w:r>
        <w:r>
          <w:rPr>
            <w:noProof/>
          </w:rPr>
          <w:tab/>
        </w:r>
        <w:r>
          <w:rPr>
            <w:noProof/>
          </w:rPr>
          <w:fldChar w:fldCharType="begin"/>
        </w:r>
        <w:r>
          <w:rPr>
            <w:noProof/>
          </w:rPr>
          <w:instrText xml:space="preserve"> PAGEREF _Toc334962285 \h </w:instrText>
        </w:r>
      </w:ins>
      <w:r>
        <w:rPr>
          <w:noProof/>
        </w:rPr>
      </w:r>
      <w:r>
        <w:rPr>
          <w:noProof/>
        </w:rPr>
        <w:fldChar w:fldCharType="separate"/>
      </w:r>
      <w:ins w:id="32" w:author="Eric Robertson" w:date="2016-09-08T13:55:00Z">
        <w:r>
          <w:rPr>
            <w:noProof/>
          </w:rPr>
          <w:t>4</w:t>
        </w:r>
        <w:r>
          <w:rPr>
            <w:noProof/>
          </w:rPr>
          <w:fldChar w:fldCharType="end"/>
        </w:r>
      </w:ins>
    </w:p>
    <w:p w14:paraId="103B4A94" w14:textId="77777777" w:rsidR="009F578C" w:rsidRDefault="009F578C">
      <w:pPr>
        <w:pStyle w:val="TOC2"/>
        <w:tabs>
          <w:tab w:val="left" w:pos="717"/>
        </w:tabs>
        <w:rPr>
          <w:ins w:id="33" w:author="Eric Robertson" w:date="2016-09-08T13:55:00Z"/>
          <w:rFonts w:asciiTheme="minorHAnsi" w:eastAsiaTheme="minorEastAsia" w:hAnsiTheme="minorHAnsi" w:cstheme="minorBidi"/>
          <w:noProof/>
          <w:sz w:val="24"/>
          <w:lang w:eastAsia="ja-JP"/>
        </w:rPr>
      </w:pPr>
      <w:ins w:id="34" w:author="Eric Robertson" w:date="2016-09-08T13:55:00Z">
        <w:r>
          <w:rPr>
            <w:noProof/>
          </w:rPr>
          <w:t>3.3</w:t>
        </w:r>
        <w:r>
          <w:rPr>
            <w:rFonts w:asciiTheme="minorHAnsi" w:eastAsiaTheme="minorEastAsia" w:hAnsiTheme="minorHAnsi" w:cstheme="minorBidi"/>
            <w:noProof/>
            <w:sz w:val="24"/>
            <w:lang w:eastAsia="ja-JP"/>
          </w:rPr>
          <w:tab/>
        </w:r>
        <w:r>
          <w:rPr>
            <w:noProof/>
          </w:rPr>
          <w:t>Processing</w:t>
        </w:r>
        <w:r>
          <w:rPr>
            <w:noProof/>
          </w:rPr>
          <w:tab/>
        </w:r>
        <w:r>
          <w:rPr>
            <w:noProof/>
          </w:rPr>
          <w:fldChar w:fldCharType="begin"/>
        </w:r>
        <w:r>
          <w:rPr>
            <w:noProof/>
          </w:rPr>
          <w:instrText xml:space="preserve"> PAGEREF _Toc334962286 \h </w:instrText>
        </w:r>
      </w:ins>
      <w:r>
        <w:rPr>
          <w:noProof/>
        </w:rPr>
      </w:r>
      <w:r>
        <w:rPr>
          <w:noProof/>
        </w:rPr>
        <w:fldChar w:fldCharType="separate"/>
      </w:r>
      <w:ins w:id="35" w:author="Eric Robertson" w:date="2016-09-08T13:55:00Z">
        <w:r>
          <w:rPr>
            <w:noProof/>
          </w:rPr>
          <w:t>6</w:t>
        </w:r>
        <w:r>
          <w:rPr>
            <w:noProof/>
          </w:rPr>
          <w:fldChar w:fldCharType="end"/>
        </w:r>
      </w:ins>
    </w:p>
    <w:p w14:paraId="4DA8D334" w14:textId="77777777" w:rsidR="009F578C" w:rsidRDefault="009F578C">
      <w:pPr>
        <w:pStyle w:val="TOC2"/>
        <w:tabs>
          <w:tab w:val="left" w:pos="717"/>
        </w:tabs>
        <w:rPr>
          <w:ins w:id="36" w:author="Eric Robertson" w:date="2016-09-08T13:55:00Z"/>
          <w:rFonts w:asciiTheme="minorHAnsi" w:eastAsiaTheme="minorEastAsia" w:hAnsiTheme="minorHAnsi" w:cstheme="minorBidi"/>
          <w:noProof/>
          <w:sz w:val="24"/>
          <w:lang w:eastAsia="ja-JP"/>
        </w:rPr>
      </w:pPr>
      <w:ins w:id="37" w:author="Eric Robertson" w:date="2016-09-08T13:55:00Z">
        <w:r>
          <w:rPr>
            <w:noProof/>
          </w:rPr>
          <w:t>3.4</w:t>
        </w:r>
        <w:r>
          <w:rPr>
            <w:rFonts w:asciiTheme="minorHAnsi" w:eastAsiaTheme="minorEastAsia" w:hAnsiTheme="minorHAnsi" w:cstheme="minorBidi"/>
            <w:noProof/>
            <w:sz w:val="24"/>
            <w:lang w:eastAsia="ja-JP"/>
          </w:rPr>
          <w:tab/>
        </w:r>
        <w:r>
          <w:rPr>
            <w:noProof/>
          </w:rPr>
          <w:t>Workflow</w:t>
        </w:r>
        <w:r>
          <w:rPr>
            <w:noProof/>
          </w:rPr>
          <w:tab/>
        </w:r>
        <w:r>
          <w:rPr>
            <w:noProof/>
          </w:rPr>
          <w:fldChar w:fldCharType="begin"/>
        </w:r>
        <w:r>
          <w:rPr>
            <w:noProof/>
          </w:rPr>
          <w:instrText xml:space="preserve"> PAGEREF _Toc334962287 \h </w:instrText>
        </w:r>
      </w:ins>
      <w:r>
        <w:rPr>
          <w:noProof/>
        </w:rPr>
      </w:r>
      <w:r>
        <w:rPr>
          <w:noProof/>
        </w:rPr>
        <w:fldChar w:fldCharType="separate"/>
      </w:r>
      <w:ins w:id="38" w:author="Eric Robertson" w:date="2016-09-08T13:55:00Z">
        <w:r>
          <w:rPr>
            <w:noProof/>
          </w:rPr>
          <w:t>7</w:t>
        </w:r>
        <w:r>
          <w:rPr>
            <w:noProof/>
          </w:rPr>
          <w:fldChar w:fldCharType="end"/>
        </w:r>
      </w:ins>
    </w:p>
    <w:p w14:paraId="60BB4326" w14:textId="77777777" w:rsidR="009F578C" w:rsidRDefault="009F578C">
      <w:pPr>
        <w:pStyle w:val="TOC3"/>
        <w:tabs>
          <w:tab w:val="left" w:pos="1116"/>
          <w:tab w:val="right" w:leader="dot" w:pos="9350"/>
        </w:tabs>
        <w:rPr>
          <w:ins w:id="39" w:author="Eric Robertson" w:date="2016-09-08T13:55:00Z"/>
          <w:rFonts w:eastAsiaTheme="minorEastAsia" w:cstheme="minorBidi"/>
          <w:i w:val="0"/>
          <w:iCs w:val="0"/>
          <w:noProof/>
          <w:lang w:eastAsia="ja-JP"/>
        </w:rPr>
      </w:pPr>
      <w:ins w:id="40" w:author="Eric Robertson" w:date="2016-09-08T13:55:00Z">
        <w:r>
          <w:rPr>
            <w:noProof/>
          </w:rPr>
          <w:t>3.4.1</w:t>
        </w:r>
        <w:r>
          <w:rPr>
            <w:rFonts w:eastAsiaTheme="minorEastAsia" w:cstheme="minorBidi"/>
            <w:i w:val="0"/>
            <w:iCs w:val="0"/>
            <w:noProof/>
            <w:lang w:eastAsia="ja-JP"/>
          </w:rPr>
          <w:tab/>
        </w:r>
        <w:r>
          <w:rPr>
            <w:noProof/>
          </w:rPr>
          <w:t>JPEG Workflow</w:t>
        </w:r>
        <w:r>
          <w:rPr>
            <w:noProof/>
          </w:rPr>
          <w:tab/>
        </w:r>
        <w:r>
          <w:rPr>
            <w:noProof/>
          </w:rPr>
          <w:fldChar w:fldCharType="begin"/>
        </w:r>
        <w:r>
          <w:rPr>
            <w:noProof/>
          </w:rPr>
          <w:instrText xml:space="preserve"> PAGEREF _Toc334962288 \h </w:instrText>
        </w:r>
      </w:ins>
      <w:r>
        <w:rPr>
          <w:noProof/>
        </w:rPr>
      </w:r>
      <w:r>
        <w:rPr>
          <w:noProof/>
        </w:rPr>
        <w:fldChar w:fldCharType="separate"/>
      </w:r>
      <w:ins w:id="41" w:author="Eric Robertson" w:date="2016-09-08T13:55:00Z">
        <w:r>
          <w:rPr>
            <w:noProof/>
          </w:rPr>
          <w:t>8</w:t>
        </w:r>
        <w:r>
          <w:rPr>
            <w:noProof/>
          </w:rPr>
          <w:fldChar w:fldCharType="end"/>
        </w:r>
      </w:ins>
    </w:p>
    <w:p w14:paraId="0B0BF574" w14:textId="77777777" w:rsidR="009F578C" w:rsidRDefault="009F578C">
      <w:pPr>
        <w:pStyle w:val="TOC1"/>
        <w:tabs>
          <w:tab w:val="left" w:pos="405"/>
          <w:tab w:val="right" w:leader="dot" w:pos="9350"/>
        </w:tabs>
        <w:rPr>
          <w:ins w:id="42" w:author="Eric Robertson" w:date="2016-09-08T13:55:00Z"/>
          <w:rFonts w:asciiTheme="minorHAnsi" w:eastAsiaTheme="minorEastAsia" w:hAnsiTheme="minorHAnsi" w:cstheme="minorBidi"/>
          <w:b w:val="0"/>
          <w:bCs w:val="0"/>
          <w:caps w:val="0"/>
          <w:noProof/>
          <w:sz w:val="24"/>
          <w:lang w:eastAsia="ja-JP"/>
        </w:rPr>
      </w:pPr>
      <w:ins w:id="43" w:author="Eric Robertson" w:date="2016-09-08T13:55:00Z">
        <w:r>
          <w:rPr>
            <w:noProof/>
          </w:rPr>
          <w:t>4.</w:t>
        </w:r>
        <w:r>
          <w:rPr>
            <w:rFonts w:asciiTheme="minorHAnsi" w:eastAsiaTheme="minorEastAsia" w:hAnsiTheme="minorHAnsi" w:cstheme="minorBidi"/>
            <w:b w:val="0"/>
            <w:bCs w:val="0"/>
            <w:caps w:val="0"/>
            <w:noProof/>
            <w:sz w:val="24"/>
            <w:lang w:eastAsia="ja-JP"/>
          </w:rPr>
          <w:tab/>
        </w:r>
        <w:r>
          <w:rPr>
            <w:noProof/>
          </w:rPr>
          <w:t>Graph Operations</w:t>
        </w:r>
        <w:r>
          <w:rPr>
            <w:noProof/>
          </w:rPr>
          <w:tab/>
        </w:r>
        <w:r>
          <w:rPr>
            <w:noProof/>
          </w:rPr>
          <w:fldChar w:fldCharType="begin"/>
        </w:r>
        <w:r>
          <w:rPr>
            <w:noProof/>
          </w:rPr>
          <w:instrText xml:space="preserve"> PAGEREF _Toc334962289 \h </w:instrText>
        </w:r>
      </w:ins>
      <w:r>
        <w:rPr>
          <w:noProof/>
        </w:rPr>
      </w:r>
      <w:r>
        <w:rPr>
          <w:noProof/>
        </w:rPr>
        <w:fldChar w:fldCharType="separate"/>
      </w:r>
      <w:ins w:id="44" w:author="Eric Robertson" w:date="2016-09-08T13:55:00Z">
        <w:r>
          <w:rPr>
            <w:noProof/>
          </w:rPr>
          <w:t>8</w:t>
        </w:r>
        <w:r>
          <w:rPr>
            <w:noProof/>
          </w:rPr>
          <w:fldChar w:fldCharType="end"/>
        </w:r>
      </w:ins>
    </w:p>
    <w:p w14:paraId="64D42527" w14:textId="77777777" w:rsidR="009F578C" w:rsidRDefault="009F578C">
      <w:pPr>
        <w:pStyle w:val="TOC2"/>
        <w:tabs>
          <w:tab w:val="left" w:pos="717"/>
        </w:tabs>
        <w:rPr>
          <w:ins w:id="45" w:author="Eric Robertson" w:date="2016-09-08T13:55:00Z"/>
          <w:rFonts w:asciiTheme="minorHAnsi" w:eastAsiaTheme="minorEastAsia" w:hAnsiTheme="minorHAnsi" w:cstheme="minorBidi"/>
          <w:noProof/>
          <w:sz w:val="24"/>
          <w:lang w:eastAsia="ja-JP"/>
        </w:rPr>
      </w:pPr>
      <w:ins w:id="46" w:author="Eric Robertson" w:date="2016-09-08T13:55:00Z">
        <w:r w:rsidRPr="0034737F">
          <w:rPr>
            <w:iCs/>
            <w:noProof/>
          </w:rPr>
          <w:t>4.1</w:t>
        </w:r>
        <w:r>
          <w:rPr>
            <w:rFonts w:asciiTheme="minorHAnsi" w:eastAsiaTheme="minorEastAsia" w:hAnsiTheme="minorHAnsi" w:cstheme="minorBidi"/>
            <w:noProof/>
            <w:sz w:val="24"/>
            <w:lang w:eastAsia="ja-JP"/>
          </w:rPr>
          <w:tab/>
        </w:r>
        <w:r w:rsidRPr="0034737F">
          <w:rPr>
            <w:iCs/>
            <w:noProof/>
          </w:rPr>
          <w:t>Linking Nodes</w:t>
        </w:r>
        <w:r>
          <w:rPr>
            <w:noProof/>
          </w:rPr>
          <w:tab/>
        </w:r>
        <w:r>
          <w:rPr>
            <w:noProof/>
          </w:rPr>
          <w:fldChar w:fldCharType="begin"/>
        </w:r>
        <w:r>
          <w:rPr>
            <w:noProof/>
          </w:rPr>
          <w:instrText xml:space="preserve"> PAGEREF _Toc334962290 \h </w:instrText>
        </w:r>
      </w:ins>
      <w:r>
        <w:rPr>
          <w:noProof/>
        </w:rPr>
      </w:r>
      <w:r>
        <w:rPr>
          <w:noProof/>
        </w:rPr>
        <w:fldChar w:fldCharType="separate"/>
      </w:r>
      <w:ins w:id="47" w:author="Eric Robertson" w:date="2016-09-08T13:55:00Z">
        <w:r>
          <w:rPr>
            <w:noProof/>
          </w:rPr>
          <w:t>8</w:t>
        </w:r>
        <w:r>
          <w:rPr>
            <w:noProof/>
          </w:rPr>
          <w:fldChar w:fldCharType="end"/>
        </w:r>
      </w:ins>
    </w:p>
    <w:p w14:paraId="39A223FB" w14:textId="77777777" w:rsidR="009F578C" w:rsidRDefault="009F578C">
      <w:pPr>
        <w:pStyle w:val="TOC3"/>
        <w:tabs>
          <w:tab w:val="left" w:pos="1116"/>
          <w:tab w:val="right" w:leader="dot" w:pos="9350"/>
        </w:tabs>
        <w:rPr>
          <w:ins w:id="48" w:author="Eric Robertson" w:date="2016-09-08T13:55:00Z"/>
          <w:rFonts w:eastAsiaTheme="minorEastAsia" w:cstheme="minorBidi"/>
          <w:i w:val="0"/>
          <w:iCs w:val="0"/>
          <w:noProof/>
          <w:lang w:eastAsia="ja-JP"/>
        </w:rPr>
      </w:pPr>
      <w:ins w:id="49" w:author="Eric Robertson" w:date="2016-09-08T13:55:00Z">
        <w:r>
          <w:rPr>
            <w:noProof/>
          </w:rPr>
          <w:t>4.1.1</w:t>
        </w:r>
        <w:r>
          <w:rPr>
            <w:rFonts w:eastAsiaTheme="minorEastAsia" w:cstheme="minorBidi"/>
            <w:i w:val="0"/>
            <w:iCs w:val="0"/>
            <w:noProof/>
            <w:lang w:eastAsia="ja-JP"/>
          </w:rPr>
          <w:tab/>
        </w:r>
        <w:r>
          <w:rPr>
            <w:noProof/>
          </w:rPr>
          <w:t>Video Displays</w:t>
        </w:r>
        <w:r>
          <w:rPr>
            <w:noProof/>
          </w:rPr>
          <w:tab/>
        </w:r>
        <w:r>
          <w:rPr>
            <w:noProof/>
          </w:rPr>
          <w:fldChar w:fldCharType="begin"/>
        </w:r>
        <w:r>
          <w:rPr>
            <w:noProof/>
          </w:rPr>
          <w:instrText xml:space="preserve"> PAGEREF _Toc334962291 \h </w:instrText>
        </w:r>
      </w:ins>
      <w:r>
        <w:rPr>
          <w:noProof/>
        </w:rPr>
      </w:r>
      <w:r>
        <w:rPr>
          <w:noProof/>
        </w:rPr>
        <w:fldChar w:fldCharType="separate"/>
      </w:r>
      <w:ins w:id="50" w:author="Eric Robertson" w:date="2016-09-08T13:55:00Z">
        <w:r>
          <w:rPr>
            <w:noProof/>
          </w:rPr>
          <w:t>9</w:t>
        </w:r>
        <w:r>
          <w:rPr>
            <w:noProof/>
          </w:rPr>
          <w:fldChar w:fldCharType="end"/>
        </w:r>
      </w:ins>
    </w:p>
    <w:p w14:paraId="1C4B33B8" w14:textId="77777777" w:rsidR="009F578C" w:rsidRDefault="009F578C">
      <w:pPr>
        <w:pStyle w:val="TOC2"/>
        <w:tabs>
          <w:tab w:val="left" w:pos="717"/>
        </w:tabs>
        <w:rPr>
          <w:ins w:id="51" w:author="Eric Robertson" w:date="2016-09-08T13:55:00Z"/>
          <w:rFonts w:asciiTheme="minorHAnsi" w:eastAsiaTheme="minorEastAsia" w:hAnsiTheme="minorHAnsi" w:cstheme="minorBidi"/>
          <w:noProof/>
          <w:sz w:val="24"/>
          <w:lang w:eastAsia="ja-JP"/>
        </w:rPr>
      </w:pPr>
      <w:ins w:id="52" w:author="Eric Robertson" w:date="2016-09-08T13:55:00Z">
        <w:r>
          <w:rPr>
            <w:noProof/>
          </w:rPr>
          <w:t>4.2</w:t>
        </w:r>
        <w:r>
          <w:rPr>
            <w:rFonts w:asciiTheme="minorHAnsi" w:eastAsiaTheme="minorEastAsia" w:hAnsiTheme="minorHAnsi" w:cstheme="minorBidi"/>
            <w:noProof/>
            <w:sz w:val="24"/>
            <w:lang w:eastAsia="ja-JP"/>
          </w:rPr>
          <w:tab/>
        </w:r>
        <w:r>
          <w:rPr>
            <w:noProof/>
          </w:rPr>
          <w:t>Interface Demonstration</w:t>
        </w:r>
        <w:r>
          <w:rPr>
            <w:noProof/>
          </w:rPr>
          <w:tab/>
        </w:r>
        <w:r>
          <w:rPr>
            <w:noProof/>
          </w:rPr>
          <w:fldChar w:fldCharType="begin"/>
        </w:r>
        <w:r>
          <w:rPr>
            <w:noProof/>
          </w:rPr>
          <w:instrText xml:space="preserve"> PAGEREF _Toc334962292 \h </w:instrText>
        </w:r>
      </w:ins>
      <w:r>
        <w:rPr>
          <w:noProof/>
        </w:rPr>
      </w:r>
      <w:r>
        <w:rPr>
          <w:noProof/>
        </w:rPr>
        <w:fldChar w:fldCharType="separate"/>
      </w:r>
      <w:ins w:id="53" w:author="Eric Robertson" w:date="2016-09-08T13:55:00Z">
        <w:r>
          <w:rPr>
            <w:noProof/>
          </w:rPr>
          <w:t>9</w:t>
        </w:r>
        <w:r>
          <w:rPr>
            <w:noProof/>
          </w:rPr>
          <w:fldChar w:fldCharType="end"/>
        </w:r>
      </w:ins>
    </w:p>
    <w:p w14:paraId="0C0BE407" w14:textId="77777777" w:rsidR="009F578C" w:rsidRDefault="009F578C">
      <w:pPr>
        <w:pStyle w:val="TOC1"/>
        <w:tabs>
          <w:tab w:val="left" w:pos="405"/>
          <w:tab w:val="right" w:leader="dot" w:pos="9350"/>
        </w:tabs>
        <w:rPr>
          <w:ins w:id="54" w:author="Eric Robertson" w:date="2016-09-08T13:55:00Z"/>
          <w:rFonts w:asciiTheme="minorHAnsi" w:eastAsiaTheme="minorEastAsia" w:hAnsiTheme="minorHAnsi" w:cstheme="minorBidi"/>
          <w:b w:val="0"/>
          <w:bCs w:val="0"/>
          <w:caps w:val="0"/>
          <w:noProof/>
          <w:sz w:val="24"/>
          <w:lang w:eastAsia="ja-JP"/>
        </w:rPr>
      </w:pPr>
      <w:ins w:id="55" w:author="Eric Robertson" w:date="2016-09-08T13:55:00Z">
        <w:r>
          <w:rPr>
            <w:noProof/>
          </w:rPr>
          <w:t>5.</w:t>
        </w:r>
        <w:r>
          <w:rPr>
            <w:rFonts w:asciiTheme="minorHAnsi" w:eastAsiaTheme="minorEastAsia" w:hAnsiTheme="minorHAnsi" w:cstheme="minorBidi"/>
            <w:b w:val="0"/>
            <w:bCs w:val="0"/>
            <w:caps w:val="0"/>
            <w:noProof/>
            <w:sz w:val="24"/>
            <w:lang w:eastAsia="ja-JP"/>
          </w:rPr>
          <w:tab/>
        </w:r>
        <w:r>
          <w:rPr>
            <w:noProof/>
          </w:rPr>
          <w:t>Link Descriptions</w:t>
        </w:r>
        <w:r>
          <w:rPr>
            <w:noProof/>
          </w:rPr>
          <w:tab/>
        </w:r>
        <w:r>
          <w:rPr>
            <w:noProof/>
          </w:rPr>
          <w:fldChar w:fldCharType="begin"/>
        </w:r>
        <w:r>
          <w:rPr>
            <w:noProof/>
          </w:rPr>
          <w:instrText xml:space="preserve"> PAGEREF _Toc334962293 \h </w:instrText>
        </w:r>
      </w:ins>
      <w:r>
        <w:rPr>
          <w:noProof/>
        </w:rPr>
      </w:r>
      <w:r>
        <w:rPr>
          <w:noProof/>
        </w:rPr>
        <w:fldChar w:fldCharType="separate"/>
      </w:r>
      <w:ins w:id="56" w:author="Eric Robertson" w:date="2016-09-08T13:55:00Z">
        <w:r>
          <w:rPr>
            <w:noProof/>
          </w:rPr>
          <w:t>11</w:t>
        </w:r>
        <w:r>
          <w:rPr>
            <w:noProof/>
          </w:rPr>
          <w:fldChar w:fldCharType="end"/>
        </w:r>
      </w:ins>
    </w:p>
    <w:p w14:paraId="3F378D47" w14:textId="77777777" w:rsidR="009F578C" w:rsidRDefault="009F578C">
      <w:pPr>
        <w:pStyle w:val="TOC2"/>
        <w:tabs>
          <w:tab w:val="left" w:pos="717"/>
        </w:tabs>
        <w:rPr>
          <w:ins w:id="57" w:author="Eric Robertson" w:date="2016-09-08T13:55:00Z"/>
          <w:rFonts w:asciiTheme="minorHAnsi" w:eastAsiaTheme="minorEastAsia" w:hAnsiTheme="minorHAnsi" w:cstheme="minorBidi"/>
          <w:noProof/>
          <w:sz w:val="24"/>
          <w:lang w:eastAsia="ja-JP"/>
        </w:rPr>
      </w:pPr>
      <w:ins w:id="58" w:author="Eric Robertson" w:date="2016-09-08T13:55:00Z">
        <w:r>
          <w:rPr>
            <w:noProof/>
          </w:rPr>
          <w:t>5.1</w:t>
        </w:r>
        <w:r>
          <w:rPr>
            <w:rFonts w:asciiTheme="minorHAnsi" w:eastAsiaTheme="minorEastAsia" w:hAnsiTheme="minorHAnsi" w:cstheme="minorBidi"/>
            <w:noProof/>
            <w:sz w:val="24"/>
            <w:lang w:eastAsia="ja-JP"/>
          </w:rPr>
          <w:tab/>
        </w:r>
        <w:r>
          <w:rPr>
            <w:noProof/>
          </w:rPr>
          <w:t>Input Masks</w:t>
        </w:r>
        <w:r>
          <w:rPr>
            <w:noProof/>
          </w:rPr>
          <w:tab/>
        </w:r>
        <w:r>
          <w:rPr>
            <w:noProof/>
          </w:rPr>
          <w:fldChar w:fldCharType="begin"/>
        </w:r>
        <w:r>
          <w:rPr>
            <w:noProof/>
          </w:rPr>
          <w:instrText xml:space="preserve"> PAGEREF _Toc334962294 \h </w:instrText>
        </w:r>
      </w:ins>
      <w:r>
        <w:rPr>
          <w:noProof/>
        </w:rPr>
      </w:r>
      <w:r>
        <w:rPr>
          <w:noProof/>
        </w:rPr>
        <w:fldChar w:fldCharType="separate"/>
      </w:r>
      <w:ins w:id="59" w:author="Eric Robertson" w:date="2016-09-08T13:55:00Z">
        <w:r>
          <w:rPr>
            <w:noProof/>
          </w:rPr>
          <w:t>12</w:t>
        </w:r>
        <w:r>
          <w:rPr>
            <w:noProof/>
          </w:rPr>
          <w:fldChar w:fldCharType="end"/>
        </w:r>
      </w:ins>
    </w:p>
    <w:p w14:paraId="5133A120" w14:textId="77777777" w:rsidR="009F578C" w:rsidRDefault="009F578C">
      <w:pPr>
        <w:pStyle w:val="TOC2"/>
        <w:tabs>
          <w:tab w:val="left" w:pos="717"/>
        </w:tabs>
        <w:rPr>
          <w:ins w:id="60" w:author="Eric Robertson" w:date="2016-09-08T13:55:00Z"/>
          <w:rFonts w:asciiTheme="minorHAnsi" w:eastAsiaTheme="minorEastAsia" w:hAnsiTheme="minorHAnsi" w:cstheme="minorBidi"/>
          <w:noProof/>
          <w:sz w:val="24"/>
          <w:lang w:eastAsia="ja-JP"/>
        </w:rPr>
      </w:pPr>
      <w:ins w:id="61" w:author="Eric Robertson" w:date="2016-09-08T13:55:00Z">
        <w:r>
          <w:rPr>
            <w:noProof/>
          </w:rPr>
          <w:t>5.2</w:t>
        </w:r>
        <w:r>
          <w:rPr>
            <w:rFonts w:asciiTheme="minorHAnsi" w:eastAsiaTheme="minorEastAsia" w:hAnsiTheme="minorHAnsi" w:cstheme="minorBidi"/>
            <w:noProof/>
            <w:sz w:val="24"/>
            <w:lang w:eastAsia="ja-JP"/>
          </w:rPr>
          <w:tab/>
        </w:r>
        <w:r>
          <w:rPr>
            <w:noProof/>
          </w:rPr>
          <w:t>Paste/Clone vs. Paste/Duplicate</w:t>
        </w:r>
        <w:r>
          <w:rPr>
            <w:noProof/>
          </w:rPr>
          <w:tab/>
        </w:r>
        <w:r>
          <w:rPr>
            <w:noProof/>
          </w:rPr>
          <w:fldChar w:fldCharType="begin"/>
        </w:r>
        <w:r>
          <w:rPr>
            <w:noProof/>
          </w:rPr>
          <w:instrText xml:space="preserve"> PAGEREF _Toc334962295 \h </w:instrText>
        </w:r>
      </w:ins>
      <w:r>
        <w:rPr>
          <w:noProof/>
        </w:rPr>
      </w:r>
      <w:r>
        <w:rPr>
          <w:noProof/>
        </w:rPr>
        <w:fldChar w:fldCharType="separate"/>
      </w:r>
      <w:ins w:id="62" w:author="Eric Robertson" w:date="2016-09-08T13:55:00Z">
        <w:r>
          <w:rPr>
            <w:noProof/>
          </w:rPr>
          <w:t>13</w:t>
        </w:r>
        <w:r>
          <w:rPr>
            <w:noProof/>
          </w:rPr>
          <w:fldChar w:fldCharType="end"/>
        </w:r>
      </w:ins>
    </w:p>
    <w:p w14:paraId="44B93BA4" w14:textId="77777777" w:rsidR="009F578C" w:rsidRDefault="009F578C">
      <w:pPr>
        <w:pStyle w:val="TOC2"/>
        <w:tabs>
          <w:tab w:val="left" w:pos="717"/>
        </w:tabs>
        <w:rPr>
          <w:ins w:id="63" w:author="Eric Robertson" w:date="2016-09-08T13:55:00Z"/>
          <w:rFonts w:asciiTheme="minorHAnsi" w:eastAsiaTheme="minorEastAsia" w:hAnsiTheme="minorHAnsi" w:cstheme="minorBidi"/>
          <w:noProof/>
          <w:sz w:val="24"/>
          <w:lang w:eastAsia="ja-JP"/>
        </w:rPr>
      </w:pPr>
      <w:ins w:id="64" w:author="Eric Robertson" w:date="2016-09-08T13:55:00Z">
        <w:r>
          <w:rPr>
            <w:noProof/>
          </w:rPr>
          <w:t>5.3</w:t>
        </w:r>
        <w:r>
          <w:rPr>
            <w:rFonts w:asciiTheme="minorHAnsi" w:eastAsiaTheme="minorEastAsia" w:hAnsiTheme="minorHAnsi" w:cstheme="minorBidi"/>
            <w:noProof/>
            <w:sz w:val="24"/>
            <w:lang w:eastAsia="ja-JP"/>
          </w:rPr>
          <w:tab/>
        </w:r>
        <w:r>
          <w:rPr>
            <w:noProof/>
          </w:rPr>
          <w:t>The Paste/Splice Operation</w:t>
        </w:r>
        <w:r>
          <w:rPr>
            <w:noProof/>
          </w:rPr>
          <w:tab/>
        </w:r>
        <w:r>
          <w:rPr>
            <w:noProof/>
          </w:rPr>
          <w:fldChar w:fldCharType="begin"/>
        </w:r>
        <w:r>
          <w:rPr>
            <w:noProof/>
          </w:rPr>
          <w:instrText xml:space="preserve"> PAGEREF _Toc334962296 \h </w:instrText>
        </w:r>
      </w:ins>
      <w:r>
        <w:rPr>
          <w:noProof/>
        </w:rPr>
      </w:r>
      <w:r>
        <w:rPr>
          <w:noProof/>
        </w:rPr>
        <w:fldChar w:fldCharType="separate"/>
      </w:r>
      <w:ins w:id="65" w:author="Eric Robertson" w:date="2016-09-08T13:55:00Z">
        <w:r>
          <w:rPr>
            <w:noProof/>
          </w:rPr>
          <w:t>13</w:t>
        </w:r>
        <w:r>
          <w:rPr>
            <w:noProof/>
          </w:rPr>
          <w:fldChar w:fldCharType="end"/>
        </w:r>
      </w:ins>
    </w:p>
    <w:p w14:paraId="1131D574" w14:textId="77777777" w:rsidR="009F578C" w:rsidRDefault="009F578C">
      <w:pPr>
        <w:pStyle w:val="TOC2"/>
        <w:tabs>
          <w:tab w:val="left" w:pos="717"/>
        </w:tabs>
        <w:rPr>
          <w:ins w:id="66" w:author="Eric Robertson" w:date="2016-09-08T13:55:00Z"/>
          <w:rFonts w:asciiTheme="minorHAnsi" w:eastAsiaTheme="minorEastAsia" w:hAnsiTheme="minorHAnsi" w:cstheme="minorBidi"/>
          <w:noProof/>
          <w:sz w:val="24"/>
          <w:lang w:eastAsia="ja-JP"/>
        </w:rPr>
      </w:pPr>
      <w:ins w:id="67" w:author="Eric Robertson" w:date="2016-09-08T13:55:00Z">
        <w:r>
          <w:rPr>
            <w:noProof/>
          </w:rPr>
          <w:t>5.4</w:t>
        </w:r>
        <w:r>
          <w:rPr>
            <w:rFonts w:asciiTheme="minorHAnsi" w:eastAsiaTheme="minorEastAsia" w:hAnsiTheme="minorHAnsi" w:cstheme="minorBidi"/>
            <w:noProof/>
            <w:sz w:val="24"/>
            <w:lang w:eastAsia="ja-JP"/>
          </w:rPr>
          <w:tab/>
        </w:r>
        <w:r>
          <w:rPr>
            <w:noProof/>
          </w:rPr>
          <w:t>Shadow from Donor Image</w:t>
        </w:r>
        <w:r>
          <w:rPr>
            <w:noProof/>
          </w:rPr>
          <w:tab/>
        </w:r>
        <w:r>
          <w:rPr>
            <w:noProof/>
          </w:rPr>
          <w:fldChar w:fldCharType="begin"/>
        </w:r>
        <w:r>
          <w:rPr>
            <w:noProof/>
          </w:rPr>
          <w:instrText xml:space="preserve"> PAGEREF _Toc334962297 \h </w:instrText>
        </w:r>
      </w:ins>
      <w:r>
        <w:rPr>
          <w:noProof/>
        </w:rPr>
      </w:r>
      <w:r>
        <w:rPr>
          <w:noProof/>
        </w:rPr>
        <w:fldChar w:fldCharType="separate"/>
      </w:r>
      <w:ins w:id="68" w:author="Eric Robertson" w:date="2016-09-08T13:55:00Z">
        <w:r>
          <w:rPr>
            <w:noProof/>
          </w:rPr>
          <w:t>14</w:t>
        </w:r>
        <w:r>
          <w:rPr>
            <w:noProof/>
          </w:rPr>
          <w:fldChar w:fldCharType="end"/>
        </w:r>
      </w:ins>
    </w:p>
    <w:p w14:paraId="3FD67292" w14:textId="77777777" w:rsidR="009F578C" w:rsidRDefault="009F578C">
      <w:pPr>
        <w:pStyle w:val="TOC2"/>
        <w:tabs>
          <w:tab w:val="left" w:pos="717"/>
        </w:tabs>
        <w:rPr>
          <w:ins w:id="69" w:author="Eric Robertson" w:date="2016-09-08T13:55:00Z"/>
          <w:rFonts w:asciiTheme="minorHAnsi" w:eastAsiaTheme="minorEastAsia" w:hAnsiTheme="minorHAnsi" w:cstheme="minorBidi"/>
          <w:noProof/>
          <w:sz w:val="24"/>
          <w:lang w:eastAsia="ja-JP"/>
        </w:rPr>
      </w:pPr>
      <w:ins w:id="70" w:author="Eric Robertson" w:date="2016-09-08T13:55:00Z">
        <w:r>
          <w:rPr>
            <w:noProof/>
          </w:rPr>
          <w:t>5.5</w:t>
        </w:r>
        <w:r>
          <w:rPr>
            <w:rFonts w:asciiTheme="minorHAnsi" w:eastAsiaTheme="minorEastAsia" w:hAnsiTheme="minorHAnsi" w:cstheme="minorBidi"/>
            <w:noProof/>
            <w:sz w:val="24"/>
            <w:lang w:eastAsia="ja-JP"/>
          </w:rPr>
          <w:tab/>
        </w:r>
        <w:r>
          <w:rPr>
            <w:noProof/>
          </w:rPr>
          <w:t>Transform Move</w:t>
        </w:r>
        <w:r>
          <w:rPr>
            <w:noProof/>
          </w:rPr>
          <w:tab/>
        </w:r>
        <w:r>
          <w:rPr>
            <w:noProof/>
          </w:rPr>
          <w:fldChar w:fldCharType="begin"/>
        </w:r>
        <w:r>
          <w:rPr>
            <w:noProof/>
          </w:rPr>
          <w:instrText xml:space="preserve"> PAGEREF _Toc334962298 \h </w:instrText>
        </w:r>
      </w:ins>
      <w:r>
        <w:rPr>
          <w:noProof/>
        </w:rPr>
      </w:r>
      <w:r>
        <w:rPr>
          <w:noProof/>
        </w:rPr>
        <w:fldChar w:fldCharType="separate"/>
      </w:r>
      <w:ins w:id="71" w:author="Eric Robertson" w:date="2016-09-08T13:55:00Z">
        <w:r>
          <w:rPr>
            <w:noProof/>
          </w:rPr>
          <w:t>15</w:t>
        </w:r>
        <w:r>
          <w:rPr>
            <w:noProof/>
          </w:rPr>
          <w:fldChar w:fldCharType="end"/>
        </w:r>
      </w:ins>
    </w:p>
    <w:p w14:paraId="20F6240E" w14:textId="77777777" w:rsidR="009F578C" w:rsidRDefault="009F578C">
      <w:pPr>
        <w:pStyle w:val="TOC2"/>
        <w:tabs>
          <w:tab w:val="left" w:pos="717"/>
        </w:tabs>
        <w:rPr>
          <w:ins w:id="72" w:author="Eric Robertson" w:date="2016-09-08T13:55:00Z"/>
          <w:rFonts w:asciiTheme="minorHAnsi" w:eastAsiaTheme="minorEastAsia" w:hAnsiTheme="minorHAnsi" w:cstheme="minorBidi"/>
          <w:noProof/>
          <w:sz w:val="24"/>
          <w:lang w:eastAsia="ja-JP"/>
        </w:rPr>
      </w:pPr>
      <w:ins w:id="73" w:author="Eric Robertson" w:date="2016-09-08T13:55:00Z">
        <w:r>
          <w:rPr>
            <w:noProof/>
          </w:rPr>
          <w:t>5.6</w:t>
        </w:r>
        <w:r>
          <w:rPr>
            <w:rFonts w:asciiTheme="minorHAnsi" w:eastAsiaTheme="minorEastAsia" w:hAnsiTheme="minorHAnsi" w:cstheme="minorBidi"/>
            <w:noProof/>
            <w:sz w:val="24"/>
            <w:lang w:eastAsia="ja-JP"/>
          </w:rPr>
          <w:tab/>
        </w:r>
        <w:r>
          <w:rPr>
            <w:noProof/>
          </w:rPr>
          <w:t>Applying Filters (Plugins)</w:t>
        </w:r>
        <w:r>
          <w:rPr>
            <w:noProof/>
          </w:rPr>
          <w:tab/>
        </w:r>
        <w:r>
          <w:rPr>
            <w:noProof/>
          </w:rPr>
          <w:fldChar w:fldCharType="begin"/>
        </w:r>
        <w:r>
          <w:rPr>
            <w:noProof/>
          </w:rPr>
          <w:instrText xml:space="preserve"> PAGEREF _Toc334962299 \h </w:instrText>
        </w:r>
      </w:ins>
      <w:r>
        <w:rPr>
          <w:noProof/>
        </w:rPr>
      </w:r>
      <w:r>
        <w:rPr>
          <w:noProof/>
        </w:rPr>
        <w:fldChar w:fldCharType="separate"/>
      </w:r>
      <w:ins w:id="74" w:author="Eric Robertson" w:date="2016-09-08T13:55:00Z">
        <w:r>
          <w:rPr>
            <w:noProof/>
          </w:rPr>
          <w:t>15</w:t>
        </w:r>
        <w:r>
          <w:rPr>
            <w:noProof/>
          </w:rPr>
          <w:fldChar w:fldCharType="end"/>
        </w:r>
      </w:ins>
    </w:p>
    <w:p w14:paraId="1DD1FED6" w14:textId="77777777" w:rsidR="009F578C" w:rsidRDefault="009F578C">
      <w:pPr>
        <w:pStyle w:val="TOC2"/>
        <w:tabs>
          <w:tab w:val="left" w:pos="717"/>
        </w:tabs>
        <w:rPr>
          <w:ins w:id="75" w:author="Eric Robertson" w:date="2016-09-08T13:55:00Z"/>
          <w:rFonts w:asciiTheme="minorHAnsi" w:eastAsiaTheme="minorEastAsia" w:hAnsiTheme="minorHAnsi" w:cstheme="minorBidi"/>
          <w:noProof/>
          <w:sz w:val="24"/>
          <w:lang w:eastAsia="ja-JP"/>
        </w:rPr>
      </w:pPr>
      <w:ins w:id="76" w:author="Eric Robertson" w:date="2016-09-08T13:55:00Z">
        <w:r>
          <w:rPr>
            <w:noProof/>
          </w:rPr>
          <w:t>5.7</w:t>
        </w:r>
        <w:r>
          <w:rPr>
            <w:rFonts w:asciiTheme="minorHAnsi" w:eastAsiaTheme="minorEastAsia" w:hAnsiTheme="minorHAnsi" w:cstheme="minorBidi"/>
            <w:noProof/>
            <w:sz w:val="24"/>
            <w:lang w:eastAsia="ja-JP"/>
          </w:rPr>
          <w:tab/>
        </w:r>
        <w:r>
          <w:rPr>
            <w:noProof/>
          </w:rPr>
          <w:t>Link Inspection</w:t>
        </w:r>
        <w:r>
          <w:rPr>
            <w:noProof/>
          </w:rPr>
          <w:tab/>
        </w:r>
        <w:r>
          <w:rPr>
            <w:noProof/>
          </w:rPr>
          <w:fldChar w:fldCharType="begin"/>
        </w:r>
        <w:r>
          <w:rPr>
            <w:noProof/>
          </w:rPr>
          <w:instrText xml:space="preserve"> PAGEREF _Toc334962300 \h </w:instrText>
        </w:r>
      </w:ins>
      <w:r>
        <w:rPr>
          <w:noProof/>
        </w:rPr>
      </w:r>
      <w:r>
        <w:rPr>
          <w:noProof/>
        </w:rPr>
        <w:fldChar w:fldCharType="separate"/>
      </w:r>
      <w:ins w:id="77" w:author="Eric Robertson" w:date="2016-09-08T13:55:00Z">
        <w:r>
          <w:rPr>
            <w:noProof/>
          </w:rPr>
          <w:t>16</w:t>
        </w:r>
        <w:r>
          <w:rPr>
            <w:noProof/>
          </w:rPr>
          <w:fldChar w:fldCharType="end"/>
        </w:r>
      </w:ins>
    </w:p>
    <w:p w14:paraId="1C2A11BD" w14:textId="77777777" w:rsidR="009F578C" w:rsidRDefault="009F578C">
      <w:pPr>
        <w:pStyle w:val="TOC2"/>
        <w:tabs>
          <w:tab w:val="left" w:pos="717"/>
        </w:tabs>
        <w:rPr>
          <w:ins w:id="78" w:author="Eric Robertson" w:date="2016-09-08T13:55:00Z"/>
          <w:rFonts w:asciiTheme="minorHAnsi" w:eastAsiaTheme="minorEastAsia" w:hAnsiTheme="minorHAnsi" w:cstheme="minorBidi"/>
          <w:noProof/>
          <w:sz w:val="24"/>
          <w:lang w:eastAsia="ja-JP"/>
        </w:rPr>
      </w:pPr>
      <w:ins w:id="79" w:author="Eric Robertson" w:date="2016-09-08T13:55:00Z">
        <w:r>
          <w:rPr>
            <w:noProof/>
          </w:rPr>
          <w:t>5.8</w:t>
        </w:r>
        <w:r>
          <w:rPr>
            <w:rFonts w:asciiTheme="minorHAnsi" w:eastAsiaTheme="minorEastAsia" w:hAnsiTheme="minorHAnsi" w:cstheme="minorBidi"/>
            <w:noProof/>
            <w:sz w:val="24"/>
            <w:lang w:eastAsia="ja-JP"/>
          </w:rPr>
          <w:tab/>
        </w:r>
        <w:r>
          <w:rPr>
            <w:noProof/>
          </w:rPr>
          <w:t>Video Link Descriptions</w:t>
        </w:r>
        <w:r>
          <w:rPr>
            <w:noProof/>
          </w:rPr>
          <w:tab/>
        </w:r>
        <w:r>
          <w:rPr>
            <w:noProof/>
          </w:rPr>
          <w:fldChar w:fldCharType="begin"/>
        </w:r>
        <w:r>
          <w:rPr>
            <w:noProof/>
          </w:rPr>
          <w:instrText xml:space="preserve"> PAGEREF _Toc334962301 \h </w:instrText>
        </w:r>
      </w:ins>
      <w:r>
        <w:rPr>
          <w:noProof/>
        </w:rPr>
      </w:r>
      <w:r>
        <w:rPr>
          <w:noProof/>
        </w:rPr>
        <w:fldChar w:fldCharType="separate"/>
      </w:r>
      <w:ins w:id="80" w:author="Eric Robertson" w:date="2016-09-08T13:55:00Z">
        <w:r>
          <w:rPr>
            <w:noProof/>
          </w:rPr>
          <w:t>17</w:t>
        </w:r>
        <w:r>
          <w:rPr>
            <w:noProof/>
          </w:rPr>
          <w:fldChar w:fldCharType="end"/>
        </w:r>
      </w:ins>
    </w:p>
    <w:p w14:paraId="14F749C4" w14:textId="77777777" w:rsidR="009F578C" w:rsidRDefault="009F578C">
      <w:pPr>
        <w:pStyle w:val="TOC2"/>
        <w:tabs>
          <w:tab w:val="left" w:pos="717"/>
        </w:tabs>
        <w:rPr>
          <w:ins w:id="81" w:author="Eric Robertson" w:date="2016-09-08T13:55:00Z"/>
          <w:rFonts w:asciiTheme="minorHAnsi" w:eastAsiaTheme="minorEastAsia" w:hAnsiTheme="minorHAnsi" w:cstheme="minorBidi"/>
          <w:noProof/>
          <w:sz w:val="24"/>
          <w:lang w:eastAsia="ja-JP"/>
        </w:rPr>
      </w:pPr>
      <w:ins w:id="82" w:author="Eric Robertson" w:date="2016-09-08T13:55:00Z">
        <w:r>
          <w:rPr>
            <w:noProof/>
          </w:rPr>
          <w:t>5.9</w:t>
        </w:r>
        <w:r>
          <w:rPr>
            <w:rFonts w:asciiTheme="minorHAnsi" w:eastAsiaTheme="minorEastAsia" w:hAnsiTheme="minorHAnsi" w:cstheme="minorBidi"/>
            <w:noProof/>
            <w:sz w:val="24"/>
            <w:lang w:eastAsia="ja-JP"/>
          </w:rPr>
          <w:tab/>
        </w:r>
        <w:r>
          <w:rPr>
            <w:noProof/>
          </w:rPr>
          <w:t>Other Metadata</w:t>
        </w:r>
        <w:r>
          <w:rPr>
            <w:noProof/>
          </w:rPr>
          <w:tab/>
        </w:r>
        <w:r>
          <w:rPr>
            <w:noProof/>
          </w:rPr>
          <w:fldChar w:fldCharType="begin"/>
        </w:r>
        <w:r>
          <w:rPr>
            <w:noProof/>
          </w:rPr>
          <w:instrText xml:space="preserve"> PAGEREF _Toc334962302 \h </w:instrText>
        </w:r>
      </w:ins>
      <w:r>
        <w:rPr>
          <w:noProof/>
        </w:rPr>
      </w:r>
      <w:r>
        <w:rPr>
          <w:noProof/>
        </w:rPr>
        <w:fldChar w:fldCharType="separate"/>
      </w:r>
      <w:ins w:id="83" w:author="Eric Robertson" w:date="2016-09-08T13:55:00Z">
        <w:r>
          <w:rPr>
            <w:noProof/>
          </w:rPr>
          <w:t>19</w:t>
        </w:r>
        <w:r>
          <w:rPr>
            <w:noProof/>
          </w:rPr>
          <w:fldChar w:fldCharType="end"/>
        </w:r>
      </w:ins>
    </w:p>
    <w:p w14:paraId="6DD5B054" w14:textId="77777777" w:rsidR="009F578C" w:rsidRDefault="009F578C">
      <w:pPr>
        <w:pStyle w:val="TOC1"/>
        <w:tabs>
          <w:tab w:val="left" w:pos="405"/>
          <w:tab w:val="right" w:leader="dot" w:pos="9350"/>
        </w:tabs>
        <w:rPr>
          <w:ins w:id="84" w:author="Eric Robertson" w:date="2016-09-08T13:55:00Z"/>
          <w:rFonts w:asciiTheme="minorHAnsi" w:eastAsiaTheme="minorEastAsia" w:hAnsiTheme="minorHAnsi" w:cstheme="minorBidi"/>
          <w:b w:val="0"/>
          <w:bCs w:val="0"/>
          <w:caps w:val="0"/>
          <w:noProof/>
          <w:sz w:val="24"/>
          <w:lang w:eastAsia="ja-JP"/>
        </w:rPr>
      </w:pPr>
      <w:ins w:id="85" w:author="Eric Robertson" w:date="2016-09-08T13:55:00Z">
        <w:r>
          <w:rPr>
            <w:noProof/>
          </w:rPr>
          <w:t>6.</w:t>
        </w:r>
        <w:r>
          <w:rPr>
            <w:rFonts w:asciiTheme="minorHAnsi" w:eastAsiaTheme="minorEastAsia" w:hAnsiTheme="minorHAnsi" w:cstheme="minorBidi"/>
            <w:b w:val="0"/>
            <w:bCs w:val="0"/>
            <w:caps w:val="0"/>
            <w:noProof/>
            <w:sz w:val="24"/>
            <w:lang w:eastAsia="ja-JP"/>
          </w:rPr>
          <w:tab/>
        </w:r>
        <w:r>
          <w:rPr>
            <w:noProof/>
          </w:rPr>
          <w:t>Mask Generation</w:t>
        </w:r>
        <w:r>
          <w:rPr>
            <w:noProof/>
          </w:rPr>
          <w:tab/>
        </w:r>
        <w:r>
          <w:rPr>
            <w:noProof/>
          </w:rPr>
          <w:fldChar w:fldCharType="begin"/>
        </w:r>
        <w:r>
          <w:rPr>
            <w:noProof/>
          </w:rPr>
          <w:instrText xml:space="preserve"> PAGEREF _Toc334962303 \h </w:instrText>
        </w:r>
      </w:ins>
      <w:r>
        <w:rPr>
          <w:noProof/>
        </w:rPr>
      </w:r>
      <w:r>
        <w:rPr>
          <w:noProof/>
        </w:rPr>
        <w:fldChar w:fldCharType="separate"/>
      </w:r>
      <w:ins w:id="86" w:author="Eric Robertson" w:date="2016-09-08T13:55:00Z">
        <w:r>
          <w:rPr>
            <w:noProof/>
          </w:rPr>
          <w:t>19</w:t>
        </w:r>
        <w:r>
          <w:rPr>
            <w:noProof/>
          </w:rPr>
          <w:fldChar w:fldCharType="end"/>
        </w:r>
      </w:ins>
    </w:p>
    <w:p w14:paraId="39DA7556" w14:textId="77777777" w:rsidR="009F578C" w:rsidRDefault="009F578C">
      <w:pPr>
        <w:pStyle w:val="TOC2"/>
        <w:tabs>
          <w:tab w:val="left" w:pos="717"/>
        </w:tabs>
        <w:rPr>
          <w:ins w:id="87" w:author="Eric Robertson" w:date="2016-09-08T13:55:00Z"/>
          <w:rFonts w:asciiTheme="minorHAnsi" w:eastAsiaTheme="minorEastAsia" w:hAnsiTheme="minorHAnsi" w:cstheme="minorBidi"/>
          <w:noProof/>
          <w:sz w:val="24"/>
          <w:lang w:eastAsia="ja-JP"/>
        </w:rPr>
      </w:pPr>
      <w:ins w:id="88" w:author="Eric Robertson" w:date="2016-09-08T13:55:00Z">
        <w:r>
          <w:rPr>
            <w:noProof/>
          </w:rPr>
          <w:t>6.1</w:t>
        </w:r>
        <w:r>
          <w:rPr>
            <w:rFonts w:asciiTheme="minorHAnsi" w:eastAsiaTheme="minorEastAsia" w:hAnsiTheme="minorHAnsi" w:cstheme="minorBidi"/>
            <w:noProof/>
            <w:sz w:val="24"/>
            <w:lang w:eastAsia="ja-JP"/>
          </w:rPr>
          <w:tab/>
        </w:r>
        <w:r>
          <w:rPr>
            <w:noProof/>
          </w:rPr>
          <w:t>Video Masks</w:t>
        </w:r>
        <w:r>
          <w:rPr>
            <w:noProof/>
          </w:rPr>
          <w:tab/>
        </w:r>
        <w:r>
          <w:rPr>
            <w:noProof/>
          </w:rPr>
          <w:fldChar w:fldCharType="begin"/>
        </w:r>
        <w:r>
          <w:rPr>
            <w:noProof/>
          </w:rPr>
          <w:instrText xml:space="preserve"> PAGEREF _Toc334962304 \h </w:instrText>
        </w:r>
      </w:ins>
      <w:r>
        <w:rPr>
          <w:noProof/>
        </w:rPr>
      </w:r>
      <w:r>
        <w:rPr>
          <w:noProof/>
        </w:rPr>
        <w:fldChar w:fldCharType="separate"/>
      </w:r>
      <w:ins w:id="89" w:author="Eric Robertson" w:date="2016-09-08T13:55:00Z">
        <w:r>
          <w:rPr>
            <w:noProof/>
          </w:rPr>
          <w:t>19</w:t>
        </w:r>
        <w:r>
          <w:rPr>
            <w:noProof/>
          </w:rPr>
          <w:fldChar w:fldCharType="end"/>
        </w:r>
      </w:ins>
    </w:p>
    <w:p w14:paraId="0CD43099" w14:textId="77777777" w:rsidR="009F578C" w:rsidRDefault="009F578C">
      <w:pPr>
        <w:pStyle w:val="TOC2"/>
        <w:tabs>
          <w:tab w:val="left" w:pos="717"/>
        </w:tabs>
        <w:rPr>
          <w:ins w:id="90" w:author="Eric Robertson" w:date="2016-09-08T13:55:00Z"/>
          <w:rFonts w:asciiTheme="minorHAnsi" w:eastAsiaTheme="minorEastAsia" w:hAnsiTheme="minorHAnsi" w:cstheme="minorBidi"/>
          <w:noProof/>
          <w:sz w:val="24"/>
          <w:lang w:eastAsia="ja-JP"/>
        </w:rPr>
      </w:pPr>
      <w:ins w:id="91" w:author="Eric Robertson" w:date="2016-09-08T13:55:00Z">
        <w:r>
          <w:rPr>
            <w:noProof/>
          </w:rPr>
          <w:t>6.2</w:t>
        </w:r>
        <w:r>
          <w:rPr>
            <w:rFonts w:asciiTheme="minorHAnsi" w:eastAsiaTheme="minorEastAsia" w:hAnsiTheme="minorHAnsi" w:cstheme="minorBidi"/>
            <w:noProof/>
            <w:sz w:val="24"/>
            <w:lang w:eastAsia="ja-JP"/>
          </w:rPr>
          <w:tab/>
        </w:r>
        <w:r>
          <w:rPr>
            <w:noProof/>
          </w:rPr>
          <w:t>Composite Mask</w:t>
        </w:r>
        <w:r>
          <w:rPr>
            <w:noProof/>
          </w:rPr>
          <w:tab/>
        </w:r>
        <w:r>
          <w:rPr>
            <w:noProof/>
          </w:rPr>
          <w:fldChar w:fldCharType="begin"/>
        </w:r>
        <w:r>
          <w:rPr>
            <w:noProof/>
          </w:rPr>
          <w:instrText xml:space="preserve"> PAGEREF _Toc334962305 \h </w:instrText>
        </w:r>
      </w:ins>
      <w:r>
        <w:rPr>
          <w:noProof/>
        </w:rPr>
      </w:r>
      <w:r>
        <w:rPr>
          <w:noProof/>
        </w:rPr>
        <w:fldChar w:fldCharType="separate"/>
      </w:r>
      <w:ins w:id="92" w:author="Eric Robertson" w:date="2016-09-08T13:55:00Z">
        <w:r>
          <w:rPr>
            <w:noProof/>
          </w:rPr>
          <w:t>20</w:t>
        </w:r>
        <w:r>
          <w:rPr>
            <w:noProof/>
          </w:rPr>
          <w:fldChar w:fldCharType="end"/>
        </w:r>
      </w:ins>
    </w:p>
    <w:p w14:paraId="43591494" w14:textId="77777777" w:rsidR="009F578C" w:rsidRDefault="009F578C">
      <w:pPr>
        <w:pStyle w:val="TOC1"/>
        <w:tabs>
          <w:tab w:val="left" w:pos="405"/>
          <w:tab w:val="right" w:leader="dot" w:pos="9350"/>
        </w:tabs>
        <w:rPr>
          <w:ins w:id="93" w:author="Eric Robertson" w:date="2016-09-08T13:55:00Z"/>
          <w:rFonts w:asciiTheme="minorHAnsi" w:eastAsiaTheme="minorEastAsia" w:hAnsiTheme="minorHAnsi" w:cstheme="minorBidi"/>
          <w:b w:val="0"/>
          <w:bCs w:val="0"/>
          <w:caps w:val="0"/>
          <w:noProof/>
          <w:sz w:val="24"/>
          <w:lang w:eastAsia="ja-JP"/>
        </w:rPr>
      </w:pPr>
      <w:ins w:id="94" w:author="Eric Robertson" w:date="2016-09-08T13:55:00Z">
        <w:r>
          <w:rPr>
            <w:noProof/>
          </w:rPr>
          <w:t>7.</w:t>
        </w:r>
        <w:r>
          <w:rPr>
            <w:rFonts w:asciiTheme="minorHAnsi" w:eastAsiaTheme="minorEastAsia" w:hAnsiTheme="minorHAnsi" w:cstheme="minorBidi"/>
            <w:b w:val="0"/>
            <w:bCs w:val="0"/>
            <w:caps w:val="0"/>
            <w:noProof/>
            <w:sz w:val="24"/>
            <w:lang w:eastAsia="ja-JP"/>
          </w:rPr>
          <w:tab/>
        </w:r>
        <w:r>
          <w:rPr>
            <w:noProof/>
          </w:rPr>
          <w:t>Analytics</w:t>
        </w:r>
        <w:r>
          <w:rPr>
            <w:noProof/>
          </w:rPr>
          <w:tab/>
        </w:r>
        <w:r>
          <w:rPr>
            <w:noProof/>
          </w:rPr>
          <w:fldChar w:fldCharType="begin"/>
        </w:r>
        <w:r>
          <w:rPr>
            <w:noProof/>
          </w:rPr>
          <w:instrText xml:space="preserve"> PAGEREF _Toc334962306 \h </w:instrText>
        </w:r>
      </w:ins>
      <w:r>
        <w:rPr>
          <w:noProof/>
        </w:rPr>
      </w:r>
      <w:r>
        <w:rPr>
          <w:noProof/>
        </w:rPr>
        <w:fldChar w:fldCharType="separate"/>
      </w:r>
      <w:ins w:id="95" w:author="Eric Robertson" w:date="2016-09-08T13:55:00Z">
        <w:r>
          <w:rPr>
            <w:noProof/>
          </w:rPr>
          <w:t>20</w:t>
        </w:r>
        <w:r>
          <w:rPr>
            <w:noProof/>
          </w:rPr>
          <w:fldChar w:fldCharType="end"/>
        </w:r>
      </w:ins>
    </w:p>
    <w:p w14:paraId="4B77580B" w14:textId="77777777" w:rsidR="009F578C" w:rsidRDefault="009F578C">
      <w:pPr>
        <w:pStyle w:val="TOC1"/>
        <w:tabs>
          <w:tab w:val="left" w:pos="405"/>
          <w:tab w:val="right" w:leader="dot" w:pos="9350"/>
        </w:tabs>
        <w:rPr>
          <w:ins w:id="96" w:author="Eric Robertson" w:date="2016-09-08T13:55:00Z"/>
          <w:rFonts w:asciiTheme="minorHAnsi" w:eastAsiaTheme="minorEastAsia" w:hAnsiTheme="minorHAnsi" w:cstheme="minorBidi"/>
          <w:b w:val="0"/>
          <w:bCs w:val="0"/>
          <w:caps w:val="0"/>
          <w:noProof/>
          <w:sz w:val="24"/>
          <w:lang w:eastAsia="ja-JP"/>
        </w:rPr>
      </w:pPr>
      <w:ins w:id="97" w:author="Eric Robertson" w:date="2016-09-08T13:55:00Z">
        <w:r>
          <w:rPr>
            <w:noProof/>
          </w:rPr>
          <w:t>8.</w:t>
        </w:r>
        <w:r>
          <w:rPr>
            <w:rFonts w:asciiTheme="minorHAnsi" w:eastAsiaTheme="minorEastAsia" w:hAnsiTheme="minorHAnsi" w:cstheme="minorBidi"/>
            <w:b w:val="0"/>
            <w:bCs w:val="0"/>
            <w:caps w:val="0"/>
            <w:noProof/>
            <w:sz w:val="24"/>
            <w:lang w:eastAsia="ja-JP"/>
          </w:rPr>
          <w:tab/>
        </w:r>
        <w:r>
          <w:rPr>
            <w:noProof/>
          </w:rPr>
          <w:t>Plugins</w:t>
        </w:r>
        <w:r>
          <w:rPr>
            <w:noProof/>
          </w:rPr>
          <w:tab/>
        </w:r>
        <w:r>
          <w:rPr>
            <w:noProof/>
          </w:rPr>
          <w:fldChar w:fldCharType="begin"/>
        </w:r>
        <w:r>
          <w:rPr>
            <w:noProof/>
          </w:rPr>
          <w:instrText xml:space="preserve"> PAGEREF _Toc334962307 \h </w:instrText>
        </w:r>
      </w:ins>
      <w:r>
        <w:rPr>
          <w:noProof/>
        </w:rPr>
      </w:r>
      <w:r>
        <w:rPr>
          <w:noProof/>
        </w:rPr>
        <w:fldChar w:fldCharType="separate"/>
      </w:r>
      <w:ins w:id="98" w:author="Eric Robertson" w:date="2016-09-08T13:55:00Z">
        <w:r>
          <w:rPr>
            <w:noProof/>
          </w:rPr>
          <w:t>20</w:t>
        </w:r>
        <w:r>
          <w:rPr>
            <w:noProof/>
          </w:rPr>
          <w:fldChar w:fldCharType="end"/>
        </w:r>
      </w:ins>
    </w:p>
    <w:p w14:paraId="3C797583" w14:textId="77777777" w:rsidR="009F578C" w:rsidRDefault="009F578C">
      <w:pPr>
        <w:pStyle w:val="TOC2"/>
        <w:tabs>
          <w:tab w:val="left" w:pos="717"/>
        </w:tabs>
        <w:rPr>
          <w:ins w:id="99" w:author="Eric Robertson" w:date="2016-09-08T13:55:00Z"/>
          <w:rFonts w:asciiTheme="minorHAnsi" w:eastAsiaTheme="minorEastAsia" w:hAnsiTheme="minorHAnsi" w:cstheme="minorBidi"/>
          <w:noProof/>
          <w:sz w:val="24"/>
          <w:lang w:eastAsia="ja-JP"/>
        </w:rPr>
      </w:pPr>
      <w:ins w:id="100" w:author="Eric Robertson" w:date="2016-09-08T13:55:00Z">
        <w:r>
          <w:rPr>
            <w:noProof/>
          </w:rPr>
          <w:t>8.1</w:t>
        </w:r>
        <w:r>
          <w:rPr>
            <w:rFonts w:asciiTheme="minorHAnsi" w:eastAsiaTheme="minorEastAsia" w:hAnsiTheme="minorHAnsi" w:cstheme="minorBidi"/>
            <w:noProof/>
            <w:sz w:val="24"/>
            <w:lang w:eastAsia="ja-JP"/>
          </w:rPr>
          <w:tab/>
        </w:r>
        <w:r>
          <w:rPr>
            <w:noProof/>
          </w:rPr>
          <w:t>Arguments</w:t>
        </w:r>
        <w:r>
          <w:rPr>
            <w:noProof/>
          </w:rPr>
          <w:tab/>
        </w:r>
        <w:r>
          <w:rPr>
            <w:noProof/>
          </w:rPr>
          <w:fldChar w:fldCharType="begin"/>
        </w:r>
        <w:r>
          <w:rPr>
            <w:noProof/>
          </w:rPr>
          <w:instrText xml:space="preserve"> PAGEREF _Toc334962308 \h </w:instrText>
        </w:r>
      </w:ins>
      <w:r>
        <w:rPr>
          <w:noProof/>
        </w:rPr>
      </w:r>
      <w:r>
        <w:rPr>
          <w:noProof/>
        </w:rPr>
        <w:fldChar w:fldCharType="separate"/>
      </w:r>
      <w:ins w:id="101" w:author="Eric Robertson" w:date="2016-09-08T13:55:00Z">
        <w:r>
          <w:rPr>
            <w:noProof/>
          </w:rPr>
          <w:t>21</w:t>
        </w:r>
        <w:r>
          <w:rPr>
            <w:noProof/>
          </w:rPr>
          <w:fldChar w:fldCharType="end"/>
        </w:r>
      </w:ins>
    </w:p>
    <w:p w14:paraId="1A9E026D" w14:textId="77777777" w:rsidR="009F578C" w:rsidRDefault="009F578C">
      <w:pPr>
        <w:pStyle w:val="TOC1"/>
        <w:tabs>
          <w:tab w:val="left" w:pos="405"/>
          <w:tab w:val="right" w:leader="dot" w:pos="9350"/>
        </w:tabs>
        <w:rPr>
          <w:ins w:id="102" w:author="Eric Robertson" w:date="2016-09-08T13:55:00Z"/>
          <w:rFonts w:asciiTheme="minorHAnsi" w:eastAsiaTheme="minorEastAsia" w:hAnsiTheme="minorHAnsi" w:cstheme="minorBidi"/>
          <w:b w:val="0"/>
          <w:bCs w:val="0"/>
          <w:caps w:val="0"/>
          <w:noProof/>
          <w:sz w:val="24"/>
          <w:lang w:eastAsia="ja-JP"/>
        </w:rPr>
      </w:pPr>
      <w:ins w:id="103" w:author="Eric Robertson" w:date="2016-09-08T13:55:00Z">
        <w:r>
          <w:rPr>
            <w:noProof/>
          </w:rPr>
          <w:t>9.</w:t>
        </w:r>
        <w:r>
          <w:rPr>
            <w:rFonts w:asciiTheme="minorHAnsi" w:eastAsiaTheme="minorEastAsia" w:hAnsiTheme="minorHAnsi" w:cstheme="minorBidi"/>
            <w:b w:val="0"/>
            <w:bCs w:val="0"/>
            <w:caps w:val="0"/>
            <w:noProof/>
            <w:sz w:val="24"/>
            <w:lang w:eastAsia="ja-JP"/>
          </w:rPr>
          <w:tab/>
        </w:r>
        <w:r>
          <w:rPr>
            <w:noProof/>
          </w:rPr>
          <w:t>Group Manager</w:t>
        </w:r>
        <w:r>
          <w:rPr>
            <w:noProof/>
          </w:rPr>
          <w:tab/>
        </w:r>
        <w:r>
          <w:rPr>
            <w:noProof/>
          </w:rPr>
          <w:fldChar w:fldCharType="begin"/>
        </w:r>
        <w:r>
          <w:rPr>
            <w:noProof/>
          </w:rPr>
          <w:instrText xml:space="preserve"> PAGEREF _Toc334962309 \h </w:instrText>
        </w:r>
      </w:ins>
      <w:r>
        <w:rPr>
          <w:noProof/>
        </w:rPr>
      </w:r>
      <w:r>
        <w:rPr>
          <w:noProof/>
        </w:rPr>
        <w:fldChar w:fldCharType="separate"/>
      </w:r>
      <w:ins w:id="104" w:author="Eric Robertson" w:date="2016-09-08T13:55:00Z">
        <w:r>
          <w:rPr>
            <w:noProof/>
          </w:rPr>
          <w:t>22</w:t>
        </w:r>
        <w:r>
          <w:rPr>
            <w:noProof/>
          </w:rPr>
          <w:fldChar w:fldCharType="end"/>
        </w:r>
      </w:ins>
    </w:p>
    <w:p w14:paraId="3ACFCF4A" w14:textId="77777777" w:rsidR="009F578C" w:rsidRDefault="009F578C">
      <w:pPr>
        <w:pStyle w:val="TOC1"/>
        <w:tabs>
          <w:tab w:val="left" w:pos="515"/>
          <w:tab w:val="right" w:leader="dot" w:pos="9350"/>
        </w:tabs>
        <w:rPr>
          <w:ins w:id="105" w:author="Eric Robertson" w:date="2016-09-08T13:55:00Z"/>
          <w:rFonts w:asciiTheme="minorHAnsi" w:eastAsiaTheme="minorEastAsia" w:hAnsiTheme="minorHAnsi" w:cstheme="minorBidi"/>
          <w:b w:val="0"/>
          <w:bCs w:val="0"/>
          <w:caps w:val="0"/>
          <w:noProof/>
          <w:sz w:val="24"/>
          <w:lang w:eastAsia="ja-JP"/>
        </w:rPr>
      </w:pPr>
      <w:ins w:id="106" w:author="Eric Robertson" w:date="2016-09-08T13:55:00Z">
        <w:r>
          <w:rPr>
            <w:noProof/>
          </w:rPr>
          <w:t>10.</w:t>
        </w:r>
        <w:r>
          <w:rPr>
            <w:rFonts w:asciiTheme="minorHAnsi" w:eastAsiaTheme="minorEastAsia" w:hAnsiTheme="minorHAnsi" w:cstheme="minorBidi"/>
            <w:b w:val="0"/>
            <w:bCs w:val="0"/>
            <w:caps w:val="0"/>
            <w:noProof/>
            <w:sz w:val="24"/>
            <w:lang w:eastAsia="ja-JP"/>
          </w:rPr>
          <w:tab/>
        </w:r>
        <w:r>
          <w:rPr>
            <w:noProof/>
          </w:rPr>
          <w:t>Validation</w:t>
        </w:r>
        <w:r>
          <w:rPr>
            <w:noProof/>
          </w:rPr>
          <w:tab/>
        </w:r>
        <w:r>
          <w:rPr>
            <w:noProof/>
          </w:rPr>
          <w:fldChar w:fldCharType="begin"/>
        </w:r>
        <w:r>
          <w:rPr>
            <w:noProof/>
          </w:rPr>
          <w:instrText xml:space="preserve"> PAGEREF _Toc334962310 \h </w:instrText>
        </w:r>
      </w:ins>
      <w:r>
        <w:rPr>
          <w:noProof/>
        </w:rPr>
      </w:r>
      <w:r>
        <w:rPr>
          <w:noProof/>
        </w:rPr>
        <w:fldChar w:fldCharType="separate"/>
      </w:r>
      <w:ins w:id="107" w:author="Eric Robertson" w:date="2016-09-08T13:55:00Z">
        <w:r>
          <w:rPr>
            <w:noProof/>
          </w:rPr>
          <w:t>22</w:t>
        </w:r>
        <w:r>
          <w:rPr>
            <w:noProof/>
          </w:rPr>
          <w:fldChar w:fldCharType="end"/>
        </w:r>
      </w:ins>
    </w:p>
    <w:p w14:paraId="51500C7E" w14:textId="77777777" w:rsidR="009F578C" w:rsidRDefault="009F578C">
      <w:pPr>
        <w:pStyle w:val="TOC1"/>
        <w:tabs>
          <w:tab w:val="left" w:pos="515"/>
          <w:tab w:val="right" w:leader="dot" w:pos="9350"/>
        </w:tabs>
        <w:rPr>
          <w:ins w:id="108" w:author="Eric Robertson" w:date="2016-09-08T13:55:00Z"/>
          <w:rFonts w:asciiTheme="minorHAnsi" w:eastAsiaTheme="minorEastAsia" w:hAnsiTheme="minorHAnsi" w:cstheme="minorBidi"/>
          <w:b w:val="0"/>
          <w:bCs w:val="0"/>
          <w:caps w:val="0"/>
          <w:noProof/>
          <w:sz w:val="24"/>
          <w:lang w:eastAsia="ja-JP"/>
        </w:rPr>
      </w:pPr>
      <w:ins w:id="109" w:author="Eric Robertson" w:date="2016-09-08T13:55:00Z">
        <w:r>
          <w:rPr>
            <w:noProof/>
          </w:rPr>
          <w:t>11.</w:t>
        </w:r>
        <w:r>
          <w:rPr>
            <w:rFonts w:asciiTheme="minorHAnsi" w:eastAsiaTheme="minorEastAsia" w:hAnsiTheme="minorHAnsi" w:cstheme="minorBidi"/>
            <w:b w:val="0"/>
            <w:bCs w:val="0"/>
            <w:caps w:val="0"/>
            <w:noProof/>
            <w:sz w:val="24"/>
            <w:lang w:eastAsia="ja-JP"/>
          </w:rPr>
          <w:tab/>
        </w:r>
        <w:r>
          <w:rPr>
            <w:noProof/>
          </w:rPr>
          <w:t>QA Process</w:t>
        </w:r>
        <w:r>
          <w:rPr>
            <w:noProof/>
          </w:rPr>
          <w:tab/>
        </w:r>
        <w:r>
          <w:rPr>
            <w:noProof/>
          </w:rPr>
          <w:fldChar w:fldCharType="begin"/>
        </w:r>
        <w:r>
          <w:rPr>
            <w:noProof/>
          </w:rPr>
          <w:instrText xml:space="preserve"> PAGEREF _Toc334962311 \h </w:instrText>
        </w:r>
      </w:ins>
      <w:r>
        <w:rPr>
          <w:noProof/>
        </w:rPr>
      </w:r>
      <w:r>
        <w:rPr>
          <w:noProof/>
        </w:rPr>
        <w:fldChar w:fldCharType="separate"/>
      </w:r>
      <w:ins w:id="110" w:author="Eric Robertson" w:date="2016-09-08T13:55:00Z">
        <w:r>
          <w:rPr>
            <w:noProof/>
          </w:rPr>
          <w:t>22</w:t>
        </w:r>
        <w:r>
          <w:rPr>
            <w:noProof/>
          </w:rPr>
          <w:fldChar w:fldCharType="end"/>
        </w:r>
      </w:ins>
    </w:p>
    <w:p w14:paraId="06FC29F9" w14:textId="77777777" w:rsidR="009F578C" w:rsidRDefault="009F578C">
      <w:pPr>
        <w:pStyle w:val="TOC1"/>
        <w:tabs>
          <w:tab w:val="left" w:pos="515"/>
          <w:tab w:val="right" w:leader="dot" w:pos="9350"/>
        </w:tabs>
        <w:rPr>
          <w:ins w:id="111" w:author="Eric Robertson" w:date="2016-09-08T13:55:00Z"/>
          <w:rFonts w:asciiTheme="minorHAnsi" w:eastAsiaTheme="minorEastAsia" w:hAnsiTheme="minorHAnsi" w:cstheme="minorBidi"/>
          <w:b w:val="0"/>
          <w:bCs w:val="0"/>
          <w:caps w:val="0"/>
          <w:noProof/>
          <w:sz w:val="24"/>
          <w:lang w:eastAsia="ja-JP"/>
        </w:rPr>
      </w:pPr>
      <w:ins w:id="112" w:author="Eric Robertson" w:date="2016-09-08T13:55:00Z">
        <w:r>
          <w:rPr>
            <w:noProof/>
          </w:rPr>
          <w:t>12.</w:t>
        </w:r>
        <w:r>
          <w:rPr>
            <w:rFonts w:asciiTheme="minorHAnsi" w:eastAsiaTheme="minorEastAsia" w:hAnsiTheme="minorHAnsi" w:cstheme="minorBidi"/>
            <w:b w:val="0"/>
            <w:bCs w:val="0"/>
            <w:caps w:val="0"/>
            <w:noProof/>
            <w:sz w:val="24"/>
            <w:lang w:eastAsia="ja-JP"/>
          </w:rPr>
          <w:tab/>
        </w:r>
        <w:r>
          <w:rPr>
            <w:noProof/>
          </w:rPr>
          <w:t>Batch operation</w:t>
        </w:r>
        <w:r>
          <w:rPr>
            <w:noProof/>
          </w:rPr>
          <w:tab/>
        </w:r>
        <w:r>
          <w:rPr>
            <w:noProof/>
          </w:rPr>
          <w:fldChar w:fldCharType="begin"/>
        </w:r>
        <w:r>
          <w:rPr>
            <w:noProof/>
          </w:rPr>
          <w:instrText xml:space="preserve"> PAGEREF _Toc334962312 \h </w:instrText>
        </w:r>
      </w:ins>
      <w:r>
        <w:rPr>
          <w:noProof/>
        </w:rPr>
      </w:r>
      <w:r>
        <w:rPr>
          <w:noProof/>
        </w:rPr>
        <w:fldChar w:fldCharType="separate"/>
      </w:r>
      <w:ins w:id="113" w:author="Eric Robertson" w:date="2016-09-08T13:55:00Z">
        <w:r>
          <w:rPr>
            <w:noProof/>
          </w:rPr>
          <w:t>22</w:t>
        </w:r>
        <w:r>
          <w:rPr>
            <w:noProof/>
          </w:rPr>
          <w:fldChar w:fldCharType="end"/>
        </w:r>
      </w:ins>
    </w:p>
    <w:p w14:paraId="12E2F406" w14:textId="77777777" w:rsidR="009F578C" w:rsidRDefault="009F578C">
      <w:pPr>
        <w:pStyle w:val="TOC2"/>
        <w:rPr>
          <w:ins w:id="114" w:author="Eric Robertson" w:date="2016-09-08T13:55:00Z"/>
          <w:rFonts w:asciiTheme="minorHAnsi" w:eastAsiaTheme="minorEastAsia" w:hAnsiTheme="minorHAnsi" w:cstheme="minorBidi"/>
          <w:noProof/>
          <w:sz w:val="24"/>
          <w:lang w:eastAsia="ja-JP"/>
        </w:rPr>
      </w:pPr>
      <w:ins w:id="115" w:author="Eric Robertson" w:date="2016-09-08T13:55:00Z">
        <w:r>
          <w:rPr>
            <w:noProof/>
          </w:rPr>
          <w:t>Different arguments will trigger different functionality.</w:t>
        </w:r>
        <w:r>
          <w:rPr>
            <w:noProof/>
          </w:rPr>
          <w:tab/>
        </w:r>
        <w:r>
          <w:rPr>
            <w:noProof/>
          </w:rPr>
          <w:fldChar w:fldCharType="begin"/>
        </w:r>
        <w:r>
          <w:rPr>
            <w:noProof/>
          </w:rPr>
          <w:instrText xml:space="preserve"> PAGEREF _Toc334962313 \h </w:instrText>
        </w:r>
      </w:ins>
      <w:r>
        <w:rPr>
          <w:noProof/>
        </w:rPr>
      </w:r>
      <w:r>
        <w:rPr>
          <w:noProof/>
        </w:rPr>
        <w:fldChar w:fldCharType="separate"/>
      </w:r>
      <w:ins w:id="116" w:author="Eric Robertson" w:date="2016-09-08T13:55:00Z">
        <w:r>
          <w:rPr>
            <w:noProof/>
          </w:rPr>
          <w:t>24</w:t>
        </w:r>
        <w:r>
          <w:rPr>
            <w:noProof/>
          </w:rPr>
          <w:fldChar w:fldCharType="end"/>
        </w:r>
      </w:ins>
    </w:p>
    <w:p w14:paraId="27B8575C" w14:textId="77777777" w:rsidR="009F578C" w:rsidRDefault="009F578C">
      <w:pPr>
        <w:pStyle w:val="TOC2"/>
        <w:tabs>
          <w:tab w:val="left" w:pos="827"/>
        </w:tabs>
        <w:rPr>
          <w:ins w:id="117" w:author="Eric Robertson" w:date="2016-09-08T13:55:00Z"/>
          <w:rFonts w:asciiTheme="minorHAnsi" w:eastAsiaTheme="minorEastAsia" w:hAnsiTheme="minorHAnsi" w:cstheme="minorBidi"/>
          <w:noProof/>
          <w:sz w:val="24"/>
          <w:lang w:eastAsia="ja-JP"/>
        </w:rPr>
      </w:pPr>
      <w:ins w:id="118" w:author="Eric Robertson" w:date="2016-09-08T13:55:00Z">
        <w:r>
          <w:rPr>
            <w:noProof/>
          </w:rPr>
          <w:t>12.1</w:t>
        </w:r>
        <w:r>
          <w:rPr>
            <w:rFonts w:asciiTheme="minorHAnsi" w:eastAsiaTheme="minorEastAsia" w:hAnsiTheme="minorHAnsi" w:cstheme="minorBidi"/>
            <w:noProof/>
            <w:sz w:val="24"/>
            <w:lang w:eastAsia="ja-JP"/>
          </w:rPr>
          <w:tab/>
        </w:r>
        <w:r>
          <w:rPr>
            <w:noProof/>
          </w:rPr>
          <w:t>Creating a Project</w:t>
        </w:r>
        <w:r>
          <w:rPr>
            <w:noProof/>
          </w:rPr>
          <w:tab/>
        </w:r>
        <w:r>
          <w:rPr>
            <w:noProof/>
          </w:rPr>
          <w:fldChar w:fldCharType="begin"/>
        </w:r>
        <w:r>
          <w:rPr>
            <w:noProof/>
          </w:rPr>
          <w:instrText xml:space="preserve"> PAGEREF _Toc334962314 \h </w:instrText>
        </w:r>
      </w:ins>
      <w:r>
        <w:rPr>
          <w:noProof/>
        </w:rPr>
      </w:r>
      <w:r>
        <w:rPr>
          <w:noProof/>
        </w:rPr>
        <w:fldChar w:fldCharType="separate"/>
      </w:r>
      <w:ins w:id="119" w:author="Eric Robertson" w:date="2016-09-08T13:55:00Z">
        <w:r>
          <w:rPr>
            <w:noProof/>
          </w:rPr>
          <w:t>24</w:t>
        </w:r>
        <w:r>
          <w:rPr>
            <w:noProof/>
          </w:rPr>
          <w:fldChar w:fldCharType="end"/>
        </w:r>
      </w:ins>
    </w:p>
    <w:p w14:paraId="65FC1B58" w14:textId="77777777" w:rsidR="009F578C" w:rsidRDefault="009F578C">
      <w:pPr>
        <w:pStyle w:val="TOC2"/>
        <w:tabs>
          <w:tab w:val="left" w:pos="827"/>
        </w:tabs>
        <w:rPr>
          <w:ins w:id="120" w:author="Eric Robertson" w:date="2016-09-08T13:55:00Z"/>
          <w:rFonts w:asciiTheme="minorHAnsi" w:eastAsiaTheme="minorEastAsia" w:hAnsiTheme="minorHAnsi" w:cstheme="minorBidi"/>
          <w:noProof/>
          <w:sz w:val="24"/>
          <w:lang w:eastAsia="ja-JP"/>
        </w:rPr>
      </w:pPr>
      <w:ins w:id="121" w:author="Eric Robertson" w:date="2016-09-08T13:55:00Z">
        <w:r>
          <w:rPr>
            <w:noProof/>
          </w:rPr>
          <w:t>12.2</w:t>
        </w:r>
        <w:r>
          <w:rPr>
            <w:rFonts w:asciiTheme="minorHAnsi" w:eastAsiaTheme="minorEastAsia" w:hAnsiTheme="minorHAnsi" w:cstheme="minorBidi"/>
            <w:noProof/>
            <w:sz w:val="24"/>
            <w:lang w:eastAsia="ja-JP"/>
          </w:rPr>
          <w:tab/>
        </w:r>
        <w:r>
          <w:rPr>
            <w:noProof/>
          </w:rPr>
          <w:t>Extending a Project</w:t>
        </w:r>
        <w:r>
          <w:rPr>
            <w:noProof/>
          </w:rPr>
          <w:tab/>
        </w:r>
        <w:r>
          <w:rPr>
            <w:noProof/>
          </w:rPr>
          <w:fldChar w:fldCharType="begin"/>
        </w:r>
        <w:r>
          <w:rPr>
            <w:noProof/>
          </w:rPr>
          <w:instrText xml:space="preserve"> PAGEREF _Toc334962315 \h </w:instrText>
        </w:r>
      </w:ins>
      <w:r>
        <w:rPr>
          <w:noProof/>
        </w:rPr>
      </w:r>
      <w:r>
        <w:rPr>
          <w:noProof/>
        </w:rPr>
        <w:fldChar w:fldCharType="separate"/>
      </w:r>
      <w:ins w:id="122" w:author="Eric Robertson" w:date="2016-09-08T13:55:00Z">
        <w:r>
          <w:rPr>
            <w:noProof/>
          </w:rPr>
          <w:t>24</w:t>
        </w:r>
        <w:r>
          <w:rPr>
            <w:noProof/>
          </w:rPr>
          <w:fldChar w:fldCharType="end"/>
        </w:r>
      </w:ins>
    </w:p>
    <w:p w14:paraId="13B1DE48" w14:textId="77777777" w:rsidR="009F578C" w:rsidRDefault="009F578C">
      <w:pPr>
        <w:pStyle w:val="TOC2"/>
        <w:tabs>
          <w:tab w:val="left" w:pos="827"/>
        </w:tabs>
        <w:rPr>
          <w:ins w:id="123" w:author="Eric Robertson" w:date="2016-09-08T13:55:00Z"/>
          <w:rFonts w:asciiTheme="minorHAnsi" w:eastAsiaTheme="minorEastAsia" w:hAnsiTheme="minorHAnsi" w:cstheme="minorBidi"/>
          <w:noProof/>
          <w:sz w:val="24"/>
          <w:lang w:eastAsia="ja-JP"/>
        </w:rPr>
      </w:pPr>
      <w:ins w:id="124" w:author="Eric Robertson" w:date="2016-09-08T13:55:00Z">
        <w:r>
          <w:rPr>
            <w:noProof/>
          </w:rPr>
          <w:t>12.3</w:t>
        </w:r>
        <w:r>
          <w:rPr>
            <w:rFonts w:asciiTheme="minorHAnsi" w:eastAsiaTheme="minorEastAsia" w:hAnsiTheme="minorHAnsi" w:cstheme="minorBidi"/>
            <w:noProof/>
            <w:sz w:val="24"/>
            <w:lang w:eastAsia="ja-JP"/>
          </w:rPr>
          <w:tab/>
        </w:r>
        <w:r w:rsidRPr="0034737F">
          <w:rPr>
            <w:iCs/>
            <w:noProof/>
          </w:rPr>
          <w:t>Capping a Project: Antiforensics</w:t>
        </w:r>
        <w:r>
          <w:rPr>
            <w:noProof/>
          </w:rPr>
          <w:tab/>
        </w:r>
        <w:r>
          <w:rPr>
            <w:noProof/>
          </w:rPr>
          <w:fldChar w:fldCharType="begin"/>
        </w:r>
        <w:r>
          <w:rPr>
            <w:noProof/>
          </w:rPr>
          <w:instrText xml:space="preserve"> PAGEREF _Toc334962316 \h </w:instrText>
        </w:r>
      </w:ins>
      <w:r>
        <w:rPr>
          <w:noProof/>
        </w:rPr>
      </w:r>
      <w:r>
        <w:rPr>
          <w:noProof/>
        </w:rPr>
        <w:fldChar w:fldCharType="separate"/>
      </w:r>
      <w:ins w:id="125" w:author="Eric Robertson" w:date="2016-09-08T13:55:00Z">
        <w:r>
          <w:rPr>
            <w:noProof/>
          </w:rPr>
          <w:t>24</w:t>
        </w:r>
        <w:r>
          <w:rPr>
            <w:noProof/>
          </w:rPr>
          <w:fldChar w:fldCharType="end"/>
        </w:r>
      </w:ins>
    </w:p>
    <w:p w14:paraId="29A9256F" w14:textId="77777777" w:rsidR="009F578C" w:rsidRDefault="009F578C">
      <w:pPr>
        <w:pStyle w:val="TOC2"/>
        <w:tabs>
          <w:tab w:val="left" w:pos="827"/>
        </w:tabs>
        <w:rPr>
          <w:ins w:id="126" w:author="Eric Robertson" w:date="2016-09-08T13:55:00Z"/>
          <w:rFonts w:asciiTheme="minorHAnsi" w:eastAsiaTheme="minorEastAsia" w:hAnsiTheme="minorHAnsi" w:cstheme="minorBidi"/>
          <w:noProof/>
          <w:sz w:val="24"/>
          <w:lang w:eastAsia="ja-JP"/>
        </w:rPr>
      </w:pPr>
      <w:ins w:id="127" w:author="Eric Robertson" w:date="2016-09-08T13:55:00Z">
        <w:r>
          <w:rPr>
            <w:noProof/>
          </w:rPr>
          <w:t>12.4</w:t>
        </w:r>
        <w:r>
          <w:rPr>
            <w:rFonts w:asciiTheme="minorHAnsi" w:eastAsiaTheme="minorEastAsia" w:hAnsiTheme="minorHAnsi" w:cstheme="minorBidi"/>
            <w:noProof/>
            <w:sz w:val="24"/>
            <w:lang w:eastAsia="ja-JP"/>
          </w:rPr>
          <w:tab/>
        </w:r>
        <w:r>
          <w:rPr>
            <w:noProof/>
          </w:rPr>
          <w:t>Image File Names</w:t>
        </w:r>
        <w:r>
          <w:rPr>
            <w:noProof/>
          </w:rPr>
          <w:tab/>
        </w:r>
        <w:r>
          <w:rPr>
            <w:noProof/>
          </w:rPr>
          <w:fldChar w:fldCharType="begin"/>
        </w:r>
        <w:r>
          <w:rPr>
            <w:noProof/>
          </w:rPr>
          <w:instrText xml:space="preserve"> PAGEREF _Toc334962317 \h </w:instrText>
        </w:r>
      </w:ins>
      <w:r>
        <w:rPr>
          <w:noProof/>
        </w:rPr>
      </w:r>
      <w:r>
        <w:rPr>
          <w:noProof/>
        </w:rPr>
        <w:fldChar w:fldCharType="separate"/>
      </w:r>
      <w:ins w:id="128" w:author="Eric Robertson" w:date="2016-09-08T13:55:00Z">
        <w:r>
          <w:rPr>
            <w:noProof/>
          </w:rPr>
          <w:t>25</w:t>
        </w:r>
        <w:r>
          <w:rPr>
            <w:noProof/>
          </w:rPr>
          <w:fldChar w:fldCharType="end"/>
        </w:r>
      </w:ins>
    </w:p>
    <w:p w14:paraId="590DCC6B" w14:textId="77777777" w:rsidR="009F578C" w:rsidRDefault="009F578C">
      <w:pPr>
        <w:pStyle w:val="TOC1"/>
        <w:tabs>
          <w:tab w:val="left" w:pos="515"/>
          <w:tab w:val="right" w:leader="dot" w:pos="9350"/>
        </w:tabs>
        <w:rPr>
          <w:ins w:id="129" w:author="Eric Robertson" w:date="2016-09-08T13:55:00Z"/>
          <w:rFonts w:asciiTheme="minorHAnsi" w:eastAsiaTheme="minorEastAsia" w:hAnsiTheme="minorHAnsi" w:cstheme="minorBidi"/>
          <w:b w:val="0"/>
          <w:bCs w:val="0"/>
          <w:caps w:val="0"/>
          <w:noProof/>
          <w:sz w:val="24"/>
          <w:lang w:eastAsia="ja-JP"/>
        </w:rPr>
      </w:pPr>
      <w:ins w:id="130" w:author="Eric Robertson" w:date="2016-09-08T13:55:00Z">
        <w:r>
          <w:rPr>
            <w:noProof/>
          </w:rPr>
          <w:t>13.</w:t>
        </w:r>
        <w:r>
          <w:rPr>
            <w:rFonts w:asciiTheme="minorHAnsi" w:eastAsiaTheme="minorEastAsia" w:hAnsiTheme="minorHAnsi" w:cstheme="minorBidi"/>
            <w:b w:val="0"/>
            <w:bCs w:val="0"/>
            <w:caps w:val="0"/>
            <w:noProof/>
            <w:sz w:val="24"/>
            <w:lang w:eastAsia="ja-JP"/>
          </w:rPr>
          <w:tab/>
        </w:r>
        <w:r>
          <w:rPr>
            <w:noProof/>
          </w:rPr>
          <w:t>JSON</w:t>
        </w:r>
        <w:r>
          <w:rPr>
            <w:noProof/>
          </w:rPr>
          <w:tab/>
        </w:r>
        <w:r>
          <w:rPr>
            <w:noProof/>
          </w:rPr>
          <w:fldChar w:fldCharType="begin"/>
        </w:r>
        <w:r>
          <w:rPr>
            <w:noProof/>
          </w:rPr>
          <w:instrText xml:space="preserve"> PAGEREF _Toc334962318 \h </w:instrText>
        </w:r>
      </w:ins>
      <w:r>
        <w:rPr>
          <w:noProof/>
        </w:rPr>
      </w:r>
      <w:r>
        <w:rPr>
          <w:noProof/>
        </w:rPr>
        <w:fldChar w:fldCharType="separate"/>
      </w:r>
      <w:ins w:id="131" w:author="Eric Robertson" w:date="2016-09-08T13:55:00Z">
        <w:r>
          <w:rPr>
            <w:noProof/>
          </w:rPr>
          <w:t>25</w:t>
        </w:r>
        <w:r>
          <w:rPr>
            <w:noProof/>
          </w:rPr>
          <w:fldChar w:fldCharType="end"/>
        </w:r>
      </w:ins>
    </w:p>
    <w:p w14:paraId="031CE41E" w14:textId="77777777" w:rsidR="00AD19BD" w:rsidDel="009F578C" w:rsidRDefault="00AD19BD">
      <w:pPr>
        <w:pStyle w:val="TOC1"/>
        <w:tabs>
          <w:tab w:val="left" w:pos="400"/>
          <w:tab w:val="right" w:leader="dot" w:pos="9350"/>
        </w:tabs>
        <w:rPr>
          <w:del w:id="132" w:author="Eric Robertson" w:date="2016-09-08T13:55:00Z"/>
          <w:rFonts w:asciiTheme="minorHAnsi" w:eastAsiaTheme="minorEastAsia" w:hAnsiTheme="minorHAnsi" w:cstheme="minorBidi"/>
          <w:b w:val="0"/>
          <w:bCs w:val="0"/>
          <w:caps w:val="0"/>
          <w:noProof/>
          <w:szCs w:val="22"/>
        </w:rPr>
      </w:pPr>
      <w:del w:id="133" w:author="Eric Robertson" w:date="2016-09-08T13:55:00Z">
        <w:r w:rsidRPr="009F578C" w:rsidDel="009F578C">
          <w:rPr>
            <w:rStyle w:val="Hyperlink"/>
            <w:noProof/>
          </w:rPr>
          <w:delText>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Overview</w:delText>
        </w:r>
        <w:r w:rsidDel="009F578C">
          <w:rPr>
            <w:noProof/>
            <w:webHidden/>
          </w:rPr>
          <w:tab/>
          <w:delText>1</w:delText>
        </w:r>
      </w:del>
    </w:p>
    <w:p w14:paraId="06680F38" w14:textId="77777777" w:rsidR="00AD19BD" w:rsidDel="009F578C" w:rsidRDefault="00AD19BD">
      <w:pPr>
        <w:pStyle w:val="TOC1"/>
        <w:tabs>
          <w:tab w:val="left" w:pos="400"/>
          <w:tab w:val="right" w:leader="dot" w:pos="9350"/>
        </w:tabs>
        <w:rPr>
          <w:del w:id="134" w:author="Eric Robertson" w:date="2016-09-08T13:55:00Z"/>
          <w:rFonts w:asciiTheme="minorHAnsi" w:eastAsiaTheme="minorEastAsia" w:hAnsiTheme="minorHAnsi" w:cstheme="minorBidi"/>
          <w:b w:val="0"/>
          <w:bCs w:val="0"/>
          <w:caps w:val="0"/>
          <w:noProof/>
          <w:szCs w:val="22"/>
        </w:rPr>
      </w:pPr>
      <w:del w:id="135" w:author="Eric Robertson" w:date="2016-09-08T13:55:00Z">
        <w:r w:rsidRPr="009F578C" w:rsidDel="009F578C">
          <w:rPr>
            <w:rStyle w:val="Hyperlink"/>
            <w:noProof/>
          </w:rPr>
          <w:delText>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Installation</w:delText>
        </w:r>
        <w:r w:rsidDel="009F578C">
          <w:rPr>
            <w:noProof/>
            <w:webHidden/>
          </w:rPr>
          <w:tab/>
          <w:delText>1</w:delText>
        </w:r>
      </w:del>
    </w:p>
    <w:p w14:paraId="611C9349" w14:textId="77777777" w:rsidR="00AD19BD" w:rsidDel="009F578C" w:rsidRDefault="00AD19BD">
      <w:pPr>
        <w:pStyle w:val="TOC2"/>
        <w:rPr>
          <w:del w:id="136" w:author="Eric Robertson" w:date="2016-09-08T13:55:00Z"/>
          <w:rFonts w:asciiTheme="minorHAnsi" w:eastAsiaTheme="minorEastAsia" w:hAnsiTheme="minorHAnsi" w:cstheme="minorBidi"/>
          <w:noProof/>
          <w:szCs w:val="22"/>
        </w:rPr>
      </w:pPr>
      <w:del w:id="137" w:author="Eric Robertson" w:date="2016-09-08T13:55:00Z">
        <w:r w:rsidRPr="009F578C" w:rsidDel="009F578C">
          <w:rPr>
            <w:rStyle w:val="Hyperlink"/>
            <w:noProof/>
          </w:rPr>
          <w:delText>2.1</w:delText>
        </w:r>
        <w:r w:rsidDel="009F578C">
          <w:rPr>
            <w:rFonts w:asciiTheme="minorHAnsi" w:eastAsiaTheme="minorEastAsia" w:hAnsiTheme="minorHAnsi" w:cstheme="minorBidi"/>
            <w:noProof/>
            <w:szCs w:val="22"/>
          </w:rPr>
          <w:tab/>
        </w:r>
        <w:r w:rsidRPr="009F578C" w:rsidDel="009F578C">
          <w:rPr>
            <w:rStyle w:val="Hyperlink"/>
            <w:noProof/>
          </w:rPr>
          <w:delText>Dependencies</w:delText>
        </w:r>
        <w:r w:rsidDel="009F578C">
          <w:rPr>
            <w:noProof/>
            <w:webHidden/>
          </w:rPr>
          <w:tab/>
          <w:delText>2</w:delText>
        </w:r>
      </w:del>
    </w:p>
    <w:p w14:paraId="204B5458" w14:textId="77777777" w:rsidR="00AD19BD" w:rsidDel="009F578C" w:rsidRDefault="00AD19BD">
      <w:pPr>
        <w:pStyle w:val="TOC1"/>
        <w:tabs>
          <w:tab w:val="left" w:pos="400"/>
          <w:tab w:val="right" w:leader="dot" w:pos="9350"/>
        </w:tabs>
        <w:rPr>
          <w:del w:id="138" w:author="Eric Robertson" w:date="2016-09-08T13:55:00Z"/>
          <w:rFonts w:asciiTheme="minorHAnsi" w:eastAsiaTheme="minorEastAsia" w:hAnsiTheme="minorHAnsi" w:cstheme="minorBidi"/>
          <w:b w:val="0"/>
          <w:bCs w:val="0"/>
          <w:caps w:val="0"/>
          <w:noProof/>
          <w:szCs w:val="22"/>
        </w:rPr>
      </w:pPr>
      <w:del w:id="139" w:author="Eric Robertson" w:date="2016-09-08T13:55:00Z">
        <w:r w:rsidRPr="009F578C" w:rsidDel="009F578C">
          <w:rPr>
            <w:rStyle w:val="Hyperlink"/>
            <w:noProof/>
          </w:rPr>
          <w:delText>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General </w:delText>
        </w:r>
        <w:r w:rsidRPr="009F578C" w:rsidDel="009F578C">
          <w:rPr>
            <w:rStyle w:val="Hyperlink"/>
            <w:b w:val="0"/>
            <w:bCs w:val="0"/>
            <w:caps w:val="0"/>
            <w:noProof/>
          </w:rPr>
          <w:delText>Operation</w:delText>
        </w:r>
        <w:r w:rsidDel="009F578C">
          <w:rPr>
            <w:noProof/>
            <w:webHidden/>
          </w:rPr>
          <w:tab/>
          <w:delText>3</w:delText>
        </w:r>
      </w:del>
    </w:p>
    <w:p w14:paraId="04EF6FB1" w14:textId="77777777" w:rsidR="00AD19BD" w:rsidDel="009F578C" w:rsidRDefault="00AD19BD">
      <w:pPr>
        <w:pStyle w:val="TOC2"/>
        <w:rPr>
          <w:del w:id="140" w:author="Eric Robertson" w:date="2016-09-08T13:55:00Z"/>
          <w:rFonts w:asciiTheme="minorHAnsi" w:eastAsiaTheme="minorEastAsia" w:hAnsiTheme="minorHAnsi" w:cstheme="minorBidi"/>
          <w:noProof/>
          <w:szCs w:val="22"/>
        </w:rPr>
      </w:pPr>
      <w:del w:id="141" w:author="Eric Robertson" w:date="2016-09-08T13:55:00Z">
        <w:r w:rsidRPr="009F578C" w:rsidDel="009F578C">
          <w:rPr>
            <w:rStyle w:val="Hyperlink"/>
            <w:iCs/>
            <w:noProof/>
          </w:rPr>
          <w:delText>3.1</w:delText>
        </w:r>
        <w:r w:rsidDel="009F578C">
          <w:rPr>
            <w:rFonts w:asciiTheme="minorHAnsi" w:eastAsiaTheme="minorEastAsia" w:hAnsiTheme="minorHAnsi" w:cstheme="minorBidi"/>
            <w:noProof/>
            <w:szCs w:val="22"/>
          </w:rPr>
          <w:tab/>
        </w:r>
        <w:r w:rsidRPr="009F578C" w:rsidDel="009F578C">
          <w:rPr>
            <w:rStyle w:val="Hyperlink"/>
            <w:iCs/>
            <w:noProof/>
          </w:rPr>
          <w:delText>Starting the UI</w:delText>
        </w:r>
        <w:r w:rsidDel="009F578C">
          <w:rPr>
            <w:noProof/>
            <w:webHidden/>
          </w:rPr>
          <w:tab/>
          <w:delText>3</w:delText>
        </w:r>
      </w:del>
    </w:p>
    <w:p w14:paraId="709C83DB" w14:textId="77777777" w:rsidR="00AD19BD" w:rsidDel="009F578C" w:rsidRDefault="00AD19BD">
      <w:pPr>
        <w:pStyle w:val="TOC3"/>
        <w:tabs>
          <w:tab w:val="left" w:pos="1200"/>
          <w:tab w:val="right" w:leader="dot" w:pos="9350"/>
        </w:tabs>
        <w:rPr>
          <w:del w:id="142" w:author="Eric Robertson" w:date="2016-09-08T13:55:00Z"/>
          <w:rFonts w:eastAsiaTheme="minorEastAsia" w:cstheme="minorBidi"/>
          <w:i w:val="0"/>
          <w:iCs w:val="0"/>
          <w:noProof/>
          <w:sz w:val="22"/>
          <w:szCs w:val="22"/>
        </w:rPr>
      </w:pPr>
      <w:del w:id="143" w:author="Eric Robertson" w:date="2016-09-08T13:55:00Z">
        <w:r w:rsidRPr="009F578C" w:rsidDel="009F578C">
          <w:rPr>
            <w:rStyle w:val="Hyperlink"/>
            <w:noProof/>
          </w:rPr>
          <w:delText>3.1.1</w:delText>
        </w:r>
        <w:r w:rsidDel="009F578C">
          <w:rPr>
            <w:rFonts w:eastAsiaTheme="minorEastAsia" w:cstheme="minorBidi"/>
            <w:i w:val="0"/>
            <w:iCs w:val="0"/>
            <w:noProof/>
            <w:sz w:val="22"/>
            <w:szCs w:val="22"/>
          </w:rPr>
          <w:tab/>
        </w:r>
        <w:r w:rsidRPr="009F578C" w:rsidDel="009F578C">
          <w:rPr>
            <w:rStyle w:val="Hyperlink"/>
            <w:noProof/>
          </w:rPr>
          <w:delText>Video Mode</w:delText>
        </w:r>
        <w:r w:rsidDel="009F578C">
          <w:rPr>
            <w:noProof/>
            <w:webHidden/>
          </w:rPr>
          <w:tab/>
          <w:delText>4</w:delText>
        </w:r>
      </w:del>
    </w:p>
    <w:p w14:paraId="3F7B6F5B" w14:textId="77777777" w:rsidR="00AD19BD" w:rsidDel="009F578C" w:rsidRDefault="00AD19BD">
      <w:pPr>
        <w:pStyle w:val="TOC2"/>
        <w:rPr>
          <w:del w:id="144" w:author="Eric Robertson" w:date="2016-09-08T13:55:00Z"/>
          <w:rFonts w:asciiTheme="minorHAnsi" w:eastAsiaTheme="minorEastAsia" w:hAnsiTheme="minorHAnsi" w:cstheme="minorBidi"/>
          <w:noProof/>
          <w:szCs w:val="22"/>
        </w:rPr>
      </w:pPr>
      <w:del w:id="145" w:author="Eric Robertson" w:date="2016-09-08T13:55:00Z">
        <w:r w:rsidRPr="009F578C" w:rsidDel="009F578C">
          <w:rPr>
            <w:rStyle w:val="Hyperlink"/>
            <w:noProof/>
          </w:rPr>
          <w:delText>3.2</w:delText>
        </w:r>
        <w:r w:rsidDel="009F578C">
          <w:rPr>
            <w:rFonts w:asciiTheme="minorHAnsi" w:eastAsiaTheme="minorEastAsia" w:hAnsiTheme="minorHAnsi" w:cstheme="minorBidi"/>
            <w:noProof/>
            <w:szCs w:val="22"/>
          </w:rPr>
          <w:tab/>
        </w:r>
        <w:r w:rsidRPr="009F578C" w:rsidDel="009F578C">
          <w:rPr>
            <w:rStyle w:val="Hyperlink"/>
            <w:noProof/>
          </w:rPr>
          <w:delText>Projects</w:delText>
        </w:r>
        <w:r w:rsidDel="009F578C">
          <w:rPr>
            <w:noProof/>
            <w:webHidden/>
          </w:rPr>
          <w:tab/>
          <w:delText>4</w:delText>
        </w:r>
      </w:del>
    </w:p>
    <w:p w14:paraId="7D6BC734" w14:textId="77777777" w:rsidR="00AD19BD" w:rsidDel="009F578C" w:rsidRDefault="00AD19BD">
      <w:pPr>
        <w:pStyle w:val="TOC2"/>
        <w:rPr>
          <w:del w:id="146" w:author="Eric Robertson" w:date="2016-09-08T13:55:00Z"/>
          <w:rFonts w:asciiTheme="minorHAnsi" w:eastAsiaTheme="minorEastAsia" w:hAnsiTheme="minorHAnsi" w:cstheme="minorBidi"/>
          <w:noProof/>
          <w:szCs w:val="22"/>
        </w:rPr>
      </w:pPr>
      <w:del w:id="147" w:author="Eric Robertson" w:date="2016-09-08T13:55:00Z">
        <w:r w:rsidRPr="009F578C" w:rsidDel="009F578C">
          <w:rPr>
            <w:rStyle w:val="Hyperlink"/>
            <w:noProof/>
          </w:rPr>
          <w:delText>3.3</w:delText>
        </w:r>
        <w:r w:rsidDel="009F578C">
          <w:rPr>
            <w:rFonts w:asciiTheme="minorHAnsi" w:eastAsiaTheme="minorEastAsia" w:hAnsiTheme="minorHAnsi" w:cstheme="minorBidi"/>
            <w:noProof/>
            <w:szCs w:val="22"/>
          </w:rPr>
          <w:tab/>
        </w:r>
        <w:r w:rsidRPr="009F578C" w:rsidDel="009F578C">
          <w:rPr>
            <w:rStyle w:val="Hyperlink"/>
            <w:noProof/>
          </w:rPr>
          <w:delText>Processing</w:delText>
        </w:r>
        <w:r w:rsidDel="009F578C">
          <w:rPr>
            <w:noProof/>
            <w:webHidden/>
          </w:rPr>
          <w:tab/>
          <w:delText>6</w:delText>
        </w:r>
      </w:del>
    </w:p>
    <w:p w14:paraId="2AC60B3B" w14:textId="77777777" w:rsidR="00AD19BD" w:rsidDel="009F578C" w:rsidRDefault="00AD19BD">
      <w:pPr>
        <w:pStyle w:val="TOC2"/>
        <w:rPr>
          <w:del w:id="148" w:author="Eric Robertson" w:date="2016-09-08T13:55:00Z"/>
          <w:rFonts w:asciiTheme="minorHAnsi" w:eastAsiaTheme="minorEastAsia" w:hAnsiTheme="minorHAnsi" w:cstheme="minorBidi"/>
          <w:noProof/>
          <w:szCs w:val="22"/>
        </w:rPr>
      </w:pPr>
      <w:del w:id="149" w:author="Eric Robertson" w:date="2016-09-08T13:55:00Z">
        <w:r w:rsidRPr="009F578C" w:rsidDel="009F578C">
          <w:rPr>
            <w:rStyle w:val="Hyperlink"/>
            <w:noProof/>
          </w:rPr>
          <w:delText>3.4</w:delText>
        </w:r>
        <w:r w:rsidDel="009F578C">
          <w:rPr>
            <w:rFonts w:asciiTheme="minorHAnsi" w:eastAsiaTheme="minorEastAsia" w:hAnsiTheme="minorHAnsi" w:cstheme="minorBidi"/>
            <w:noProof/>
            <w:szCs w:val="22"/>
          </w:rPr>
          <w:tab/>
        </w:r>
        <w:r w:rsidRPr="009F578C" w:rsidDel="009F578C">
          <w:rPr>
            <w:rStyle w:val="Hyperlink"/>
            <w:noProof/>
          </w:rPr>
          <w:delText>Workflow</w:delText>
        </w:r>
        <w:r w:rsidDel="009F578C">
          <w:rPr>
            <w:noProof/>
            <w:webHidden/>
          </w:rPr>
          <w:tab/>
          <w:delText>7</w:delText>
        </w:r>
      </w:del>
    </w:p>
    <w:p w14:paraId="0AA99B4C" w14:textId="77777777" w:rsidR="00AD19BD" w:rsidDel="009F578C" w:rsidRDefault="00AD19BD">
      <w:pPr>
        <w:pStyle w:val="TOC3"/>
        <w:tabs>
          <w:tab w:val="left" w:pos="1200"/>
          <w:tab w:val="right" w:leader="dot" w:pos="9350"/>
        </w:tabs>
        <w:rPr>
          <w:del w:id="150" w:author="Eric Robertson" w:date="2016-09-08T13:55:00Z"/>
          <w:rFonts w:eastAsiaTheme="minorEastAsia" w:cstheme="minorBidi"/>
          <w:i w:val="0"/>
          <w:iCs w:val="0"/>
          <w:noProof/>
          <w:sz w:val="22"/>
          <w:szCs w:val="22"/>
        </w:rPr>
      </w:pPr>
      <w:del w:id="151" w:author="Eric Robertson" w:date="2016-09-08T13:55:00Z">
        <w:r w:rsidRPr="009F578C" w:rsidDel="009F578C">
          <w:rPr>
            <w:rStyle w:val="Hyperlink"/>
            <w:noProof/>
          </w:rPr>
          <w:delText>3.4.1</w:delText>
        </w:r>
        <w:r w:rsidDel="009F578C">
          <w:rPr>
            <w:rFonts w:eastAsiaTheme="minorEastAsia" w:cstheme="minorBidi"/>
            <w:i w:val="0"/>
            <w:iCs w:val="0"/>
            <w:noProof/>
            <w:sz w:val="22"/>
            <w:szCs w:val="22"/>
          </w:rPr>
          <w:tab/>
        </w:r>
        <w:r w:rsidRPr="009F578C" w:rsidDel="009F578C">
          <w:rPr>
            <w:rStyle w:val="Hyperlink"/>
            <w:noProof/>
          </w:rPr>
          <w:delText>JPEG Workflow</w:delText>
        </w:r>
        <w:r w:rsidDel="009F578C">
          <w:rPr>
            <w:noProof/>
            <w:webHidden/>
          </w:rPr>
          <w:tab/>
          <w:delText>8</w:delText>
        </w:r>
      </w:del>
    </w:p>
    <w:p w14:paraId="27B76351" w14:textId="77777777" w:rsidR="00AD19BD" w:rsidDel="009F578C" w:rsidRDefault="00AD19BD">
      <w:pPr>
        <w:pStyle w:val="TOC1"/>
        <w:tabs>
          <w:tab w:val="left" w:pos="400"/>
          <w:tab w:val="right" w:leader="dot" w:pos="9350"/>
        </w:tabs>
        <w:rPr>
          <w:del w:id="152" w:author="Eric Robertson" w:date="2016-09-08T13:55:00Z"/>
          <w:rFonts w:asciiTheme="minorHAnsi" w:eastAsiaTheme="minorEastAsia" w:hAnsiTheme="minorHAnsi" w:cstheme="minorBidi"/>
          <w:b w:val="0"/>
          <w:bCs w:val="0"/>
          <w:caps w:val="0"/>
          <w:noProof/>
          <w:szCs w:val="22"/>
        </w:rPr>
      </w:pPr>
      <w:del w:id="153" w:author="Eric Robertson" w:date="2016-09-08T13:55:00Z">
        <w:r w:rsidRPr="009F578C" w:rsidDel="009F578C">
          <w:rPr>
            <w:rStyle w:val="Hyperlink"/>
            <w:noProof/>
          </w:rPr>
          <w:delText>4.</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Graph Operations</w:delText>
        </w:r>
        <w:r w:rsidDel="009F578C">
          <w:rPr>
            <w:noProof/>
            <w:webHidden/>
          </w:rPr>
          <w:tab/>
          <w:delText>8</w:delText>
        </w:r>
      </w:del>
    </w:p>
    <w:p w14:paraId="4169D073" w14:textId="77777777" w:rsidR="00AD19BD" w:rsidDel="009F578C" w:rsidRDefault="00AD19BD">
      <w:pPr>
        <w:pStyle w:val="TOC2"/>
        <w:rPr>
          <w:del w:id="154" w:author="Eric Robertson" w:date="2016-09-08T13:55:00Z"/>
          <w:rFonts w:asciiTheme="minorHAnsi" w:eastAsiaTheme="minorEastAsia" w:hAnsiTheme="minorHAnsi" w:cstheme="minorBidi"/>
          <w:noProof/>
          <w:szCs w:val="22"/>
        </w:rPr>
      </w:pPr>
      <w:del w:id="155" w:author="Eric Robertson" w:date="2016-09-08T13:55:00Z">
        <w:r w:rsidRPr="009F578C" w:rsidDel="009F578C">
          <w:rPr>
            <w:rStyle w:val="Hyperlink"/>
            <w:iCs/>
            <w:noProof/>
          </w:rPr>
          <w:delText>4.1</w:delText>
        </w:r>
        <w:r w:rsidDel="009F578C">
          <w:rPr>
            <w:rFonts w:asciiTheme="minorHAnsi" w:eastAsiaTheme="minorEastAsia" w:hAnsiTheme="minorHAnsi" w:cstheme="minorBidi"/>
            <w:noProof/>
            <w:szCs w:val="22"/>
          </w:rPr>
          <w:tab/>
        </w:r>
        <w:r w:rsidRPr="009F578C" w:rsidDel="009F578C">
          <w:rPr>
            <w:rStyle w:val="Hyperlink"/>
            <w:iCs/>
            <w:noProof/>
          </w:rPr>
          <w:delText>Linking Nodes</w:delText>
        </w:r>
        <w:r w:rsidDel="009F578C">
          <w:rPr>
            <w:noProof/>
            <w:webHidden/>
          </w:rPr>
          <w:tab/>
          <w:delText>8</w:delText>
        </w:r>
      </w:del>
    </w:p>
    <w:p w14:paraId="136EA432" w14:textId="77777777" w:rsidR="00AD19BD" w:rsidDel="009F578C" w:rsidRDefault="00AD19BD">
      <w:pPr>
        <w:pStyle w:val="TOC3"/>
        <w:tabs>
          <w:tab w:val="left" w:pos="1200"/>
          <w:tab w:val="right" w:leader="dot" w:pos="9350"/>
        </w:tabs>
        <w:rPr>
          <w:del w:id="156" w:author="Eric Robertson" w:date="2016-09-08T13:55:00Z"/>
          <w:rFonts w:eastAsiaTheme="minorEastAsia" w:cstheme="minorBidi"/>
          <w:i w:val="0"/>
          <w:iCs w:val="0"/>
          <w:noProof/>
          <w:sz w:val="22"/>
          <w:szCs w:val="22"/>
        </w:rPr>
      </w:pPr>
      <w:del w:id="157" w:author="Eric Robertson" w:date="2016-09-08T13:55:00Z">
        <w:r w:rsidRPr="009F578C" w:rsidDel="009F578C">
          <w:rPr>
            <w:rStyle w:val="Hyperlink"/>
            <w:noProof/>
          </w:rPr>
          <w:delText>4.1.1</w:delText>
        </w:r>
        <w:r w:rsidDel="009F578C">
          <w:rPr>
            <w:rFonts w:eastAsiaTheme="minorEastAsia" w:cstheme="minorBidi"/>
            <w:i w:val="0"/>
            <w:iCs w:val="0"/>
            <w:noProof/>
            <w:sz w:val="22"/>
            <w:szCs w:val="22"/>
          </w:rPr>
          <w:tab/>
        </w:r>
        <w:r w:rsidRPr="009F578C" w:rsidDel="009F578C">
          <w:rPr>
            <w:rStyle w:val="Hyperlink"/>
            <w:noProof/>
          </w:rPr>
          <w:delText xml:space="preserve">Video </w:delText>
        </w:r>
        <w:r w:rsidRPr="009F578C" w:rsidDel="009F578C">
          <w:rPr>
            <w:rStyle w:val="Hyperlink"/>
            <w:i w:val="0"/>
            <w:iCs w:val="0"/>
            <w:noProof/>
          </w:rPr>
          <w:delText>Displays</w:delText>
        </w:r>
        <w:r w:rsidDel="009F578C">
          <w:rPr>
            <w:noProof/>
            <w:webHidden/>
          </w:rPr>
          <w:tab/>
          <w:delText>9</w:delText>
        </w:r>
      </w:del>
    </w:p>
    <w:p w14:paraId="169DD288" w14:textId="77777777" w:rsidR="00AD19BD" w:rsidDel="009F578C" w:rsidRDefault="00AD19BD">
      <w:pPr>
        <w:pStyle w:val="TOC2"/>
        <w:rPr>
          <w:del w:id="158" w:author="Eric Robertson" w:date="2016-09-08T13:55:00Z"/>
          <w:rFonts w:asciiTheme="minorHAnsi" w:eastAsiaTheme="minorEastAsia" w:hAnsiTheme="minorHAnsi" w:cstheme="minorBidi"/>
          <w:noProof/>
          <w:szCs w:val="22"/>
        </w:rPr>
      </w:pPr>
      <w:del w:id="159" w:author="Eric Robertson" w:date="2016-09-08T13:55:00Z">
        <w:r w:rsidRPr="009F578C" w:rsidDel="009F578C">
          <w:rPr>
            <w:rStyle w:val="Hyperlink"/>
            <w:noProof/>
          </w:rPr>
          <w:delText>4.2</w:delText>
        </w:r>
        <w:r w:rsidDel="009F578C">
          <w:rPr>
            <w:rFonts w:asciiTheme="minorHAnsi" w:eastAsiaTheme="minorEastAsia" w:hAnsiTheme="minorHAnsi" w:cstheme="minorBidi"/>
            <w:noProof/>
            <w:szCs w:val="22"/>
          </w:rPr>
          <w:tab/>
        </w:r>
        <w:r w:rsidRPr="009F578C" w:rsidDel="009F578C">
          <w:rPr>
            <w:rStyle w:val="Hyperlink"/>
            <w:noProof/>
          </w:rPr>
          <w:delText>Interface Demonstration</w:delText>
        </w:r>
        <w:r w:rsidDel="009F578C">
          <w:rPr>
            <w:noProof/>
            <w:webHidden/>
          </w:rPr>
          <w:tab/>
          <w:delText>10</w:delText>
        </w:r>
      </w:del>
    </w:p>
    <w:p w14:paraId="3FA26002" w14:textId="77777777" w:rsidR="00AD19BD" w:rsidDel="009F578C" w:rsidRDefault="00AD19BD">
      <w:pPr>
        <w:pStyle w:val="TOC2"/>
        <w:rPr>
          <w:del w:id="160" w:author="Eric Robertson" w:date="2016-09-08T13:55:00Z"/>
          <w:rFonts w:asciiTheme="minorHAnsi" w:eastAsiaTheme="minorEastAsia" w:hAnsiTheme="minorHAnsi" w:cstheme="minorBidi"/>
          <w:noProof/>
          <w:szCs w:val="22"/>
        </w:rPr>
      </w:pPr>
      <w:del w:id="161" w:author="Eric Robertson" w:date="2016-09-08T13:55:00Z">
        <w:r w:rsidDel="009F578C">
          <w:rPr>
            <w:noProof/>
            <w:webHidden/>
          </w:rPr>
          <w:tab/>
          <w:delText>10</w:delText>
        </w:r>
      </w:del>
    </w:p>
    <w:p w14:paraId="5349F3D5" w14:textId="77777777" w:rsidR="00AD19BD" w:rsidDel="009F578C" w:rsidRDefault="00AD19BD">
      <w:pPr>
        <w:pStyle w:val="TOC1"/>
        <w:tabs>
          <w:tab w:val="left" w:pos="400"/>
          <w:tab w:val="right" w:leader="dot" w:pos="9350"/>
        </w:tabs>
        <w:rPr>
          <w:del w:id="162" w:author="Eric Robertson" w:date="2016-09-08T13:55:00Z"/>
          <w:rFonts w:asciiTheme="minorHAnsi" w:eastAsiaTheme="minorEastAsia" w:hAnsiTheme="minorHAnsi" w:cstheme="minorBidi"/>
          <w:b w:val="0"/>
          <w:bCs w:val="0"/>
          <w:caps w:val="0"/>
          <w:noProof/>
          <w:szCs w:val="22"/>
        </w:rPr>
      </w:pPr>
      <w:del w:id="163" w:author="Eric Robertson" w:date="2016-09-08T13:55:00Z">
        <w:r w:rsidRPr="009F578C" w:rsidDel="009F578C">
          <w:rPr>
            <w:rStyle w:val="Hyperlink"/>
            <w:noProof/>
          </w:rPr>
          <w:delText>5.</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Link Descriptions</w:delText>
        </w:r>
        <w:r w:rsidDel="009F578C">
          <w:rPr>
            <w:noProof/>
            <w:webHidden/>
          </w:rPr>
          <w:tab/>
          <w:delText>11</w:delText>
        </w:r>
      </w:del>
    </w:p>
    <w:p w14:paraId="571C1AAE" w14:textId="77777777" w:rsidR="00AD19BD" w:rsidDel="009F578C" w:rsidRDefault="00AD19BD">
      <w:pPr>
        <w:pStyle w:val="TOC2"/>
        <w:rPr>
          <w:del w:id="164" w:author="Eric Robertson" w:date="2016-09-08T13:55:00Z"/>
          <w:rFonts w:asciiTheme="minorHAnsi" w:eastAsiaTheme="minorEastAsia" w:hAnsiTheme="minorHAnsi" w:cstheme="minorBidi"/>
          <w:noProof/>
          <w:szCs w:val="22"/>
        </w:rPr>
      </w:pPr>
      <w:del w:id="165" w:author="Eric Robertson" w:date="2016-09-08T13:55:00Z">
        <w:r w:rsidRPr="009F578C" w:rsidDel="009F578C">
          <w:rPr>
            <w:rStyle w:val="Hyperlink"/>
            <w:noProof/>
          </w:rPr>
          <w:delText>5.1</w:delText>
        </w:r>
        <w:r w:rsidDel="009F578C">
          <w:rPr>
            <w:rFonts w:asciiTheme="minorHAnsi" w:eastAsiaTheme="minorEastAsia" w:hAnsiTheme="minorHAnsi" w:cstheme="minorBidi"/>
            <w:noProof/>
            <w:szCs w:val="22"/>
          </w:rPr>
          <w:tab/>
        </w:r>
        <w:r w:rsidRPr="009F578C" w:rsidDel="009F578C">
          <w:rPr>
            <w:rStyle w:val="Hyperlink"/>
            <w:noProof/>
          </w:rPr>
          <w:delText>Input Masks</w:delText>
        </w:r>
        <w:r w:rsidDel="009F578C">
          <w:rPr>
            <w:noProof/>
            <w:webHidden/>
          </w:rPr>
          <w:tab/>
          <w:delText>12</w:delText>
        </w:r>
      </w:del>
    </w:p>
    <w:p w14:paraId="6C38590E" w14:textId="77777777" w:rsidR="00AD19BD" w:rsidDel="009F578C" w:rsidRDefault="00AD19BD">
      <w:pPr>
        <w:pStyle w:val="TOC2"/>
        <w:rPr>
          <w:del w:id="166" w:author="Eric Robertson" w:date="2016-09-08T13:55:00Z"/>
          <w:rFonts w:asciiTheme="minorHAnsi" w:eastAsiaTheme="minorEastAsia" w:hAnsiTheme="minorHAnsi" w:cstheme="minorBidi"/>
          <w:noProof/>
          <w:szCs w:val="22"/>
        </w:rPr>
      </w:pPr>
      <w:del w:id="167" w:author="Eric Robertson" w:date="2016-09-08T13:55:00Z">
        <w:r w:rsidRPr="009F578C" w:rsidDel="009F578C">
          <w:rPr>
            <w:rStyle w:val="Hyperlink"/>
            <w:noProof/>
          </w:rPr>
          <w:delText>5.2</w:delText>
        </w:r>
        <w:r w:rsidDel="009F578C">
          <w:rPr>
            <w:rFonts w:asciiTheme="minorHAnsi" w:eastAsiaTheme="minorEastAsia" w:hAnsiTheme="minorHAnsi" w:cstheme="minorBidi"/>
            <w:noProof/>
            <w:szCs w:val="22"/>
          </w:rPr>
          <w:tab/>
        </w:r>
        <w:r w:rsidRPr="009F578C" w:rsidDel="009F578C">
          <w:rPr>
            <w:rStyle w:val="Hyperlink"/>
            <w:noProof/>
          </w:rPr>
          <w:delText>Paste/Clone vs. Paste/Duplicate</w:delText>
        </w:r>
        <w:r w:rsidDel="009F578C">
          <w:rPr>
            <w:noProof/>
            <w:webHidden/>
          </w:rPr>
          <w:tab/>
          <w:delText>13</w:delText>
        </w:r>
      </w:del>
    </w:p>
    <w:p w14:paraId="48BD51BE" w14:textId="77777777" w:rsidR="00AD19BD" w:rsidDel="009F578C" w:rsidRDefault="00AD19BD">
      <w:pPr>
        <w:pStyle w:val="TOC2"/>
        <w:rPr>
          <w:del w:id="168" w:author="Eric Robertson" w:date="2016-09-08T13:55:00Z"/>
          <w:rFonts w:asciiTheme="minorHAnsi" w:eastAsiaTheme="minorEastAsia" w:hAnsiTheme="minorHAnsi" w:cstheme="minorBidi"/>
          <w:noProof/>
          <w:szCs w:val="22"/>
        </w:rPr>
      </w:pPr>
      <w:del w:id="169" w:author="Eric Robertson" w:date="2016-09-08T13:55:00Z">
        <w:r w:rsidRPr="009F578C" w:rsidDel="009F578C">
          <w:rPr>
            <w:rStyle w:val="Hyperlink"/>
            <w:noProof/>
          </w:rPr>
          <w:delText>5.3</w:delText>
        </w:r>
        <w:r w:rsidDel="009F578C">
          <w:rPr>
            <w:rFonts w:asciiTheme="minorHAnsi" w:eastAsiaTheme="minorEastAsia" w:hAnsiTheme="minorHAnsi" w:cstheme="minorBidi"/>
            <w:noProof/>
            <w:szCs w:val="22"/>
          </w:rPr>
          <w:tab/>
        </w:r>
        <w:r w:rsidRPr="009F578C" w:rsidDel="009F578C">
          <w:rPr>
            <w:rStyle w:val="Hyperlink"/>
            <w:noProof/>
          </w:rPr>
          <w:delText>The Paste/Splice Operation</w:delText>
        </w:r>
        <w:r w:rsidDel="009F578C">
          <w:rPr>
            <w:noProof/>
            <w:webHidden/>
          </w:rPr>
          <w:tab/>
          <w:delText>13</w:delText>
        </w:r>
      </w:del>
    </w:p>
    <w:p w14:paraId="21F5AFFB" w14:textId="77777777" w:rsidR="00AD19BD" w:rsidDel="009F578C" w:rsidRDefault="00AD19BD">
      <w:pPr>
        <w:pStyle w:val="TOC2"/>
        <w:rPr>
          <w:del w:id="170" w:author="Eric Robertson" w:date="2016-09-08T13:55:00Z"/>
          <w:rFonts w:asciiTheme="minorHAnsi" w:eastAsiaTheme="minorEastAsia" w:hAnsiTheme="minorHAnsi" w:cstheme="minorBidi"/>
          <w:noProof/>
          <w:szCs w:val="22"/>
        </w:rPr>
      </w:pPr>
      <w:del w:id="171" w:author="Eric Robertson" w:date="2016-09-08T13:55:00Z">
        <w:r w:rsidRPr="009F578C" w:rsidDel="009F578C">
          <w:rPr>
            <w:rStyle w:val="Hyperlink"/>
            <w:noProof/>
          </w:rPr>
          <w:delText>5.4</w:delText>
        </w:r>
        <w:r w:rsidDel="009F578C">
          <w:rPr>
            <w:rFonts w:asciiTheme="minorHAnsi" w:eastAsiaTheme="minorEastAsia" w:hAnsiTheme="minorHAnsi" w:cstheme="minorBidi"/>
            <w:noProof/>
            <w:szCs w:val="22"/>
          </w:rPr>
          <w:tab/>
        </w:r>
        <w:r w:rsidRPr="009F578C" w:rsidDel="009F578C">
          <w:rPr>
            <w:rStyle w:val="Hyperlink"/>
            <w:noProof/>
          </w:rPr>
          <w:delText>Shadow from Donor Image</w:delText>
        </w:r>
        <w:r w:rsidDel="009F578C">
          <w:rPr>
            <w:noProof/>
            <w:webHidden/>
          </w:rPr>
          <w:tab/>
          <w:delText>14</w:delText>
        </w:r>
      </w:del>
    </w:p>
    <w:p w14:paraId="696CEE5F" w14:textId="77777777" w:rsidR="00AD19BD" w:rsidDel="009F578C" w:rsidRDefault="00AD19BD">
      <w:pPr>
        <w:pStyle w:val="TOC2"/>
        <w:rPr>
          <w:del w:id="172" w:author="Eric Robertson" w:date="2016-09-08T13:55:00Z"/>
          <w:rFonts w:asciiTheme="minorHAnsi" w:eastAsiaTheme="minorEastAsia" w:hAnsiTheme="minorHAnsi" w:cstheme="minorBidi"/>
          <w:noProof/>
          <w:szCs w:val="22"/>
        </w:rPr>
      </w:pPr>
      <w:del w:id="173" w:author="Eric Robertson" w:date="2016-09-08T13:55:00Z">
        <w:r w:rsidRPr="009F578C" w:rsidDel="009F578C">
          <w:rPr>
            <w:rStyle w:val="Hyperlink"/>
            <w:noProof/>
          </w:rPr>
          <w:delText>5.5</w:delText>
        </w:r>
        <w:r w:rsidDel="009F578C">
          <w:rPr>
            <w:rFonts w:asciiTheme="minorHAnsi" w:eastAsiaTheme="minorEastAsia" w:hAnsiTheme="minorHAnsi" w:cstheme="minorBidi"/>
            <w:noProof/>
            <w:szCs w:val="22"/>
          </w:rPr>
          <w:tab/>
        </w:r>
        <w:r w:rsidRPr="009F578C" w:rsidDel="009F578C">
          <w:rPr>
            <w:rStyle w:val="Hyperlink"/>
            <w:noProof/>
          </w:rPr>
          <w:delText>Transform Move</w:delText>
        </w:r>
        <w:r w:rsidDel="009F578C">
          <w:rPr>
            <w:noProof/>
            <w:webHidden/>
          </w:rPr>
          <w:tab/>
          <w:delText>15</w:delText>
        </w:r>
      </w:del>
    </w:p>
    <w:p w14:paraId="1301A993" w14:textId="77777777" w:rsidR="00AD19BD" w:rsidDel="009F578C" w:rsidRDefault="00AD19BD">
      <w:pPr>
        <w:pStyle w:val="TOC2"/>
        <w:rPr>
          <w:del w:id="174" w:author="Eric Robertson" w:date="2016-09-08T13:55:00Z"/>
          <w:rFonts w:asciiTheme="minorHAnsi" w:eastAsiaTheme="minorEastAsia" w:hAnsiTheme="minorHAnsi" w:cstheme="minorBidi"/>
          <w:noProof/>
          <w:szCs w:val="22"/>
        </w:rPr>
      </w:pPr>
      <w:del w:id="175" w:author="Eric Robertson" w:date="2016-09-08T13:55:00Z">
        <w:r w:rsidRPr="009F578C" w:rsidDel="009F578C">
          <w:rPr>
            <w:rStyle w:val="Hyperlink"/>
            <w:noProof/>
          </w:rPr>
          <w:delText>5.6</w:delText>
        </w:r>
        <w:r w:rsidDel="009F578C">
          <w:rPr>
            <w:rFonts w:asciiTheme="minorHAnsi" w:eastAsiaTheme="minorEastAsia" w:hAnsiTheme="minorHAnsi" w:cstheme="minorBidi"/>
            <w:noProof/>
            <w:szCs w:val="22"/>
          </w:rPr>
          <w:tab/>
        </w:r>
        <w:r w:rsidRPr="009F578C" w:rsidDel="009F578C">
          <w:rPr>
            <w:rStyle w:val="Hyperlink"/>
            <w:noProof/>
          </w:rPr>
          <w:delText>Applying Filters (Plugins)</w:delText>
        </w:r>
        <w:r w:rsidDel="009F578C">
          <w:rPr>
            <w:noProof/>
            <w:webHidden/>
          </w:rPr>
          <w:tab/>
          <w:delText>15</w:delText>
        </w:r>
      </w:del>
    </w:p>
    <w:p w14:paraId="41D337EE" w14:textId="77777777" w:rsidR="00AD19BD" w:rsidDel="009F578C" w:rsidRDefault="00AD19BD">
      <w:pPr>
        <w:pStyle w:val="TOC2"/>
        <w:rPr>
          <w:del w:id="176" w:author="Eric Robertson" w:date="2016-09-08T13:55:00Z"/>
          <w:rFonts w:asciiTheme="minorHAnsi" w:eastAsiaTheme="minorEastAsia" w:hAnsiTheme="minorHAnsi" w:cstheme="minorBidi"/>
          <w:noProof/>
          <w:szCs w:val="22"/>
        </w:rPr>
      </w:pPr>
      <w:del w:id="177" w:author="Eric Robertson" w:date="2016-09-08T13:55:00Z">
        <w:r w:rsidRPr="009F578C" w:rsidDel="009F578C">
          <w:rPr>
            <w:rStyle w:val="Hyperlink"/>
            <w:noProof/>
          </w:rPr>
          <w:delText>5.7</w:delText>
        </w:r>
        <w:r w:rsidDel="009F578C">
          <w:rPr>
            <w:rFonts w:asciiTheme="minorHAnsi" w:eastAsiaTheme="minorEastAsia" w:hAnsiTheme="minorHAnsi" w:cstheme="minorBidi"/>
            <w:noProof/>
            <w:szCs w:val="22"/>
          </w:rPr>
          <w:tab/>
        </w:r>
        <w:r w:rsidRPr="009F578C" w:rsidDel="009F578C">
          <w:rPr>
            <w:rStyle w:val="Hyperlink"/>
            <w:noProof/>
          </w:rPr>
          <w:delText>Link Inspection</w:delText>
        </w:r>
        <w:r w:rsidDel="009F578C">
          <w:rPr>
            <w:noProof/>
            <w:webHidden/>
          </w:rPr>
          <w:tab/>
          <w:delText>16</w:delText>
        </w:r>
      </w:del>
    </w:p>
    <w:p w14:paraId="5F1582E5" w14:textId="77777777" w:rsidR="00AD19BD" w:rsidDel="009F578C" w:rsidRDefault="00AD19BD">
      <w:pPr>
        <w:pStyle w:val="TOC2"/>
        <w:rPr>
          <w:del w:id="178" w:author="Eric Robertson" w:date="2016-09-08T13:55:00Z"/>
          <w:rFonts w:asciiTheme="minorHAnsi" w:eastAsiaTheme="minorEastAsia" w:hAnsiTheme="minorHAnsi" w:cstheme="minorBidi"/>
          <w:noProof/>
          <w:szCs w:val="22"/>
        </w:rPr>
      </w:pPr>
      <w:del w:id="179" w:author="Eric Robertson" w:date="2016-09-08T13:55:00Z">
        <w:r w:rsidRPr="009F578C" w:rsidDel="009F578C">
          <w:rPr>
            <w:rStyle w:val="Hyperlink"/>
            <w:noProof/>
          </w:rPr>
          <w:delText>5.8</w:delText>
        </w:r>
        <w:r w:rsidDel="009F578C">
          <w:rPr>
            <w:rFonts w:asciiTheme="minorHAnsi" w:eastAsiaTheme="minorEastAsia" w:hAnsiTheme="minorHAnsi" w:cstheme="minorBidi"/>
            <w:noProof/>
            <w:szCs w:val="22"/>
          </w:rPr>
          <w:tab/>
        </w:r>
        <w:r w:rsidRPr="009F578C" w:rsidDel="009F578C">
          <w:rPr>
            <w:rStyle w:val="Hyperlink"/>
            <w:noProof/>
          </w:rPr>
          <w:delText>Video Link Descriptions</w:delText>
        </w:r>
        <w:r w:rsidDel="009F578C">
          <w:rPr>
            <w:noProof/>
            <w:webHidden/>
          </w:rPr>
          <w:tab/>
          <w:delText>17</w:delText>
        </w:r>
      </w:del>
    </w:p>
    <w:p w14:paraId="574B7870" w14:textId="77777777" w:rsidR="00AD19BD" w:rsidDel="009F578C" w:rsidRDefault="00AD19BD">
      <w:pPr>
        <w:pStyle w:val="TOC2"/>
        <w:rPr>
          <w:del w:id="180" w:author="Eric Robertson" w:date="2016-09-08T13:55:00Z"/>
          <w:rFonts w:asciiTheme="minorHAnsi" w:eastAsiaTheme="minorEastAsia" w:hAnsiTheme="minorHAnsi" w:cstheme="minorBidi"/>
          <w:noProof/>
          <w:szCs w:val="22"/>
        </w:rPr>
      </w:pPr>
      <w:del w:id="181" w:author="Eric Robertson" w:date="2016-09-08T13:55:00Z">
        <w:r w:rsidRPr="009F578C" w:rsidDel="009F578C">
          <w:rPr>
            <w:rStyle w:val="Hyperlink"/>
            <w:noProof/>
          </w:rPr>
          <w:delText>5.9</w:delText>
        </w:r>
        <w:r w:rsidDel="009F578C">
          <w:rPr>
            <w:rFonts w:asciiTheme="minorHAnsi" w:eastAsiaTheme="minorEastAsia" w:hAnsiTheme="minorHAnsi" w:cstheme="minorBidi"/>
            <w:noProof/>
            <w:szCs w:val="22"/>
          </w:rPr>
          <w:tab/>
        </w:r>
        <w:r w:rsidRPr="009F578C" w:rsidDel="009F578C">
          <w:rPr>
            <w:rStyle w:val="Hyperlink"/>
            <w:noProof/>
          </w:rPr>
          <w:delText>Other Metadata</w:delText>
        </w:r>
        <w:r w:rsidDel="009F578C">
          <w:rPr>
            <w:noProof/>
            <w:webHidden/>
          </w:rPr>
          <w:tab/>
          <w:delText>19</w:delText>
        </w:r>
      </w:del>
    </w:p>
    <w:p w14:paraId="05583416" w14:textId="77777777" w:rsidR="00AD19BD" w:rsidDel="009F578C" w:rsidRDefault="00AD19BD">
      <w:pPr>
        <w:pStyle w:val="TOC1"/>
        <w:tabs>
          <w:tab w:val="left" w:pos="400"/>
          <w:tab w:val="right" w:leader="dot" w:pos="9350"/>
        </w:tabs>
        <w:rPr>
          <w:del w:id="182" w:author="Eric Robertson" w:date="2016-09-08T13:55:00Z"/>
          <w:rFonts w:asciiTheme="minorHAnsi" w:eastAsiaTheme="minorEastAsia" w:hAnsiTheme="minorHAnsi" w:cstheme="minorBidi"/>
          <w:b w:val="0"/>
          <w:bCs w:val="0"/>
          <w:caps w:val="0"/>
          <w:noProof/>
          <w:szCs w:val="22"/>
        </w:rPr>
      </w:pPr>
      <w:del w:id="183" w:author="Eric Robertson" w:date="2016-09-08T13:55:00Z">
        <w:r w:rsidRPr="009F578C" w:rsidDel="009F578C">
          <w:rPr>
            <w:rStyle w:val="Hyperlink"/>
            <w:noProof/>
          </w:rPr>
          <w:delText>6.</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Mask </w:delText>
        </w:r>
        <w:r w:rsidRPr="009F578C" w:rsidDel="009F578C">
          <w:rPr>
            <w:rStyle w:val="Hyperlink"/>
            <w:b w:val="0"/>
            <w:bCs w:val="0"/>
            <w:caps w:val="0"/>
            <w:noProof/>
          </w:rPr>
          <w:delText>Generation</w:delText>
        </w:r>
        <w:r w:rsidDel="009F578C">
          <w:rPr>
            <w:noProof/>
            <w:webHidden/>
          </w:rPr>
          <w:tab/>
          <w:delText>19</w:delText>
        </w:r>
      </w:del>
    </w:p>
    <w:p w14:paraId="23D2E9D7" w14:textId="77777777" w:rsidR="00AD19BD" w:rsidDel="009F578C" w:rsidRDefault="00AD19BD">
      <w:pPr>
        <w:pStyle w:val="TOC2"/>
        <w:rPr>
          <w:del w:id="184" w:author="Eric Robertson" w:date="2016-09-08T13:55:00Z"/>
          <w:rFonts w:asciiTheme="minorHAnsi" w:eastAsiaTheme="minorEastAsia" w:hAnsiTheme="minorHAnsi" w:cstheme="minorBidi"/>
          <w:noProof/>
          <w:szCs w:val="22"/>
        </w:rPr>
      </w:pPr>
      <w:del w:id="185" w:author="Eric Robertson" w:date="2016-09-08T13:55:00Z">
        <w:r w:rsidRPr="009F578C" w:rsidDel="009F578C">
          <w:rPr>
            <w:rStyle w:val="Hyperlink"/>
            <w:noProof/>
          </w:rPr>
          <w:delText>6.1</w:delText>
        </w:r>
        <w:r w:rsidDel="009F578C">
          <w:rPr>
            <w:rFonts w:asciiTheme="minorHAnsi" w:eastAsiaTheme="minorEastAsia" w:hAnsiTheme="minorHAnsi" w:cstheme="minorBidi"/>
            <w:noProof/>
            <w:szCs w:val="22"/>
          </w:rPr>
          <w:tab/>
        </w:r>
        <w:r w:rsidRPr="009F578C" w:rsidDel="009F578C">
          <w:rPr>
            <w:rStyle w:val="Hyperlink"/>
            <w:noProof/>
          </w:rPr>
          <w:delText>Video Masks</w:delText>
        </w:r>
        <w:r w:rsidDel="009F578C">
          <w:rPr>
            <w:noProof/>
            <w:webHidden/>
          </w:rPr>
          <w:tab/>
          <w:delText>19</w:delText>
        </w:r>
      </w:del>
    </w:p>
    <w:p w14:paraId="6D619945" w14:textId="77777777" w:rsidR="00AD19BD" w:rsidDel="009F578C" w:rsidRDefault="00AD19BD">
      <w:pPr>
        <w:pStyle w:val="TOC2"/>
        <w:rPr>
          <w:del w:id="186" w:author="Eric Robertson" w:date="2016-09-08T13:55:00Z"/>
          <w:rFonts w:asciiTheme="minorHAnsi" w:eastAsiaTheme="minorEastAsia" w:hAnsiTheme="minorHAnsi" w:cstheme="minorBidi"/>
          <w:noProof/>
          <w:szCs w:val="22"/>
        </w:rPr>
      </w:pPr>
      <w:del w:id="187" w:author="Eric Robertson" w:date="2016-09-08T13:55:00Z">
        <w:r w:rsidRPr="009F578C" w:rsidDel="009F578C">
          <w:rPr>
            <w:rStyle w:val="Hyperlink"/>
            <w:noProof/>
          </w:rPr>
          <w:delText>6.2</w:delText>
        </w:r>
        <w:r w:rsidDel="009F578C">
          <w:rPr>
            <w:rFonts w:asciiTheme="minorHAnsi" w:eastAsiaTheme="minorEastAsia" w:hAnsiTheme="minorHAnsi" w:cstheme="minorBidi"/>
            <w:noProof/>
            <w:szCs w:val="22"/>
          </w:rPr>
          <w:tab/>
        </w:r>
        <w:r w:rsidRPr="009F578C" w:rsidDel="009F578C">
          <w:rPr>
            <w:rStyle w:val="Hyperlink"/>
            <w:noProof/>
          </w:rPr>
          <w:delText>Composite Mask</w:delText>
        </w:r>
        <w:r w:rsidDel="009F578C">
          <w:rPr>
            <w:noProof/>
            <w:webHidden/>
          </w:rPr>
          <w:tab/>
          <w:delText>20</w:delText>
        </w:r>
      </w:del>
    </w:p>
    <w:p w14:paraId="5441E6CC" w14:textId="77777777" w:rsidR="00AD19BD" w:rsidDel="009F578C" w:rsidRDefault="00AD19BD">
      <w:pPr>
        <w:pStyle w:val="TOC1"/>
        <w:tabs>
          <w:tab w:val="left" w:pos="400"/>
          <w:tab w:val="right" w:leader="dot" w:pos="9350"/>
        </w:tabs>
        <w:rPr>
          <w:del w:id="188" w:author="Eric Robertson" w:date="2016-09-08T13:55:00Z"/>
          <w:rFonts w:asciiTheme="minorHAnsi" w:eastAsiaTheme="minorEastAsia" w:hAnsiTheme="minorHAnsi" w:cstheme="minorBidi"/>
          <w:b w:val="0"/>
          <w:bCs w:val="0"/>
          <w:caps w:val="0"/>
          <w:noProof/>
          <w:szCs w:val="22"/>
        </w:rPr>
      </w:pPr>
      <w:del w:id="189" w:author="Eric Robertson" w:date="2016-09-08T13:55:00Z">
        <w:r w:rsidRPr="009F578C" w:rsidDel="009F578C">
          <w:rPr>
            <w:rStyle w:val="Hyperlink"/>
            <w:noProof/>
          </w:rPr>
          <w:delText>7.</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Analytics</w:delText>
        </w:r>
        <w:r w:rsidDel="009F578C">
          <w:rPr>
            <w:noProof/>
            <w:webHidden/>
          </w:rPr>
          <w:tab/>
          <w:delText>20</w:delText>
        </w:r>
      </w:del>
    </w:p>
    <w:p w14:paraId="7F400E53" w14:textId="77777777" w:rsidR="00AD19BD" w:rsidDel="009F578C" w:rsidRDefault="00AD19BD">
      <w:pPr>
        <w:pStyle w:val="TOC1"/>
        <w:tabs>
          <w:tab w:val="left" w:pos="400"/>
          <w:tab w:val="right" w:leader="dot" w:pos="9350"/>
        </w:tabs>
        <w:rPr>
          <w:del w:id="190" w:author="Eric Robertson" w:date="2016-09-08T13:55:00Z"/>
          <w:rFonts w:asciiTheme="minorHAnsi" w:eastAsiaTheme="minorEastAsia" w:hAnsiTheme="minorHAnsi" w:cstheme="minorBidi"/>
          <w:b w:val="0"/>
          <w:bCs w:val="0"/>
          <w:caps w:val="0"/>
          <w:noProof/>
          <w:szCs w:val="22"/>
        </w:rPr>
      </w:pPr>
      <w:del w:id="191" w:author="Eric Robertson" w:date="2016-09-08T13:55:00Z">
        <w:r w:rsidRPr="009F578C" w:rsidDel="009F578C">
          <w:rPr>
            <w:rStyle w:val="Hyperlink"/>
            <w:noProof/>
          </w:rPr>
          <w:delText>8.</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Plugins</w:delText>
        </w:r>
        <w:r w:rsidDel="009F578C">
          <w:rPr>
            <w:noProof/>
            <w:webHidden/>
          </w:rPr>
          <w:tab/>
          <w:delText>20</w:delText>
        </w:r>
      </w:del>
    </w:p>
    <w:p w14:paraId="57728DC5" w14:textId="77777777" w:rsidR="00AD19BD" w:rsidDel="009F578C" w:rsidRDefault="00AD19BD">
      <w:pPr>
        <w:pStyle w:val="TOC2"/>
        <w:rPr>
          <w:del w:id="192" w:author="Eric Robertson" w:date="2016-09-08T13:55:00Z"/>
          <w:rFonts w:asciiTheme="minorHAnsi" w:eastAsiaTheme="minorEastAsia" w:hAnsiTheme="minorHAnsi" w:cstheme="minorBidi"/>
          <w:noProof/>
          <w:szCs w:val="22"/>
        </w:rPr>
      </w:pPr>
      <w:del w:id="193" w:author="Eric Robertson" w:date="2016-09-08T13:55:00Z">
        <w:r w:rsidRPr="009F578C" w:rsidDel="009F578C">
          <w:rPr>
            <w:rStyle w:val="Hyperlink"/>
            <w:noProof/>
          </w:rPr>
          <w:delText>8.1</w:delText>
        </w:r>
        <w:r w:rsidDel="009F578C">
          <w:rPr>
            <w:rFonts w:asciiTheme="minorHAnsi" w:eastAsiaTheme="minorEastAsia" w:hAnsiTheme="minorHAnsi" w:cstheme="minorBidi"/>
            <w:noProof/>
            <w:szCs w:val="22"/>
          </w:rPr>
          <w:tab/>
        </w:r>
        <w:r w:rsidRPr="009F578C" w:rsidDel="009F578C">
          <w:rPr>
            <w:rStyle w:val="Hyperlink"/>
            <w:noProof/>
          </w:rPr>
          <w:delText>Arguments</w:delText>
        </w:r>
        <w:r w:rsidDel="009F578C">
          <w:rPr>
            <w:noProof/>
            <w:webHidden/>
          </w:rPr>
          <w:tab/>
          <w:delText>21</w:delText>
        </w:r>
      </w:del>
    </w:p>
    <w:p w14:paraId="60B5B613" w14:textId="77777777" w:rsidR="00AD19BD" w:rsidDel="009F578C" w:rsidRDefault="00AD19BD">
      <w:pPr>
        <w:pStyle w:val="TOC1"/>
        <w:tabs>
          <w:tab w:val="left" w:pos="400"/>
          <w:tab w:val="right" w:leader="dot" w:pos="9350"/>
        </w:tabs>
        <w:rPr>
          <w:del w:id="194" w:author="Eric Robertson" w:date="2016-09-08T13:55:00Z"/>
          <w:rFonts w:asciiTheme="minorHAnsi" w:eastAsiaTheme="minorEastAsia" w:hAnsiTheme="minorHAnsi" w:cstheme="minorBidi"/>
          <w:b w:val="0"/>
          <w:bCs w:val="0"/>
          <w:caps w:val="0"/>
          <w:noProof/>
          <w:szCs w:val="22"/>
        </w:rPr>
      </w:pPr>
      <w:del w:id="195" w:author="Eric Robertson" w:date="2016-09-08T13:55:00Z">
        <w:r w:rsidRPr="009F578C" w:rsidDel="009F578C">
          <w:rPr>
            <w:rStyle w:val="Hyperlink"/>
            <w:noProof/>
          </w:rPr>
          <w:delText>9.</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Group Manager</w:delText>
        </w:r>
        <w:r w:rsidDel="009F578C">
          <w:rPr>
            <w:noProof/>
            <w:webHidden/>
          </w:rPr>
          <w:tab/>
          <w:delText>21</w:delText>
        </w:r>
      </w:del>
    </w:p>
    <w:p w14:paraId="3616EC3E" w14:textId="77777777" w:rsidR="00AD19BD" w:rsidDel="009F578C" w:rsidRDefault="00AD19BD">
      <w:pPr>
        <w:pStyle w:val="TOC1"/>
        <w:tabs>
          <w:tab w:val="left" w:pos="600"/>
          <w:tab w:val="right" w:leader="dot" w:pos="9350"/>
        </w:tabs>
        <w:rPr>
          <w:del w:id="196" w:author="Eric Robertson" w:date="2016-09-08T13:55:00Z"/>
          <w:rFonts w:asciiTheme="minorHAnsi" w:eastAsiaTheme="minorEastAsia" w:hAnsiTheme="minorHAnsi" w:cstheme="minorBidi"/>
          <w:b w:val="0"/>
          <w:bCs w:val="0"/>
          <w:caps w:val="0"/>
          <w:noProof/>
          <w:szCs w:val="22"/>
        </w:rPr>
      </w:pPr>
      <w:del w:id="197" w:author="Eric Robertson" w:date="2016-09-08T13:55:00Z">
        <w:r w:rsidRPr="009F578C" w:rsidDel="009F578C">
          <w:rPr>
            <w:rStyle w:val="Hyperlink"/>
            <w:noProof/>
          </w:rPr>
          <w:delText>10.</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Validation</w:delText>
        </w:r>
        <w:r w:rsidDel="009F578C">
          <w:rPr>
            <w:noProof/>
            <w:webHidden/>
          </w:rPr>
          <w:tab/>
          <w:delText>22</w:delText>
        </w:r>
      </w:del>
    </w:p>
    <w:p w14:paraId="2871CB3C" w14:textId="77777777" w:rsidR="00AD19BD" w:rsidDel="009F578C" w:rsidRDefault="00AD19BD">
      <w:pPr>
        <w:pStyle w:val="TOC1"/>
        <w:tabs>
          <w:tab w:val="left" w:pos="600"/>
          <w:tab w:val="right" w:leader="dot" w:pos="9350"/>
        </w:tabs>
        <w:rPr>
          <w:del w:id="198" w:author="Eric Robertson" w:date="2016-09-08T13:55:00Z"/>
          <w:rFonts w:asciiTheme="minorHAnsi" w:eastAsiaTheme="minorEastAsia" w:hAnsiTheme="minorHAnsi" w:cstheme="minorBidi"/>
          <w:b w:val="0"/>
          <w:bCs w:val="0"/>
          <w:caps w:val="0"/>
          <w:noProof/>
          <w:szCs w:val="22"/>
        </w:rPr>
      </w:pPr>
      <w:del w:id="199" w:author="Eric Robertson" w:date="2016-09-08T13:55:00Z">
        <w:r w:rsidRPr="009F578C" w:rsidDel="009F578C">
          <w:rPr>
            <w:rStyle w:val="Hyperlink"/>
            <w:noProof/>
          </w:rPr>
          <w:delText>11.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QA Process</w:delText>
        </w:r>
        <w:r w:rsidDel="009F578C">
          <w:rPr>
            <w:noProof/>
            <w:webHidden/>
          </w:rPr>
          <w:tab/>
          <w:delText>22</w:delText>
        </w:r>
      </w:del>
    </w:p>
    <w:p w14:paraId="308E85EE" w14:textId="77777777" w:rsidR="00AD19BD" w:rsidDel="009F578C" w:rsidRDefault="00AD19BD">
      <w:pPr>
        <w:pStyle w:val="TOC1"/>
        <w:tabs>
          <w:tab w:val="left" w:pos="600"/>
          <w:tab w:val="right" w:leader="dot" w:pos="9350"/>
        </w:tabs>
        <w:rPr>
          <w:del w:id="200" w:author="Eric Robertson" w:date="2016-09-08T13:55:00Z"/>
          <w:rFonts w:asciiTheme="minorHAnsi" w:eastAsiaTheme="minorEastAsia" w:hAnsiTheme="minorHAnsi" w:cstheme="minorBidi"/>
          <w:b w:val="0"/>
          <w:bCs w:val="0"/>
          <w:caps w:val="0"/>
          <w:noProof/>
          <w:szCs w:val="22"/>
        </w:rPr>
      </w:pPr>
      <w:del w:id="201" w:author="Eric Robertson" w:date="2016-09-08T13:55:00Z">
        <w:r w:rsidRPr="009F578C" w:rsidDel="009F578C">
          <w:rPr>
            <w:rStyle w:val="Hyperlink"/>
            <w:noProof/>
          </w:rPr>
          <w:delText>12.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Batch operation</w:delText>
        </w:r>
        <w:r w:rsidDel="009F578C">
          <w:rPr>
            <w:noProof/>
            <w:webHidden/>
          </w:rPr>
          <w:tab/>
          <w:delText>22</w:delText>
        </w:r>
      </w:del>
    </w:p>
    <w:p w14:paraId="66B4B9B9" w14:textId="77777777" w:rsidR="00AD19BD" w:rsidDel="009F578C" w:rsidRDefault="00AD19BD">
      <w:pPr>
        <w:pStyle w:val="TOC2"/>
        <w:rPr>
          <w:del w:id="202" w:author="Eric Robertson" w:date="2016-09-08T13:55:00Z"/>
          <w:rFonts w:asciiTheme="minorHAnsi" w:eastAsiaTheme="minorEastAsia" w:hAnsiTheme="minorHAnsi" w:cstheme="minorBidi"/>
          <w:noProof/>
          <w:szCs w:val="22"/>
        </w:rPr>
      </w:pPr>
      <w:del w:id="203" w:author="Eric Robertson" w:date="2016-09-08T13:55:00Z">
        <w:r w:rsidRPr="009F578C" w:rsidDel="009F578C">
          <w:rPr>
            <w:rStyle w:val="Hyperlink"/>
            <w:noProof/>
          </w:rPr>
          <w:delText>12.1</w:delText>
        </w:r>
        <w:r w:rsidDel="009F578C">
          <w:rPr>
            <w:rFonts w:asciiTheme="minorHAnsi" w:eastAsiaTheme="minorEastAsia" w:hAnsiTheme="minorHAnsi" w:cstheme="minorBidi"/>
            <w:noProof/>
            <w:szCs w:val="22"/>
          </w:rPr>
          <w:tab/>
        </w:r>
        <w:r w:rsidRPr="009F578C" w:rsidDel="009F578C">
          <w:rPr>
            <w:rStyle w:val="Hyperlink"/>
            <w:noProof/>
          </w:rPr>
          <w:delText>Creating a Project</w:delText>
        </w:r>
        <w:r w:rsidDel="009F578C">
          <w:rPr>
            <w:noProof/>
            <w:webHidden/>
          </w:rPr>
          <w:tab/>
          <w:delText>24</w:delText>
        </w:r>
      </w:del>
    </w:p>
    <w:p w14:paraId="3E45EC3D" w14:textId="77777777" w:rsidR="00AD19BD" w:rsidDel="009F578C" w:rsidRDefault="00AD19BD">
      <w:pPr>
        <w:pStyle w:val="TOC2"/>
        <w:rPr>
          <w:del w:id="204" w:author="Eric Robertson" w:date="2016-09-08T13:55:00Z"/>
          <w:rFonts w:asciiTheme="minorHAnsi" w:eastAsiaTheme="minorEastAsia" w:hAnsiTheme="minorHAnsi" w:cstheme="minorBidi"/>
          <w:noProof/>
          <w:szCs w:val="22"/>
        </w:rPr>
      </w:pPr>
      <w:del w:id="205" w:author="Eric Robertson" w:date="2016-09-08T13:55:00Z">
        <w:r w:rsidRPr="009F578C" w:rsidDel="009F578C">
          <w:rPr>
            <w:rStyle w:val="Hyperlink"/>
            <w:noProof/>
          </w:rPr>
          <w:delText>12.2</w:delText>
        </w:r>
        <w:r w:rsidDel="009F578C">
          <w:rPr>
            <w:rFonts w:asciiTheme="minorHAnsi" w:eastAsiaTheme="minorEastAsia" w:hAnsiTheme="minorHAnsi" w:cstheme="minorBidi"/>
            <w:noProof/>
            <w:szCs w:val="22"/>
          </w:rPr>
          <w:tab/>
        </w:r>
        <w:r w:rsidRPr="009F578C" w:rsidDel="009F578C">
          <w:rPr>
            <w:rStyle w:val="Hyperlink"/>
            <w:noProof/>
          </w:rPr>
          <w:delText>Extending a Project</w:delText>
        </w:r>
        <w:r w:rsidDel="009F578C">
          <w:rPr>
            <w:noProof/>
            <w:webHidden/>
          </w:rPr>
          <w:tab/>
          <w:delText>24</w:delText>
        </w:r>
      </w:del>
    </w:p>
    <w:p w14:paraId="1B84A792" w14:textId="77777777" w:rsidR="00AD19BD" w:rsidDel="009F578C" w:rsidRDefault="00AD19BD">
      <w:pPr>
        <w:pStyle w:val="TOC2"/>
        <w:rPr>
          <w:del w:id="206" w:author="Eric Robertson" w:date="2016-09-08T13:55:00Z"/>
          <w:rFonts w:asciiTheme="minorHAnsi" w:eastAsiaTheme="minorEastAsia" w:hAnsiTheme="minorHAnsi" w:cstheme="minorBidi"/>
          <w:noProof/>
          <w:szCs w:val="22"/>
        </w:rPr>
      </w:pPr>
      <w:del w:id="207" w:author="Eric Robertson" w:date="2016-09-08T13:55:00Z">
        <w:r w:rsidRPr="009F578C" w:rsidDel="009F578C">
          <w:rPr>
            <w:rStyle w:val="Hyperlink"/>
            <w:noProof/>
          </w:rPr>
          <w:delText>12.3</w:delText>
        </w:r>
        <w:r w:rsidDel="009F578C">
          <w:rPr>
            <w:rFonts w:asciiTheme="minorHAnsi" w:eastAsiaTheme="minorEastAsia" w:hAnsiTheme="minorHAnsi" w:cstheme="minorBidi"/>
            <w:noProof/>
            <w:szCs w:val="22"/>
          </w:rPr>
          <w:tab/>
        </w:r>
        <w:r w:rsidRPr="009F578C" w:rsidDel="009F578C">
          <w:rPr>
            <w:rStyle w:val="Hyperlink"/>
            <w:iCs/>
            <w:noProof/>
          </w:rPr>
          <w:delText>Capping a Project: Antiforensics</w:delText>
        </w:r>
        <w:r w:rsidDel="009F578C">
          <w:rPr>
            <w:noProof/>
            <w:webHidden/>
          </w:rPr>
          <w:tab/>
          <w:delText>24</w:delText>
        </w:r>
      </w:del>
    </w:p>
    <w:p w14:paraId="4B1D437C" w14:textId="77777777" w:rsidR="00AD19BD" w:rsidDel="009F578C" w:rsidRDefault="00AD19BD">
      <w:pPr>
        <w:pStyle w:val="TOC2"/>
        <w:rPr>
          <w:del w:id="208" w:author="Eric Robertson" w:date="2016-09-08T13:55:00Z"/>
          <w:rFonts w:asciiTheme="minorHAnsi" w:eastAsiaTheme="minorEastAsia" w:hAnsiTheme="minorHAnsi" w:cstheme="minorBidi"/>
          <w:noProof/>
          <w:szCs w:val="22"/>
        </w:rPr>
      </w:pPr>
      <w:del w:id="209" w:author="Eric Robertson" w:date="2016-09-08T13:55:00Z">
        <w:r w:rsidRPr="009F578C" w:rsidDel="009F578C">
          <w:rPr>
            <w:rStyle w:val="Hyperlink"/>
            <w:noProof/>
          </w:rPr>
          <w:delText>12.4</w:delText>
        </w:r>
        <w:r w:rsidDel="009F578C">
          <w:rPr>
            <w:rFonts w:asciiTheme="minorHAnsi" w:eastAsiaTheme="minorEastAsia" w:hAnsiTheme="minorHAnsi" w:cstheme="minorBidi"/>
            <w:noProof/>
            <w:szCs w:val="22"/>
          </w:rPr>
          <w:tab/>
        </w:r>
        <w:r w:rsidRPr="009F578C" w:rsidDel="009F578C">
          <w:rPr>
            <w:rStyle w:val="Hyperlink"/>
            <w:noProof/>
          </w:rPr>
          <w:delText>Image File Names</w:delText>
        </w:r>
        <w:r w:rsidDel="009F578C">
          <w:rPr>
            <w:noProof/>
            <w:webHidden/>
          </w:rPr>
          <w:tab/>
          <w:delText>25</w:delText>
        </w:r>
      </w:del>
    </w:p>
    <w:p w14:paraId="3CB2D5C5" w14:textId="77777777" w:rsidR="00AD19BD" w:rsidDel="009F578C" w:rsidRDefault="00AD19BD">
      <w:pPr>
        <w:pStyle w:val="TOC1"/>
        <w:tabs>
          <w:tab w:val="left" w:pos="600"/>
          <w:tab w:val="right" w:leader="dot" w:pos="9350"/>
        </w:tabs>
        <w:rPr>
          <w:del w:id="210" w:author="Eric Robertson" w:date="2016-09-08T13:55:00Z"/>
          <w:rFonts w:asciiTheme="minorHAnsi" w:eastAsiaTheme="minorEastAsia" w:hAnsiTheme="minorHAnsi" w:cstheme="minorBidi"/>
          <w:b w:val="0"/>
          <w:bCs w:val="0"/>
          <w:caps w:val="0"/>
          <w:noProof/>
          <w:szCs w:val="22"/>
        </w:rPr>
      </w:pPr>
      <w:del w:id="211" w:author="Eric Robertson" w:date="2016-09-08T13:55:00Z">
        <w:r w:rsidRPr="009F578C" w:rsidDel="009F578C">
          <w:rPr>
            <w:rStyle w:val="Hyperlink"/>
            <w:noProof/>
          </w:rPr>
          <w:delText>13.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JSON</w:delText>
        </w:r>
        <w:r w:rsidDel="009F578C">
          <w:rPr>
            <w:noProof/>
            <w:webHidden/>
          </w:rPr>
          <w:tab/>
          <w:delText>25</w:delText>
        </w:r>
      </w:del>
    </w:p>
    <w:p w14:paraId="08424D13" w14:textId="77777777" w:rsidR="00A27DCE" w:rsidRDefault="00A27DCE" w:rsidP="00EA57D7">
      <w:r>
        <w:fldChar w:fldCharType="end"/>
      </w:r>
    </w:p>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12168ACE" w14:textId="77777777" w:rsidR="005F2E86" w:rsidRDefault="00A27DCE">
      <w:pPr>
        <w:pStyle w:val="TableofFigures"/>
        <w:tabs>
          <w:tab w:val="right" w:leader="dot" w:pos="9350"/>
        </w:tabs>
        <w:rPr>
          <w:rFonts w:asciiTheme="minorHAnsi" w:eastAsiaTheme="minorEastAsia" w:hAnsiTheme="minorHAnsi" w:cstheme="minorBidi"/>
          <w:noProof/>
          <w:szCs w:val="22"/>
        </w:rPr>
      </w:pPr>
      <w:r>
        <w:rPr>
          <w:b/>
          <w:sz w:val="32"/>
          <w:szCs w:val="32"/>
        </w:rPr>
        <w:lastRenderedPageBreak/>
        <w:fldChar w:fldCharType="begin"/>
      </w:r>
      <w:r>
        <w:rPr>
          <w:b/>
          <w:sz w:val="32"/>
          <w:szCs w:val="32"/>
        </w:rPr>
        <w:instrText xml:space="preserve"> TOC \h \z \c "Figure" </w:instrText>
      </w:r>
      <w:r>
        <w:rPr>
          <w:b/>
          <w:sz w:val="32"/>
          <w:szCs w:val="32"/>
        </w:rPr>
        <w:fldChar w:fldCharType="separate"/>
      </w:r>
      <w:hyperlink w:anchor="_Toc457993703" w:history="1">
        <w:r w:rsidR="005F2E86" w:rsidRPr="00B14B44">
          <w:rPr>
            <w:rStyle w:val="Hyperlink"/>
            <w:noProof/>
          </w:rPr>
          <w:t>Figure 1: Example of a graph produced by the journaling tool. Specifically, a region of one image (hat) was spliced into another image (orig_input) to create a new image (input_mod_1).</w:t>
        </w:r>
        <w:r w:rsidR="005F2E86">
          <w:rPr>
            <w:noProof/>
            <w:webHidden/>
          </w:rPr>
          <w:tab/>
        </w:r>
        <w:r w:rsidR="005F2E86">
          <w:rPr>
            <w:noProof/>
            <w:webHidden/>
          </w:rPr>
          <w:fldChar w:fldCharType="begin"/>
        </w:r>
        <w:r w:rsidR="005F2E86">
          <w:rPr>
            <w:noProof/>
            <w:webHidden/>
          </w:rPr>
          <w:instrText xml:space="preserve"> PAGEREF _Toc457993703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05D7B271" w14:textId="77777777" w:rsidR="005F2E86" w:rsidRDefault="0054201F">
      <w:pPr>
        <w:pStyle w:val="TableofFigures"/>
        <w:tabs>
          <w:tab w:val="right" w:leader="dot" w:pos="9350"/>
        </w:tabs>
        <w:rPr>
          <w:rFonts w:asciiTheme="minorHAnsi" w:eastAsiaTheme="minorEastAsia" w:hAnsiTheme="minorHAnsi" w:cstheme="minorBidi"/>
          <w:noProof/>
          <w:szCs w:val="22"/>
        </w:rPr>
      </w:pPr>
      <w:hyperlink w:anchor="_Toc457993704" w:history="1">
        <w:r w:rsidR="005F2E86" w:rsidRPr="00B14B44">
          <w:rPr>
            <w:rStyle w:val="Hyperlink"/>
            <w:noProof/>
          </w:rPr>
          <w:t>Figure 2: GitHub website download dialog</w:t>
        </w:r>
        <w:r w:rsidR="005F2E86">
          <w:rPr>
            <w:noProof/>
            <w:webHidden/>
          </w:rPr>
          <w:tab/>
        </w:r>
        <w:r w:rsidR="005F2E86">
          <w:rPr>
            <w:noProof/>
            <w:webHidden/>
          </w:rPr>
          <w:fldChar w:fldCharType="begin"/>
        </w:r>
        <w:r w:rsidR="005F2E86">
          <w:rPr>
            <w:noProof/>
            <w:webHidden/>
          </w:rPr>
          <w:instrText xml:space="preserve"> PAGEREF _Toc457993704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3EE555F8" w14:textId="77777777" w:rsidR="005F2E86" w:rsidRDefault="0054201F">
      <w:pPr>
        <w:pStyle w:val="TableofFigures"/>
        <w:tabs>
          <w:tab w:val="right" w:leader="dot" w:pos="9350"/>
        </w:tabs>
        <w:rPr>
          <w:rFonts w:asciiTheme="minorHAnsi" w:eastAsiaTheme="minorEastAsia" w:hAnsiTheme="minorHAnsi" w:cstheme="minorBidi"/>
          <w:noProof/>
          <w:szCs w:val="22"/>
        </w:rPr>
      </w:pPr>
      <w:hyperlink w:anchor="_Toc457993705" w:history="1">
        <w:r w:rsidR="005F2E86" w:rsidRPr="00B14B44">
          <w:rPr>
            <w:rStyle w:val="Hyperlink"/>
            <w:noProof/>
          </w:rPr>
          <w:t>Figure 3: Basic UI. The image nodes open here are from the example project based in the “Images” directory specified in the command line.</w:t>
        </w:r>
        <w:r w:rsidR="005F2E86">
          <w:rPr>
            <w:noProof/>
            <w:webHidden/>
          </w:rPr>
          <w:tab/>
        </w:r>
        <w:r w:rsidR="005F2E86">
          <w:rPr>
            <w:noProof/>
            <w:webHidden/>
          </w:rPr>
          <w:fldChar w:fldCharType="begin"/>
        </w:r>
        <w:r w:rsidR="005F2E86">
          <w:rPr>
            <w:noProof/>
            <w:webHidden/>
          </w:rPr>
          <w:instrText xml:space="preserve"> PAGEREF _Toc457993705 \h </w:instrText>
        </w:r>
        <w:r w:rsidR="005F2E86">
          <w:rPr>
            <w:noProof/>
            <w:webHidden/>
          </w:rPr>
        </w:r>
        <w:r w:rsidR="005F2E86">
          <w:rPr>
            <w:noProof/>
            <w:webHidden/>
          </w:rPr>
          <w:fldChar w:fldCharType="separate"/>
        </w:r>
        <w:r w:rsidR="005F2E86">
          <w:rPr>
            <w:noProof/>
            <w:webHidden/>
          </w:rPr>
          <w:t>3</w:t>
        </w:r>
        <w:r w:rsidR="005F2E86">
          <w:rPr>
            <w:noProof/>
            <w:webHidden/>
          </w:rPr>
          <w:fldChar w:fldCharType="end"/>
        </w:r>
      </w:hyperlink>
    </w:p>
    <w:p w14:paraId="7F1FD86B" w14:textId="77777777" w:rsidR="005F2E86" w:rsidRDefault="0054201F">
      <w:pPr>
        <w:pStyle w:val="TableofFigures"/>
        <w:tabs>
          <w:tab w:val="right" w:leader="dot" w:pos="9350"/>
        </w:tabs>
        <w:rPr>
          <w:rFonts w:asciiTheme="minorHAnsi" w:eastAsiaTheme="minorEastAsia" w:hAnsiTheme="minorHAnsi" w:cstheme="minorBidi"/>
          <w:noProof/>
          <w:szCs w:val="22"/>
        </w:rPr>
      </w:pPr>
      <w:hyperlink w:anchor="_Toc457993706" w:history="1">
        <w:r w:rsidR="005F2E86" w:rsidRPr="00B14B44">
          <w:rPr>
            <w:rStyle w:val="Hyperlink"/>
            <w:noProof/>
          </w:rPr>
          <w:t>Figure 4: File menu.</w:t>
        </w:r>
        <w:r w:rsidR="005F2E86">
          <w:rPr>
            <w:noProof/>
            <w:webHidden/>
          </w:rPr>
          <w:tab/>
        </w:r>
        <w:r w:rsidR="005F2E86">
          <w:rPr>
            <w:noProof/>
            <w:webHidden/>
          </w:rPr>
          <w:fldChar w:fldCharType="begin"/>
        </w:r>
        <w:r w:rsidR="005F2E86">
          <w:rPr>
            <w:noProof/>
            <w:webHidden/>
          </w:rPr>
          <w:instrText xml:space="preserve"> PAGEREF _Toc457993706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14:paraId="03BE6C19" w14:textId="77777777" w:rsidR="005F2E86" w:rsidRDefault="0054201F">
      <w:pPr>
        <w:pStyle w:val="TableofFigures"/>
        <w:tabs>
          <w:tab w:val="right" w:leader="dot" w:pos="9350"/>
        </w:tabs>
        <w:rPr>
          <w:rFonts w:asciiTheme="minorHAnsi" w:eastAsiaTheme="minorEastAsia" w:hAnsiTheme="minorHAnsi" w:cstheme="minorBidi"/>
          <w:noProof/>
          <w:szCs w:val="22"/>
        </w:rPr>
      </w:pPr>
      <w:hyperlink w:anchor="_Toc457993707" w:history="1">
        <w:r w:rsidR="005F2E86" w:rsidRPr="00B14B44">
          <w:rPr>
            <w:rStyle w:val="Hyperlink"/>
            <w:noProof/>
          </w:rPr>
          <w:t>Figure 5: Process menu.</w:t>
        </w:r>
        <w:r w:rsidR="005F2E86">
          <w:rPr>
            <w:noProof/>
            <w:webHidden/>
          </w:rPr>
          <w:tab/>
        </w:r>
        <w:r w:rsidR="005F2E86">
          <w:rPr>
            <w:noProof/>
            <w:webHidden/>
          </w:rPr>
          <w:fldChar w:fldCharType="begin"/>
        </w:r>
        <w:r w:rsidR="005F2E86">
          <w:rPr>
            <w:noProof/>
            <w:webHidden/>
          </w:rPr>
          <w:instrText xml:space="preserve"> PAGEREF _Toc457993707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14:paraId="3B45ABDC" w14:textId="77777777" w:rsidR="005F2E86" w:rsidRDefault="0054201F">
      <w:pPr>
        <w:pStyle w:val="TableofFigures"/>
        <w:tabs>
          <w:tab w:val="right" w:leader="dot" w:pos="9350"/>
        </w:tabs>
        <w:rPr>
          <w:rFonts w:asciiTheme="minorHAnsi" w:eastAsiaTheme="minorEastAsia" w:hAnsiTheme="minorHAnsi" w:cstheme="minorBidi"/>
          <w:noProof/>
          <w:szCs w:val="22"/>
        </w:rPr>
      </w:pPr>
      <w:hyperlink w:anchor="_Toc457993708" w:history="1">
        <w:r w:rsidR="005F2E86" w:rsidRPr="00B14B44">
          <w:rPr>
            <w:rStyle w:val="Hyperlink"/>
            <w:noProof/>
          </w:rPr>
          <w:t>Figure 6: Description of user interface.</w:t>
        </w:r>
        <w:r w:rsidR="005F2E86">
          <w:rPr>
            <w:noProof/>
            <w:webHidden/>
          </w:rPr>
          <w:tab/>
        </w:r>
        <w:r w:rsidR="005F2E86">
          <w:rPr>
            <w:noProof/>
            <w:webHidden/>
          </w:rPr>
          <w:fldChar w:fldCharType="begin"/>
        </w:r>
        <w:r w:rsidR="005F2E86">
          <w:rPr>
            <w:noProof/>
            <w:webHidden/>
          </w:rPr>
          <w:instrText xml:space="preserve"> PAGEREF _Toc457993708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14:paraId="7ADEFA46" w14:textId="77777777" w:rsidR="005F2E86" w:rsidRDefault="0054201F">
      <w:pPr>
        <w:pStyle w:val="TableofFigures"/>
        <w:tabs>
          <w:tab w:val="right" w:leader="dot" w:pos="9350"/>
        </w:tabs>
        <w:rPr>
          <w:rFonts w:asciiTheme="minorHAnsi" w:eastAsiaTheme="minorEastAsia" w:hAnsiTheme="minorHAnsi" w:cstheme="minorBidi"/>
          <w:noProof/>
          <w:szCs w:val="22"/>
        </w:rPr>
      </w:pPr>
      <w:hyperlink w:anchor="_Toc457993709" w:history="1">
        <w:r w:rsidR="005F2E86" w:rsidRPr="00B14B44">
          <w:rPr>
            <w:rStyle w:val="Hyperlink"/>
            <w:noProof/>
          </w:rPr>
          <w:t>Figure 7: Link description window.</w:t>
        </w:r>
        <w:r w:rsidR="005F2E86">
          <w:rPr>
            <w:noProof/>
            <w:webHidden/>
          </w:rPr>
          <w:tab/>
        </w:r>
        <w:r w:rsidR="005F2E86">
          <w:rPr>
            <w:noProof/>
            <w:webHidden/>
          </w:rPr>
          <w:fldChar w:fldCharType="begin"/>
        </w:r>
        <w:r w:rsidR="005F2E86">
          <w:rPr>
            <w:noProof/>
            <w:webHidden/>
          </w:rPr>
          <w:instrText xml:space="preserve"> PAGEREF _Toc457993709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14:paraId="57344A16" w14:textId="77777777" w:rsidR="005F2E86" w:rsidRDefault="0054201F">
      <w:pPr>
        <w:pStyle w:val="TableofFigures"/>
        <w:tabs>
          <w:tab w:val="right" w:leader="dot" w:pos="9350"/>
        </w:tabs>
        <w:rPr>
          <w:rFonts w:asciiTheme="minorHAnsi" w:eastAsiaTheme="minorEastAsia" w:hAnsiTheme="minorHAnsi" w:cstheme="minorBidi"/>
          <w:noProof/>
          <w:szCs w:val="22"/>
        </w:rPr>
      </w:pPr>
      <w:hyperlink w:anchor="_Toc457993710" w:history="1">
        <w:r w:rsidR="005F2E86" w:rsidRPr="00B14B44">
          <w:rPr>
            <w:rStyle w:val="Hyperlink"/>
            <w:noProof/>
          </w:rPr>
          <w:t>Figure 8: Example of an input mask one might use during seam carving to ensure preservation of the woman’s hat.</w:t>
        </w:r>
        <w:r w:rsidR="005F2E86">
          <w:rPr>
            <w:noProof/>
            <w:webHidden/>
          </w:rPr>
          <w:tab/>
        </w:r>
        <w:r w:rsidR="005F2E86">
          <w:rPr>
            <w:noProof/>
            <w:webHidden/>
          </w:rPr>
          <w:fldChar w:fldCharType="begin"/>
        </w:r>
        <w:r w:rsidR="005F2E86">
          <w:rPr>
            <w:noProof/>
            <w:webHidden/>
          </w:rPr>
          <w:instrText xml:space="preserve"> PAGEREF _Toc457993710 \h </w:instrText>
        </w:r>
        <w:r w:rsidR="005F2E86">
          <w:rPr>
            <w:noProof/>
            <w:webHidden/>
          </w:rPr>
        </w:r>
        <w:r w:rsidR="005F2E86">
          <w:rPr>
            <w:noProof/>
            <w:webHidden/>
          </w:rPr>
          <w:fldChar w:fldCharType="separate"/>
        </w:r>
        <w:r w:rsidR="005F2E86">
          <w:rPr>
            <w:noProof/>
            <w:webHidden/>
          </w:rPr>
          <w:t>10</w:t>
        </w:r>
        <w:r w:rsidR="005F2E86">
          <w:rPr>
            <w:noProof/>
            <w:webHidden/>
          </w:rPr>
          <w:fldChar w:fldCharType="end"/>
        </w:r>
      </w:hyperlink>
    </w:p>
    <w:p w14:paraId="0C0B152C" w14:textId="77777777" w:rsidR="005F2E86" w:rsidRDefault="0054201F">
      <w:pPr>
        <w:pStyle w:val="TableofFigures"/>
        <w:tabs>
          <w:tab w:val="right" w:leader="dot" w:pos="9350"/>
        </w:tabs>
        <w:rPr>
          <w:rFonts w:asciiTheme="minorHAnsi" w:eastAsiaTheme="minorEastAsia" w:hAnsiTheme="minorHAnsi" w:cstheme="minorBidi"/>
          <w:noProof/>
          <w:szCs w:val="22"/>
        </w:rPr>
      </w:pPr>
      <w:hyperlink w:anchor="_Toc457993711" w:history="1">
        <w:r w:rsidR="005F2E86" w:rsidRPr="00B14B44">
          <w:rPr>
            <w:rStyle w:val="Hyperlink"/>
            <w:noProof/>
          </w:rPr>
          <w:t>Figure 9: Window for applying plugins to image nodes.</w:t>
        </w:r>
        <w:r w:rsidR="005F2E86">
          <w:rPr>
            <w:noProof/>
            <w:webHidden/>
          </w:rPr>
          <w:tab/>
        </w:r>
        <w:r w:rsidR="005F2E86">
          <w:rPr>
            <w:noProof/>
            <w:webHidden/>
          </w:rPr>
          <w:fldChar w:fldCharType="begin"/>
        </w:r>
        <w:r w:rsidR="005F2E86">
          <w:rPr>
            <w:noProof/>
            <w:webHidden/>
          </w:rPr>
          <w:instrText xml:space="preserve"> PAGEREF _Toc457993711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2037F108" w14:textId="77777777" w:rsidR="005F2E86" w:rsidRDefault="0054201F">
      <w:pPr>
        <w:pStyle w:val="TableofFigures"/>
        <w:tabs>
          <w:tab w:val="right" w:leader="dot" w:pos="9350"/>
        </w:tabs>
        <w:rPr>
          <w:rFonts w:asciiTheme="minorHAnsi" w:eastAsiaTheme="minorEastAsia" w:hAnsiTheme="minorHAnsi" w:cstheme="minorBidi"/>
          <w:noProof/>
          <w:szCs w:val="22"/>
        </w:rPr>
      </w:pPr>
      <w:hyperlink w:anchor="_Toc457993712" w:history="1">
        <w:r w:rsidR="005F2E86" w:rsidRPr="00B14B44">
          <w:rPr>
            <w:rStyle w:val="Hyperlink"/>
            <w:noProof/>
          </w:rPr>
          <w:t>Figure 10: EXIF Comparison Table</w:t>
        </w:r>
        <w:r w:rsidR="005F2E86">
          <w:rPr>
            <w:noProof/>
            <w:webHidden/>
          </w:rPr>
          <w:tab/>
        </w:r>
        <w:r w:rsidR="005F2E86">
          <w:rPr>
            <w:noProof/>
            <w:webHidden/>
          </w:rPr>
          <w:fldChar w:fldCharType="begin"/>
        </w:r>
        <w:r w:rsidR="005F2E86">
          <w:rPr>
            <w:noProof/>
            <w:webHidden/>
          </w:rPr>
          <w:instrText xml:space="preserve"> PAGEREF _Toc457993712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8"/>
          <w:headerReference w:type="default" r:id="rId19"/>
          <w:footerReference w:type="default" r:id="rId20"/>
          <w:headerReference w:type="first" r:id="rId21"/>
          <w:footerReference w:type="first" r:id="rId22"/>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212" w:name="_Toc456792461"/>
      <w:bookmarkStart w:id="213" w:name="_Toc334962280"/>
      <w:r>
        <w:lastRenderedPageBreak/>
        <w:t>Overview</w:t>
      </w:r>
      <w:bookmarkEnd w:id="212"/>
      <w:bookmarkEnd w:id="213"/>
    </w:p>
    <w:p w14:paraId="5E722646" w14:textId="77777777" w:rsidR="00936FFD" w:rsidRPr="003D3906" w:rsidRDefault="00936FFD" w:rsidP="00A27DCE">
      <w:pPr>
        <w:pStyle w:val="BodyText"/>
      </w:pPr>
      <w:bookmarkStart w:id="214" w:name="_Toc78164083"/>
      <w:bookmarkStart w:id="215"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3">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481250">
      <w:pPr>
        <w:pStyle w:val="figurecaption"/>
      </w:pPr>
      <w:bookmarkStart w:id="216" w:name="_Toc457993703"/>
      <w:r>
        <w:t xml:space="preserve">Figure </w:t>
      </w:r>
      <w:fldSimple w:instr=" SEQ Figure \* ARABIC ">
        <w:r w:rsidR="002C2D16">
          <w:rPr>
            <w:noProof/>
          </w:rPr>
          <w:t>1</w:t>
        </w:r>
      </w:fldSimple>
      <w:r>
        <w:t xml:space="preserve">: </w:t>
      </w:r>
      <w:r w:rsidRPr="003716D7">
        <w:t>Example of a graph produced by the journaling tool. Specifically, a region of one image (hat) was spliced into another image (</w:t>
      </w:r>
      <w:proofErr w:type="spellStart"/>
      <w:r w:rsidRPr="003716D7">
        <w:t>orig_input</w:t>
      </w:r>
      <w:proofErr w:type="spellEnd"/>
      <w:r w:rsidRPr="003716D7">
        <w:t>) to create a new image (input_mod_1).</w:t>
      </w:r>
      <w:bookmarkEnd w:id="216"/>
    </w:p>
    <w:p w14:paraId="64EF3314" w14:textId="77777777" w:rsidR="00936FFD" w:rsidRDefault="00936FFD" w:rsidP="00A27DCE">
      <w:pPr>
        <w:pStyle w:val="BodyText"/>
        <w:rPr>
          <w:b/>
        </w:rPr>
      </w:pPr>
    </w:p>
    <w:p w14:paraId="475F207F" w14:textId="77777777" w:rsidR="00264E83" w:rsidRDefault="00A9054E" w:rsidP="00FC16E5">
      <w:pPr>
        <w:jc w:val="both"/>
      </w:pPr>
      <w:bookmarkStart w:id="217" w:name="_Toc456792462"/>
      <w:bookmarkEnd w:id="214"/>
      <w:bookmarkEnd w:id="215"/>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218" w:name="_Toc334962281"/>
      <w:r>
        <w:t>Installation</w:t>
      </w:r>
      <w:bookmarkEnd w:id="217"/>
      <w:bookmarkEnd w:id="218"/>
    </w:p>
    <w:p w14:paraId="3483A3AC" w14:textId="77777777" w:rsidR="0090535E" w:rsidRPr="003D3906" w:rsidRDefault="0090535E" w:rsidP="00A27DCE">
      <w:pPr>
        <w:pStyle w:val="BodyText"/>
      </w:pPr>
      <w:r w:rsidRPr="003D3906">
        <w:t xml:space="preserve">The most direct way to obtain the most recent version of the tool is to download it from </w:t>
      </w:r>
      <w:proofErr w:type="spellStart"/>
      <w:r w:rsidRPr="003D3906">
        <w:t>GitHub</w:t>
      </w:r>
      <w:proofErr w:type="spellEnd"/>
      <w:r w:rsidRPr="003D3906">
        <w:t xml:space="preserve">. Navigate to </w:t>
      </w:r>
      <w:hyperlink r:id="rId24" w:history="1">
        <w:r w:rsidRPr="003D3906">
          <w:rPr>
            <w:rStyle w:val="Hyperlink"/>
          </w:rPr>
          <w:t>https://github.com/rwgdrummer/maskgen</w:t>
        </w:r>
      </w:hyperlink>
      <w:r w:rsidRPr="003D3906">
        <w:t xml:space="preserve"> and click the green “Clone or Download” button. The user can either download everything in a ZIP, or clone using </w:t>
      </w:r>
      <w:proofErr w:type="spellStart"/>
      <w:r w:rsidRPr="003D3906">
        <w:t>GitHub’s</w:t>
      </w:r>
      <w:proofErr w:type="spellEnd"/>
      <w:r w:rsidRPr="003D3906">
        <w:t xml:space="preserve"> desktop application. Experienced users may choose to clone via the </w:t>
      </w:r>
      <w:proofErr w:type="spellStart"/>
      <w:r w:rsidRPr="003D3906">
        <w:rPr>
          <w:i/>
        </w:rPr>
        <w:t>git</w:t>
      </w:r>
      <w:proofErr w:type="spellEnd"/>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5">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2C2D16">
      <w:pPr>
        <w:pStyle w:val="figurecaption"/>
      </w:pPr>
      <w:bookmarkStart w:id="219" w:name="_Toc457993704"/>
      <w:r>
        <w:t xml:space="preserve">Figure </w:t>
      </w:r>
      <w:fldSimple w:instr=" SEQ Figure \* ARABIC ">
        <w:r w:rsidR="002C2D16">
          <w:rPr>
            <w:noProof/>
          </w:rPr>
          <w:t>2</w:t>
        </w:r>
      </w:fldSimple>
      <w:r>
        <w:t xml:space="preserve">: </w:t>
      </w:r>
      <w:proofErr w:type="spellStart"/>
      <w:r>
        <w:t>GitHub</w:t>
      </w:r>
      <w:proofErr w:type="spellEnd"/>
      <w:r>
        <w:t xml:space="preserve"> website download dialog</w:t>
      </w:r>
      <w:bookmarkEnd w:id="219"/>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220" w:name="_Toc456792463"/>
      <w:bookmarkStart w:id="221" w:name="_Toc334962282"/>
      <w:r>
        <w:t>Dependenc</w:t>
      </w:r>
      <w:r w:rsidR="00CD52AB">
        <w:t>i</w:t>
      </w:r>
      <w:r>
        <w:t>es</w:t>
      </w:r>
      <w:bookmarkEnd w:id="220"/>
      <w:bookmarkEnd w:id="221"/>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numpy</w:t>
      </w:r>
      <w:proofErr w:type="spellEnd"/>
      <w:proofErr w:type="gramEnd"/>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matplotlib</w:t>
      </w:r>
      <w:proofErr w:type="spellEnd"/>
      <w:proofErr w:type="gramEnd"/>
    </w:p>
    <w:p w14:paraId="7E2E783B" w14:textId="77777777" w:rsidR="0090535E" w:rsidRPr="003D3906" w:rsidRDefault="0054201F" w:rsidP="003D3906">
      <w:pPr>
        <w:pStyle w:val="ListParagraph"/>
        <w:numPr>
          <w:ilvl w:val="0"/>
          <w:numId w:val="13"/>
        </w:numPr>
        <w:jc w:val="both"/>
        <w:rPr>
          <w:rFonts w:ascii="Times New Roman" w:hAnsi="Times New Roman" w:cs="Times New Roman"/>
          <w:sz w:val="24"/>
          <w:szCs w:val="24"/>
        </w:rPr>
      </w:pPr>
      <w:hyperlink r:id="rId26" w:history="1">
        <w:proofErr w:type="spellStart"/>
        <w:proofErr w:type="gramStart"/>
        <w:r w:rsidR="0090535E" w:rsidRPr="003D3906">
          <w:rPr>
            <w:rStyle w:val="Hyperlink"/>
            <w:rFonts w:ascii="Times New Roman" w:hAnsi="Times New Roman" w:cs="Times New Roman"/>
            <w:sz w:val="24"/>
            <w:szCs w:val="24"/>
          </w:rPr>
          <w:t>opencv</w:t>
        </w:r>
        <w:proofErr w:type="spellEnd"/>
        <w:proofErr w:type="gramEnd"/>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networkx</w:t>
      </w:r>
      <w:proofErr w:type="spellEnd"/>
      <w:proofErr w:type="gramEnd"/>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moviepy</w:t>
      </w:r>
      <w:proofErr w:type="spellEnd"/>
      <w:proofErr w:type="gramEnd"/>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scikit</w:t>
      </w:r>
      <w:proofErr w:type="spellEnd"/>
      <w:proofErr w:type="gramEnd"/>
      <w:r w:rsidRPr="003D3906">
        <w:rPr>
          <w:rFonts w:ascii="Times New Roman" w:hAnsi="Times New Roman" w:cs="Times New Roman"/>
          <w:sz w:val="24"/>
          <w:szCs w:val="24"/>
        </w:rPr>
        <w: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tkintertable</w:t>
      </w:r>
      <w:proofErr w:type="spellEnd"/>
      <w:proofErr w:type="gramEnd"/>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bitstring</w:t>
      </w:r>
      <w:proofErr w:type="spellEnd"/>
      <w:proofErr w:type="gramEnd"/>
    </w:p>
    <w:p w14:paraId="74C8DD2E" w14:textId="77777777" w:rsidR="009F28C6" w:rsidRDefault="009F28C6" w:rsidP="003D3906">
      <w:pPr>
        <w:pStyle w:val="ListParagraph"/>
        <w:numPr>
          <w:ilvl w:val="0"/>
          <w:numId w:val="13"/>
        </w:numPr>
        <w:jc w:val="both"/>
        <w:rPr>
          <w:ins w:id="222" w:author="Eric Robertson" w:date="2016-10-11T21:06:00Z"/>
          <w:rFonts w:ascii="Times New Roman" w:hAnsi="Times New Roman" w:cs="Times New Roman"/>
          <w:sz w:val="24"/>
          <w:szCs w:val="24"/>
        </w:rPr>
      </w:pPr>
      <w:proofErr w:type="gramStart"/>
      <w:r>
        <w:rPr>
          <w:rFonts w:ascii="Times New Roman" w:hAnsi="Times New Roman" w:cs="Times New Roman"/>
          <w:sz w:val="24"/>
          <w:szCs w:val="24"/>
        </w:rPr>
        <w:t>boto3</w:t>
      </w:r>
      <w:proofErr w:type="gramEnd"/>
      <w:r>
        <w:rPr>
          <w:rFonts w:ascii="Times New Roman" w:hAnsi="Times New Roman" w:cs="Times New Roman"/>
          <w:sz w:val="24"/>
          <w:szCs w:val="24"/>
        </w:rPr>
        <w:t xml:space="preserve"> (for optional use of S3)</w:t>
      </w:r>
    </w:p>
    <w:p w14:paraId="05662907" w14:textId="3B40A0AC" w:rsidR="006468BF" w:rsidRDefault="006468BF" w:rsidP="003D3906">
      <w:pPr>
        <w:pStyle w:val="ListParagraph"/>
        <w:numPr>
          <w:ilvl w:val="0"/>
          <w:numId w:val="13"/>
        </w:numPr>
        <w:jc w:val="both"/>
        <w:rPr>
          <w:ins w:id="223" w:author="Eric Robertson" w:date="2016-09-08T10:15:00Z"/>
          <w:rFonts w:ascii="Times New Roman" w:hAnsi="Times New Roman" w:cs="Times New Roman"/>
          <w:sz w:val="24"/>
          <w:szCs w:val="24"/>
        </w:rPr>
      </w:pPr>
      <w:proofErr w:type="gramStart"/>
      <w:ins w:id="224" w:author="Eric Robertson" w:date="2016-10-11T21:06:00Z">
        <w:r>
          <w:rPr>
            <w:rFonts w:ascii="Times New Roman" w:hAnsi="Times New Roman" w:cs="Times New Roman"/>
            <w:sz w:val="24"/>
            <w:szCs w:val="24"/>
          </w:rPr>
          <w:t>hdf5</w:t>
        </w:r>
      </w:ins>
      <w:proofErr w:type="gramEnd"/>
    </w:p>
    <w:p w14:paraId="614483A9" w14:textId="77777777" w:rsidR="00CC0AC8" w:rsidRPr="00CC0AC8" w:rsidRDefault="00CC0AC8">
      <w:pPr>
        <w:jc w:val="both"/>
        <w:pPrChange w:id="225" w:author="Eric Robertson" w:date="2016-09-08T10:15:00Z">
          <w:pPr>
            <w:pStyle w:val="ListParagraph"/>
            <w:numPr>
              <w:numId w:val="13"/>
            </w:numPr>
            <w:ind w:hanging="360"/>
            <w:jc w:val="both"/>
          </w:pPr>
        </w:pPrChange>
      </w:pPr>
    </w:p>
    <w:p w14:paraId="3F773A1E" w14:textId="77777777" w:rsidR="00CC0AC8" w:rsidRDefault="0090535E" w:rsidP="00A27DCE">
      <w:pPr>
        <w:pStyle w:val="BodyText"/>
        <w:rPr>
          <w:ins w:id="226" w:author="Eric Robertson" w:date="2016-09-08T10:15:00Z"/>
        </w:rPr>
      </w:pPr>
      <w:r w:rsidRPr="003D3906">
        <w:t xml:space="preserve">Most of these can be installed easily </w:t>
      </w:r>
      <w:del w:id="227" w:author="Eric Robertson" w:date="2016-09-08T10:15:00Z">
        <w:r w:rsidRPr="003D3906" w:rsidDel="00CC0AC8">
          <w:delText xml:space="preserve">via </w:delText>
        </w:r>
      </w:del>
      <w:ins w:id="228" w:author="Eric Robertson" w:date="2016-09-08T10:15:00Z">
        <w:r w:rsidR="00CC0AC8">
          <w:t>are installed with the following procedure.</w:t>
        </w:r>
      </w:ins>
    </w:p>
    <w:p w14:paraId="2CEC3831" w14:textId="20E8D792" w:rsidR="00CC0AC8" w:rsidRPr="00CB33EE" w:rsidRDefault="00CC0AC8" w:rsidP="00CC0AC8">
      <w:pPr>
        <w:pStyle w:val="Code"/>
        <w:rPr>
          <w:ins w:id="229" w:author="Eric Robertson" w:date="2016-09-08T10:15:00Z"/>
          <w:rFonts w:ascii="Consolas" w:hAnsi="Consolas" w:cs="Consolas"/>
          <w:color w:val="262626"/>
          <w:sz w:val="20"/>
          <w:szCs w:val="20"/>
        </w:rPr>
      </w:pPr>
      <w:proofErr w:type="gramStart"/>
      <w:ins w:id="230" w:author="Eric Robertson" w:date="2016-09-08T10:15:00Z">
        <w:r>
          <w:rPr>
            <w:rFonts w:ascii="Consolas" w:hAnsi="Consolas" w:cs="Consolas"/>
            <w:color w:val="262626"/>
            <w:sz w:val="20"/>
            <w:szCs w:val="20"/>
          </w:rPr>
          <w:t>python</w:t>
        </w:r>
        <w:proofErr w:type="gramEnd"/>
        <w:r>
          <w:rPr>
            <w:rFonts w:ascii="Consolas" w:hAnsi="Consolas" w:cs="Consolas"/>
            <w:color w:val="262626"/>
            <w:sz w:val="20"/>
            <w:szCs w:val="20"/>
          </w:rPr>
          <w:t xml:space="preserve">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ins>
    </w:p>
    <w:p w14:paraId="421CAB21" w14:textId="77777777" w:rsidR="00CC0AC8" w:rsidRDefault="00CC0AC8" w:rsidP="00A27DCE">
      <w:pPr>
        <w:pStyle w:val="BodyText"/>
        <w:rPr>
          <w:ins w:id="231" w:author="Eric Robertson" w:date="2016-09-08T10:15:00Z"/>
        </w:rPr>
      </w:pPr>
    </w:p>
    <w:p w14:paraId="468E661A" w14:textId="36641E09" w:rsidR="001D5024" w:rsidRDefault="001D5024" w:rsidP="00A27DCE">
      <w:pPr>
        <w:pStyle w:val="BodyText"/>
        <w:rPr>
          <w:ins w:id="232" w:author="Eric Robertson" w:date="2016-10-06T11:23:00Z"/>
        </w:rPr>
      </w:pPr>
      <w:ins w:id="233" w:author="Eric Robertson" w:date="2016-10-06T11:22:00Z">
        <w:r>
          <w:t xml:space="preserve">For use with </w:t>
        </w:r>
      </w:ins>
      <w:ins w:id="234" w:author="Eric Robertson" w:date="2016-10-06T11:23:00Z">
        <w:r>
          <w:t>using plugins that write</w:t>
        </w:r>
      </w:ins>
      <w:ins w:id="235" w:author="Eric Robertson" w:date="2016-10-06T11:22:00Z">
        <w:r>
          <w:t xml:space="preserve"> TIFF files</w:t>
        </w:r>
      </w:ins>
      <w:ins w:id="236" w:author="Eric Robertson" w:date="2016-10-06T11:23:00Z">
        <w:r>
          <w:t xml:space="preserve">, install </w:t>
        </w:r>
        <w:proofErr w:type="spellStart"/>
        <w:r>
          <w:t>tifffile</w:t>
        </w:r>
      </w:ins>
      <w:proofErr w:type="spellEnd"/>
      <w:proofErr w:type="gramStart"/>
      <w:ins w:id="237" w:author="Eric Robertson" w:date="2016-10-06T11:24:00Z">
        <w:r>
          <w:t>,  For</w:t>
        </w:r>
        <w:proofErr w:type="gramEnd"/>
        <w:r>
          <w:t xml:space="preserve"> Mac users, </w:t>
        </w:r>
        <w:proofErr w:type="spellStart"/>
        <w:r>
          <w:t>XCode</w:t>
        </w:r>
        <w:proofErr w:type="spellEnd"/>
        <w:r>
          <w:t xml:space="preserve"> needs to be installed.  For Windows users, Microsoft Visual C++ 9.x for python needs to be installed.   An alternative is to find a prebuild </w:t>
        </w:r>
        <w:proofErr w:type="spellStart"/>
        <w:r>
          <w:t>libtiff</w:t>
        </w:r>
        <w:proofErr w:type="spellEnd"/>
        <w:r>
          <w:t xml:space="preserve"> library for Mac of Windows.  Download at your own risk.</w:t>
        </w:r>
      </w:ins>
    </w:p>
    <w:p w14:paraId="25CCEDFB" w14:textId="03F34B36" w:rsidR="001D5024" w:rsidRPr="00CB33EE" w:rsidRDefault="001D5024" w:rsidP="001D5024">
      <w:pPr>
        <w:pStyle w:val="Code"/>
        <w:rPr>
          <w:ins w:id="238" w:author="Eric Robertson" w:date="2016-10-06T11:23:00Z"/>
          <w:rFonts w:ascii="Consolas" w:hAnsi="Consolas" w:cs="Consolas"/>
          <w:color w:val="262626"/>
          <w:sz w:val="20"/>
          <w:szCs w:val="20"/>
        </w:rPr>
      </w:pPr>
      <w:proofErr w:type="gramStart"/>
      <w:ins w:id="239" w:author="Eric Robertson" w:date="2016-10-06T11:23:00Z">
        <w:r>
          <w:rPr>
            <w:rFonts w:ascii="Consolas" w:hAnsi="Consolas" w:cs="Consolas"/>
            <w:color w:val="262626"/>
            <w:sz w:val="20"/>
            <w:szCs w:val="20"/>
          </w:rPr>
          <w:lastRenderedPageBreak/>
          <w:t>pip</w:t>
        </w:r>
        <w:proofErr w:type="gramEnd"/>
        <w:r>
          <w:rPr>
            <w:rFonts w:ascii="Consolas" w:hAnsi="Consolas" w:cs="Consolas"/>
            <w:color w:val="262626"/>
            <w:sz w:val="20"/>
            <w:szCs w:val="20"/>
          </w:rPr>
          <w:t xml:space="preserve"> install </w:t>
        </w:r>
        <w:proofErr w:type="spellStart"/>
        <w:r>
          <w:rPr>
            <w:rFonts w:ascii="Consolas" w:hAnsi="Consolas" w:cs="Consolas"/>
            <w:color w:val="262626"/>
            <w:sz w:val="20"/>
            <w:szCs w:val="20"/>
          </w:rPr>
          <w:t>tifffile</w:t>
        </w:r>
        <w:proofErr w:type="spellEnd"/>
      </w:ins>
    </w:p>
    <w:p w14:paraId="3C052F51" w14:textId="77777777" w:rsidR="001D5024" w:rsidRPr="001D5024" w:rsidRDefault="001D5024">
      <w:pPr>
        <w:rPr>
          <w:ins w:id="240" w:author="Eric Robertson" w:date="2016-10-06T11:22:00Z"/>
        </w:rPr>
        <w:pPrChange w:id="241" w:author="Eric Robertson" w:date="2016-10-06T11:23:00Z">
          <w:pPr>
            <w:pStyle w:val="BodyText"/>
          </w:pPr>
        </w:pPrChange>
      </w:pPr>
    </w:p>
    <w:p w14:paraId="58DA19C2" w14:textId="1FA2C2EC" w:rsidR="0090535E" w:rsidRDefault="0090535E" w:rsidP="00A27DCE">
      <w:pPr>
        <w:pStyle w:val="BodyText"/>
        <w:rPr>
          <w:ins w:id="242" w:author="Eric Robertson" w:date="2016-09-08T10:17:00Z"/>
        </w:rPr>
      </w:pPr>
      <w:del w:id="243" w:author="Eric Robertson" w:date="2016-09-08T10:15:00Z">
        <w:r w:rsidRPr="003D3906" w:rsidDel="00CC0AC8">
          <w:delText xml:space="preserve">pip. </w:delText>
        </w:r>
      </w:del>
      <w:r w:rsidRPr="003D3906">
        <w:t xml:space="preserve">Some Python distributions come with some or all of these pre-installed, such as </w:t>
      </w:r>
      <w:hyperlink r:id="rId27" w:history="1">
        <w:r w:rsidRPr="003D3906">
          <w:rPr>
            <w:rStyle w:val="Hyperlink"/>
          </w:rPr>
          <w:t>Anaconda</w:t>
        </w:r>
      </w:hyperlink>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hyperlink r:id="rId28" w:anchor="gsc.tab=0" w:history="1">
        <w:proofErr w:type="spellStart"/>
        <w:r w:rsidRPr="003D3906">
          <w:rPr>
            <w:rStyle w:val="Hyperlink"/>
          </w:rPr>
          <w:t>OpenCV</w:t>
        </w:r>
        <w:proofErr w:type="spellEnd"/>
        <w:r w:rsidRPr="003D3906">
          <w:rPr>
            <w:rStyle w:val="Hyperlink"/>
          </w:rPr>
          <w:t xml:space="preserve"> documentation</w:t>
        </w:r>
      </w:hyperlink>
      <w:r w:rsidRPr="003D3906">
        <w:t>.</w:t>
      </w:r>
    </w:p>
    <w:p w14:paraId="3D7AEDB2" w14:textId="3E530414" w:rsidR="00CC0AC8" w:rsidRDefault="00CC0AC8">
      <w:pPr>
        <w:rPr>
          <w:ins w:id="244" w:author="Eric Robertson" w:date="2016-09-08T10:17:00Z"/>
        </w:rPr>
        <w:pPrChange w:id="245" w:author="Eric Robertson" w:date="2016-09-08T10:17:00Z">
          <w:pPr>
            <w:pStyle w:val="BodyText"/>
          </w:pPr>
        </w:pPrChange>
      </w:pPr>
      <w:ins w:id="246" w:author="Eric Robertson" w:date="2016-09-08T10:17:00Z">
        <w:r w:rsidRPr="00CB33EE">
          <w:t>Anaconda</w:t>
        </w:r>
        <w:r>
          <w:t xml:space="preserve"> users can install </w:t>
        </w:r>
        <w:proofErr w:type="spellStart"/>
        <w:r>
          <w:t>opencv</w:t>
        </w:r>
        <w:proofErr w:type="spellEnd"/>
        <w:r>
          <w:t xml:space="preserve"> as follows.</w:t>
        </w:r>
      </w:ins>
    </w:p>
    <w:p w14:paraId="6CCA99FD" w14:textId="2045A90E" w:rsidR="00A54660" w:rsidRDefault="00A54660" w:rsidP="00CC0AC8">
      <w:pPr>
        <w:pStyle w:val="Code"/>
        <w:rPr>
          <w:ins w:id="247" w:author="Eric Robertson" w:date="2016-10-21T09:57:00Z"/>
          <w:rFonts w:ascii="Consolas" w:hAnsi="Consolas" w:cs="Consolas"/>
          <w:color w:val="262626"/>
          <w:sz w:val="20"/>
          <w:szCs w:val="20"/>
        </w:rPr>
      </w:pPr>
      <w:proofErr w:type="spellStart"/>
      <w:proofErr w:type="gramStart"/>
      <w:ins w:id="248" w:author="Eric Robertson" w:date="2016-10-21T09:58:00Z">
        <w:r>
          <w:rPr>
            <w:rFonts w:ascii="Consolas" w:hAnsi="Consolas" w:cs="Consolas"/>
            <w:color w:val="262626"/>
            <w:sz w:val="20"/>
            <w:szCs w:val="20"/>
          </w:rPr>
          <w:t>conda</w:t>
        </w:r>
        <w:proofErr w:type="spellEnd"/>
        <w:proofErr w:type="gramEnd"/>
        <w:r>
          <w:rPr>
            <w:rFonts w:ascii="Consolas" w:hAnsi="Consolas" w:cs="Consolas"/>
            <w:color w:val="262626"/>
            <w:sz w:val="20"/>
            <w:szCs w:val="20"/>
          </w:rPr>
          <w:t xml:space="preserve"> install –c </w:t>
        </w:r>
        <w:proofErr w:type="spellStart"/>
        <w:r>
          <w:rPr>
            <w:rFonts w:ascii="Consolas" w:hAnsi="Consolas" w:cs="Consolas"/>
            <w:color w:val="262626"/>
            <w:sz w:val="20"/>
            <w:szCs w:val="20"/>
          </w:rPr>
          <w:t>menpo</w:t>
        </w:r>
        <w:proofErr w:type="spellEnd"/>
        <w:r>
          <w:rPr>
            <w:rFonts w:ascii="Consolas" w:hAnsi="Consolas" w:cs="Consolas"/>
            <w:color w:val="262626"/>
            <w:sz w:val="20"/>
            <w:szCs w:val="20"/>
          </w:rPr>
          <w:t xml:space="preserve"> </w:t>
        </w:r>
        <w:proofErr w:type="spellStart"/>
        <w:r>
          <w:rPr>
            <w:rFonts w:ascii="Consolas" w:hAnsi="Consolas" w:cs="Consolas"/>
            <w:color w:val="262626"/>
            <w:sz w:val="20"/>
            <w:szCs w:val="20"/>
          </w:rPr>
          <w:t>ffmpeg</w:t>
        </w:r>
      </w:ins>
      <w:proofErr w:type="spellEnd"/>
    </w:p>
    <w:p w14:paraId="2F0B12FA" w14:textId="0C8C220B" w:rsidR="00CC0AC8" w:rsidRPr="00CB33EE" w:rsidRDefault="00CC0AC8" w:rsidP="00CC0AC8">
      <w:pPr>
        <w:pStyle w:val="Code"/>
        <w:rPr>
          <w:ins w:id="249" w:author="Eric Robertson" w:date="2016-09-08T10:17:00Z"/>
          <w:rFonts w:ascii="Consolas" w:hAnsi="Consolas" w:cs="Consolas"/>
          <w:color w:val="262626"/>
          <w:sz w:val="20"/>
          <w:szCs w:val="20"/>
        </w:rPr>
      </w:pPr>
      <w:proofErr w:type="spellStart"/>
      <w:proofErr w:type="gramStart"/>
      <w:ins w:id="250" w:author="Eric Robertson" w:date="2016-09-08T10:18:00Z">
        <w:r>
          <w:rPr>
            <w:rFonts w:ascii="Consolas" w:hAnsi="Consolas" w:cs="Consolas"/>
            <w:color w:val="262626"/>
            <w:sz w:val="20"/>
            <w:szCs w:val="20"/>
          </w:rPr>
          <w:t>conda</w:t>
        </w:r>
        <w:proofErr w:type="spellEnd"/>
        <w:proofErr w:type="gramEnd"/>
        <w:r>
          <w:rPr>
            <w:rFonts w:ascii="Consolas" w:hAnsi="Consolas" w:cs="Consolas"/>
            <w:color w:val="262626"/>
            <w:sz w:val="20"/>
            <w:szCs w:val="20"/>
          </w:rPr>
          <w:t xml:space="preserve"> install </w:t>
        </w:r>
        <w:r w:rsidRPr="00CC0AC8">
          <w:rPr>
            <w:rFonts w:ascii="Consolas" w:hAnsi="Consolas"/>
            <w:sz w:val="20"/>
            <w:szCs w:val="20"/>
            <w:rPrChange w:id="251" w:author="Eric Robertson" w:date="2016-09-08T10:19:00Z">
              <w:rPr>
                <w:rFonts w:ascii="Menlo Regular" w:hAnsi="Menlo Regular"/>
                <w:sz w:val="22"/>
              </w:rPr>
            </w:rPrChange>
          </w:rPr>
          <w:t xml:space="preserve">-c https://conda.binstar.org/menpo </w:t>
        </w:r>
        <w:proofErr w:type="spellStart"/>
        <w:r w:rsidRPr="00CC0AC8">
          <w:rPr>
            <w:rFonts w:ascii="Consolas" w:hAnsi="Consolas"/>
            <w:sz w:val="20"/>
            <w:szCs w:val="20"/>
            <w:rPrChange w:id="252" w:author="Eric Robertson" w:date="2016-09-08T10:19:00Z">
              <w:rPr>
                <w:rFonts w:ascii="Menlo Regular" w:hAnsi="Menlo Regular"/>
                <w:sz w:val="22"/>
              </w:rPr>
            </w:rPrChange>
          </w:rPr>
          <w:t>opencv</w:t>
        </w:r>
      </w:ins>
      <w:proofErr w:type="spellEnd"/>
    </w:p>
    <w:p w14:paraId="2FFD9A09" w14:textId="77777777" w:rsidR="00CC0AC8" w:rsidRPr="00CC0AC8" w:rsidRDefault="00CC0AC8">
      <w:pPr>
        <w:pPrChange w:id="253" w:author="Eric Robertson" w:date="2016-09-08T10:17:00Z">
          <w:pPr>
            <w:pStyle w:val="BodyText"/>
          </w:pPr>
        </w:pPrChange>
      </w:pPr>
    </w:p>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remove PIL</w:t>
      </w:r>
    </w:p>
    <w:p w14:paraId="3B897E69"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pillow</w:t>
      </w:r>
    </w:p>
    <w:p w14:paraId="24C342E2" w14:textId="77777777" w:rsidR="00CB33EE" w:rsidRPr="00CB33EE" w:rsidRDefault="00CB33EE" w:rsidP="00CB33EE">
      <w:pPr>
        <w:pStyle w:val="Code"/>
        <w:rPr>
          <w:sz w:val="20"/>
          <w:szCs w:val="20"/>
        </w:rPr>
      </w:pPr>
      <w:proofErr w:type="gramStart"/>
      <w:r w:rsidRPr="00CB33EE">
        <w:rPr>
          <w:rFonts w:ascii="Consolas" w:hAnsi="Consolas" w:cs="Consolas"/>
          <w:color w:val="262626"/>
          <w:sz w:val="20"/>
          <w:szCs w:val="20"/>
        </w:rPr>
        <w:t>pip</w:t>
      </w:r>
      <w:proofErr w:type="gramEnd"/>
      <w:r w:rsidRPr="00CB33EE">
        <w:rPr>
          <w:rFonts w:ascii="Consolas" w:hAnsi="Consolas" w:cs="Consolas"/>
          <w:color w:val="262626"/>
          <w:sz w:val="20"/>
          <w:szCs w:val="20"/>
        </w:rPr>
        <w:t xml:space="preserve">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9" w:history="1">
        <w:proofErr w:type="spellStart"/>
        <w:r w:rsidRPr="009F28C6">
          <w:rPr>
            <w:rStyle w:val="Hyperlink"/>
          </w:rPr>
          <w:t>exiftool</w:t>
        </w:r>
        <w:proofErr w:type="spellEnd"/>
      </w:hyperlink>
      <w:r w:rsidRPr="009F28C6">
        <w:t>. An alternate tool can be provided, setting the MASKGEN_EXIFTOOL environment variable prior to running the tool.</w:t>
      </w:r>
      <w:r w:rsidR="009F28C6">
        <w:t xml:space="preserve"> Additionally, for use of S3, the user must also install </w:t>
      </w:r>
      <w:proofErr w:type="spellStart"/>
      <w:r w:rsidR="009F28C6">
        <w:t>awscli</w:t>
      </w:r>
      <w:proofErr w:type="spellEnd"/>
      <w:r w:rsidR="009F28C6">
        <w:t xml:space="preserve"> </w:t>
      </w:r>
      <w:r w:rsidR="009F28C6" w:rsidRPr="009F28C6">
        <w:t>(</w:t>
      </w:r>
      <w:r w:rsidR="009F28C6" w:rsidRPr="009F28C6">
        <w:rPr>
          <w:i/>
        </w:rPr>
        <w:t xml:space="preserve">pip install </w:t>
      </w:r>
      <w:proofErr w:type="spellStart"/>
      <w:r w:rsidR="009F28C6" w:rsidRPr="009F28C6">
        <w:rPr>
          <w:i/>
        </w:rPr>
        <w:t>awscli</w:t>
      </w:r>
      <w:proofErr w:type="spellEnd"/>
      <w:r w:rsidR="009F28C6">
        <w:t>)</w:t>
      </w:r>
      <w:r w:rsidR="000D55FE">
        <w:t xml:space="preserve"> and configure using </w:t>
      </w:r>
      <w:proofErr w:type="spellStart"/>
      <w:r w:rsidR="000D55FE">
        <w:rPr>
          <w:i/>
        </w:rPr>
        <w:t>aws</w:t>
      </w:r>
      <w:proofErr w:type="spellEnd"/>
      <w:r w:rsidR="000D55FE">
        <w:rPr>
          <w:i/>
        </w:rPr>
        <w:t xml:space="preserve"> configure</w:t>
      </w:r>
      <w:r w:rsidR="009F28C6">
        <w:t>.</w:t>
      </w:r>
    </w:p>
    <w:p w14:paraId="7DB1F3BE" w14:textId="77777777" w:rsidR="00F71748" w:rsidRPr="009F28C6" w:rsidRDefault="0054201F" w:rsidP="009F28C6">
      <w:pPr>
        <w:pStyle w:val="BodyText"/>
      </w:pPr>
      <w:hyperlink r:id="rId30" w:history="1">
        <w:proofErr w:type="spellStart"/>
        <w:r w:rsidR="0090535E" w:rsidRPr="003D3906">
          <w:rPr>
            <w:rStyle w:val="Hyperlink"/>
          </w:rPr>
          <w:t>TKinter</w:t>
        </w:r>
        <w:proofErr w:type="spellEnd"/>
      </w:hyperlink>
      <w:r w:rsidR="0090535E" w:rsidRPr="003D3906">
        <w:t xml:space="preserve"> requires the installation of TCL and TK.  Most Mac OS have TCL installed.  The tool is tested with </w:t>
      </w:r>
      <w:hyperlink r:id="rId31"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90535E" w:rsidRDefault="0090535E">
      <w:pPr>
        <w:pStyle w:val="Code"/>
        <w:pBdr>
          <w:top w:val="single" w:sz="4" w:space="0" w:color="auto"/>
          <w:bottom w:val="single" w:sz="4" w:space="0" w:color="auto"/>
        </w:pBdr>
        <w:rPr>
          <w:sz w:val="20"/>
        </w:rPr>
        <w:pPrChange w:id="254" w:author="Eric Robertson" w:date="2016-10-11T21:07:00Z">
          <w:pPr>
            <w:pStyle w:val="Code"/>
          </w:pPr>
        </w:pPrChange>
      </w:pPr>
      <w:proofErr w:type="gramStart"/>
      <w:r w:rsidRPr="002B4EE6">
        <w:t>export</w:t>
      </w:r>
      <w:proofErr w:type="gramEnd"/>
      <w:r w:rsidRPr="002B4EE6">
        <w:t xml:space="preserve"> PYTHONPATH=$PYTHONPATH:/</w:t>
      </w:r>
      <w:proofErr w:type="spellStart"/>
      <w:r w:rsidRPr="002B4EE6">
        <w:t>usr</w:t>
      </w:r>
      <w:proofErr w:type="spellEnd"/>
      <w:r w:rsidRPr="002B4EE6">
        <w:t>/local/lib/python2.7/site-packages</w:t>
      </w:r>
    </w:p>
    <w:p w14:paraId="0E06B043" w14:textId="77777777" w:rsidR="0090535E" w:rsidRDefault="0090535E" w:rsidP="0090535E"/>
    <w:p w14:paraId="31A4B682" w14:textId="77777777" w:rsidR="0090535E" w:rsidRDefault="0090535E" w:rsidP="00A27DCE">
      <w:pPr>
        <w:pStyle w:val="BodyText"/>
        <w:rPr>
          <w:ins w:id="255" w:author="Eric Robertson" w:date="2016-10-21T13:52:00Z"/>
        </w:rPr>
      </w:pPr>
      <w:r w:rsidRPr="003D3906">
        <w:t xml:space="preserve">A common issue is using more than on python version on a single machine.  In this case, ‘pip’, the python installer may reference the incorrect python.  Try using ‘python –m pip’ instead </w:t>
      </w:r>
      <w:proofErr w:type="gramStart"/>
      <w:r w:rsidRPr="003D3906">
        <w:t>of</w:t>
      </w:r>
      <w:proofErr w:type="gramEnd"/>
      <w:r w:rsidRPr="003D3906">
        <w:t xml:space="preserve"> ‘pip’ if import errors occur and ‘pip’ confirms the existence of the module. </w:t>
      </w:r>
    </w:p>
    <w:p w14:paraId="4E6E53E4" w14:textId="397D0C09" w:rsidR="004525DA" w:rsidRDefault="004525DA">
      <w:pPr>
        <w:pStyle w:val="Heading3"/>
        <w:rPr>
          <w:ins w:id="256" w:author="Eric Robertson" w:date="2016-10-21T13:52:00Z"/>
        </w:rPr>
        <w:pPrChange w:id="257" w:author="Eric Robertson" w:date="2016-10-21T13:52:00Z">
          <w:pPr>
            <w:pStyle w:val="BodyText"/>
          </w:pPr>
        </w:pPrChange>
      </w:pPr>
      <w:ins w:id="258" w:author="Eric Robertson" w:date="2016-10-21T13:52:00Z">
        <w:r>
          <w:t xml:space="preserve">Anaconda and </w:t>
        </w:r>
        <w:proofErr w:type="spellStart"/>
        <w:r>
          <w:t>OpenCV</w:t>
        </w:r>
      </w:ins>
      <w:proofErr w:type="spellEnd"/>
      <w:ins w:id="259" w:author="Eric Robertson" w:date="2016-10-24T11:30:00Z">
        <w:r w:rsidR="0054201F">
          <w:t xml:space="preserve"> on Windows</w:t>
        </w:r>
      </w:ins>
    </w:p>
    <w:p w14:paraId="0CDF4AB8" w14:textId="77777777" w:rsidR="00DB2434" w:rsidRDefault="00DB2434">
      <w:pPr>
        <w:rPr>
          <w:ins w:id="260" w:author="Eric Robertson" w:date="2016-10-21T16:54:00Z"/>
        </w:rPr>
        <w:pPrChange w:id="261" w:author="Eric Robertson" w:date="2016-10-21T16:53:00Z">
          <w:pPr>
            <w:widowControl w:val="0"/>
            <w:autoSpaceDE w:val="0"/>
            <w:autoSpaceDN w:val="0"/>
            <w:adjustRightInd w:val="0"/>
            <w:ind w:left="960" w:hanging="960"/>
          </w:pPr>
        </w:pPrChange>
      </w:pPr>
    </w:p>
    <w:p w14:paraId="18D79A7D" w14:textId="77777777" w:rsidR="00DB2434" w:rsidRDefault="004525DA">
      <w:pPr>
        <w:pStyle w:val="ListParagraph"/>
        <w:numPr>
          <w:ilvl w:val="0"/>
          <w:numId w:val="30"/>
        </w:numPr>
        <w:rPr>
          <w:ins w:id="262" w:author="Eric Robertson" w:date="2016-10-21T16:53:00Z"/>
        </w:rPr>
        <w:pPrChange w:id="263" w:author="Eric Robertson" w:date="2016-10-21T16:53:00Z">
          <w:pPr>
            <w:widowControl w:val="0"/>
            <w:autoSpaceDE w:val="0"/>
            <w:autoSpaceDN w:val="0"/>
            <w:adjustRightInd w:val="0"/>
            <w:ind w:left="960" w:hanging="960"/>
          </w:pPr>
        </w:pPrChange>
      </w:pPr>
      <w:ins w:id="264" w:author="Eric Robertson" w:date="2016-10-21T13:52:00Z">
        <w:r w:rsidRPr="00DB2434">
          <w:t>Check openCV version</w:t>
        </w:r>
      </w:ins>
    </w:p>
    <w:p w14:paraId="7B22EB30" w14:textId="77777777" w:rsidR="00DB2434" w:rsidRDefault="004525DA">
      <w:pPr>
        <w:pStyle w:val="ListParagraph"/>
        <w:numPr>
          <w:ilvl w:val="0"/>
          <w:numId w:val="30"/>
        </w:numPr>
        <w:rPr>
          <w:ins w:id="265" w:author="Eric Robertson" w:date="2016-10-21T16:55:00Z"/>
        </w:rPr>
        <w:pPrChange w:id="266" w:author="Eric Robertson" w:date="2016-10-21T16:53:00Z">
          <w:pPr>
            <w:widowControl w:val="0"/>
            <w:autoSpaceDE w:val="0"/>
            <w:autoSpaceDN w:val="0"/>
            <w:adjustRightInd w:val="0"/>
            <w:ind w:left="960" w:hanging="960"/>
          </w:pPr>
        </w:pPrChange>
      </w:pPr>
      <w:ins w:id="267" w:author="Eric Robertson" w:date="2016-10-21T13:52:00Z">
        <w:r w:rsidRPr="00DB2434">
          <w:t>Open command line</w:t>
        </w:r>
      </w:ins>
    </w:p>
    <w:p w14:paraId="29B4563E" w14:textId="77777777" w:rsidR="00DB2434" w:rsidRPr="00DB2434" w:rsidRDefault="004525DA">
      <w:pPr>
        <w:pStyle w:val="ListParagraph"/>
        <w:numPr>
          <w:ilvl w:val="1"/>
          <w:numId w:val="30"/>
        </w:numPr>
        <w:rPr>
          <w:ins w:id="268" w:author="Eric Robertson" w:date="2016-10-21T16:55:00Z"/>
          <w:rPrChange w:id="269" w:author="Eric Robertson" w:date="2016-10-21T16:55:00Z">
            <w:rPr>
              <w:ins w:id="270" w:author="Eric Robertson" w:date="2016-10-21T16:55:00Z"/>
              <w:i/>
              <w:iCs/>
            </w:rPr>
          </w:rPrChange>
        </w:rPr>
        <w:pPrChange w:id="271" w:author="Eric Robertson" w:date="2016-10-21T16:55:00Z">
          <w:pPr>
            <w:widowControl w:val="0"/>
            <w:autoSpaceDE w:val="0"/>
            <w:autoSpaceDN w:val="0"/>
            <w:adjustRightInd w:val="0"/>
            <w:ind w:left="960" w:hanging="960"/>
          </w:pPr>
        </w:pPrChange>
      </w:pPr>
      <w:proofErr w:type="gramStart"/>
      <w:ins w:id="272" w:author="Eric Robertson" w:date="2016-10-21T13:52:00Z">
        <w:r>
          <w:t>run</w:t>
        </w:r>
        <w:proofErr w:type="gramEnd"/>
        <w:r>
          <w:t xml:space="preserve"> </w:t>
        </w:r>
        <w:r w:rsidRPr="00DB2434">
          <w:rPr>
            <w:i/>
            <w:iCs/>
          </w:rPr>
          <w:t>python</w:t>
        </w:r>
      </w:ins>
    </w:p>
    <w:p w14:paraId="56DE5ED1" w14:textId="77777777" w:rsidR="00DB2434" w:rsidRPr="00DB2434" w:rsidRDefault="004525DA">
      <w:pPr>
        <w:pStyle w:val="ListParagraph"/>
        <w:numPr>
          <w:ilvl w:val="1"/>
          <w:numId w:val="30"/>
        </w:numPr>
        <w:rPr>
          <w:ins w:id="273" w:author="Eric Robertson" w:date="2016-10-21T16:55:00Z"/>
          <w:rPrChange w:id="274" w:author="Eric Robertson" w:date="2016-10-21T16:55:00Z">
            <w:rPr>
              <w:ins w:id="275" w:author="Eric Robertson" w:date="2016-10-21T16:55:00Z"/>
              <w:i/>
              <w:iCs/>
            </w:rPr>
          </w:rPrChange>
        </w:rPr>
        <w:pPrChange w:id="276" w:author="Eric Robertson" w:date="2016-10-21T16:55:00Z">
          <w:pPr>
            <w:widowControl w:val="0"/>
            <w:autoSpaceDE w:val="0"/>
            <w:autoSpaceDN w:val="0"/>
            <w:adjustRightInd w:val="0"/>
            <w:ind w:left="960" w:hanging="960"/>
          </w:pPr>
        </w:pPrChange>
      </w:pPr>
      <w:proofErr w:type="gramStart"/>
      <w:ins w:id="277" w:author="Eric Robertson" w:date="2016-10-21T13:52:00Z">
        <w:r w:rsidRPr="00DB2434">
          <w:rPr>
            <w:i/>
            <w:iCs/>
            <w:rPrChange w:id="278" w:author="Eric Robertson" w:date="2016-10-21T16:55:00Z">
              <w:rPr/>
            </w:rPrChange>
          </w:rPr>
          <w:t>import</w:t>
        </w:r>
        <w:proofErr w:type="gramEnd"/>
        <w:r w:rsidRPr="00DB2434">
          <w:rPr>
            <w:i/>
            <w:iCs/>
            <w:rPrChange w:id="279" w:author="Eric Robertson" w:date="2016-10-21T16:55:00Z">
              <w:rPr/>
            </w:rPrChange>
          </w:rPr>
          <w:t xml:space="preserve"> cv2</w:t>
        </w:r>
      </w:ins>
    </w:p>
    <w:p w14:paraId="7B6D96DA" w14:textId="2BE84F38" w:rsidR="004525DA" w:rsidRDefault="004525DA">
      <w:pPr>
        <w:pStyle w:val="ListParagraph"/>
        <w:numPr>
          <w:ilvl w:val="1"/>
          <w:numId w:val="30"/>
        </w:numPr>
        <w:rPr>
          <w:ins w:id="280" w:author="Eric Robertson" w:date="2016-10-21T13:52:00Z"/>
        </w:rPr>
        <w:pPrChange w:id="281" w:author="Eric Robertson" w:date="2016-10-21T16:55:00Z">
          <w:pPr>
            <w:widowControl w:val="0"/>
            <w:autoSpaceDE w:val="0"/>
            <w:autoSpaceDN w:val="0"/>
            <w:adjustRightInd w:val="0"/>
            <w:ind w:left="960" w:hanging="960"/>
          </w:pPr>
        </w:pPrChange>
      </w:pPr>
      <w:proofErr w:type="gramStart"/>
      <w:ins w:id="282" w:author="Eric Robertson" w:date="2016-10-21T13:52:00Z">
        <w:r w:rsidRPr="00DB2434">
          <w:rPr>
            <w:i/>
            <w:iCs/>
            <w:rPrChange w:id="283" w:author="Eric Robertson" w:date="2016-10-21T16:55:00Z">
              <w:rPr/>
            </w:rPrChange>
          </w:rPr>
          <w:t>cv2</w:t>
        </w:r>
        <w:proofErr w:type="gramEnd"/>
        <w:r w:rsidRPr="00DB2434">
          <w:rPr>
            <w:i/>
            <w:iCs/>
            <w:rPrChange w:id="284" w:author="Eric Robertson" w:date="2016-10-21T16:55:00Z">
              <w:rPr/>
            </w:rPrChange>
          </w:rPr>
          <w:t>.__version__</w:t>
        </w:r>
      </w:ins>
    </w:p>
    <w:p w14:paraId="7B801A06" w14:textId="77777777" w:rsidR="00DB2434" w:rsidRDefault="004525DA">
      <w:pPr>
        <w:pStyle w:val="ListParagraph"/>
        <w:numPr>
          <w:ilvl w:val="0"/>
          <w:numId w:val="30"/>
        </w:numPr>
        <w:rPr>
          <w:ins w:id="285" w:author="Eric Robertson" w:date="2016-10-21T16:55:00Z"/>
        </w:rPr>
        <w:pPrChange w:id="286" w:author="Eric Robertson" w:date="2016-10-21T16:53:00Z">
          <w:pPr>
            <w:widowControl w:val="0"/>
            <w:autoSpaceDE w:val="0"/>
            <w:autoSpaceDN w:val="0"/>
            <w:adjustRightInd w:val="0"/>
            <w:ind w:left="960" w:hanging="960"/>
          </w:pPr>
        </w:pPrChange>
      </w:pPr>
      <w:ins w:id="287" w:author="Eric Robertson" w:date="2016-10-21T13:52:00Z">
        <w:r>
          <w:t xml:space="preserve">If </w:t>
        </w:r>
        <w:proofErr w:type="spellStart"/>
        <w:r>
          <w:t>openCV</w:t>
        </w:r>
        <w:proofErr w:type="spellEnd"/>
        <w:r>
          <w:t xml:space="preserve"> is not version 2.4.13, download it from </w:t>
        </w:r>
        <w:r>
          <w:fldChar w:fldCharType="begin"/>
        </w:r>
        <w:r>
          <w:instrText>HYPERLINK "http://opencv.org/downloads.html"</w:instrText>
        </w:r>
        <w:r>
          <w:fldChar w:fldCharType="separate"/>
        </w:r>
        <w:r w:rsidRPr="00DB2434">
          <w:rPr>
            <w:color w:val="0B4CB4"/>
            <w:u w:val="single" w:color="0B4CB4"/>
          </w:rPr>
          <w:t>http://opencv.org/downloads.html</w:t>
        </w:r>
        <w:r>
          <w:fldChar w:fldCharType="end"/>
        </w:r>
      </w:ins>
    </w:p>
    <w:p w14:paraId="7D2B34B5" w14:textId="689BBBB5" w:rsidR="00DB2434" w:rsidRDefault="004525DA">
      <w:pPr>
        <w:pStyle w:val="ListParagraph"/>
        <w:numPr>
          <w:ilvl w:val="0"/>
          <w:numId w:val="30"/>
        </w:numPr>
        <w:rPr>
          <w:ins w:id="288" w:author="Eric Robertson" w:date="2016-10-21T16:55:00Z"/>
        </w:rPr>
        <w:pPrChange w:id="289" w:author="Eric Robertson" w:date="2016-10-21T16:53:00Z">
          <w:pPr>
            <w:widowControl w:val="0"/>
            <w:autoSpaceDE w:val="0"/>
            <w:autoSpaceDN w:val="0"/>
            <w:adjustRightInd w:val="0"/>
            <w:ind w:left="960" w:hanging="960"/>
          </w:pPr>
        </w:pPrChange>
      </w:pPr>
      <w:ins w:id="290" w:author="Eric Robertson" w:date="2016-10-21T13:52:00Z">
        <w:r w:rsidRPr="00DB2434">
          <w:rPr>
            <w:sz w:val="18"/>
            <w:szCs w:val="18"/>
          </w:rPr>
          <w:t xml:space="preserve"> </w:t>
        </w:r>
        <w:proofErr w:type="spellStart"/>
        <w:r>
          <w:t>OpenCV</w:t>
        </w:r>
        <w:proofErr w:type="spellEnd"/>
        <w:r>
          <w:t xml:space="preserve"> comes packaged </w:t>
        </w:r>
        <w:r w:rsidR="0054201F">
          <w:t>with some additional source code</w:t>
        </w:r>
        <w:r>
          <w:t xml:space="preserve">. This should be in a folder called </w:t>
        </w:r>
        <w:proofErr w:type="spellStart"/>
        <w:r>
          <w:t>opencv</w:t>
        </w:r>
        <w:proofErr w:type="spellEnd"/>
        <w:r>
          <w:t>, probably still in your Downloads directory. If you can’t find it, re-download at the link above. In that folder, go to sources/3rdparty/</w:t>
        </w:r>
        <w:proofErr w:type="spellStart"/>
        <w:r>
          <w:t>ffmpeg</w:t>
        </w:r>
        <w:proofErr w:type="spellEnd"/>
        <w:r>
          <w:t>.</w:t>
        </w:r>
      </w:ins>
    </w:p>
    <w:p w14:paraId="69A79629" w14:textId="77777777" w:rsidR="00DB2434" w:rsidRDefault="004525DA">
      <w:pPr>
        <w:pStyle w:val="ListParagraph"/>
        <w:numPr>
          <w:ilvl w:val="0"/>
          <w:numId w:val="30"/>
        </w:numPr>
        <w:rPr>
          <w:ins w:id="291" w:author="Eric Robertson" w:date="2016-10-21T16:55:00Z"/>
        </w:rPr>
        <w:pPrChange w:id="292" w:author="Eric Robertson" w:date="2016-10-21T16:53:00Z">
          <w:pPr>
            <w:pStyle w:val="BodyText"/>
          </w:pPr>
        </w:pPrChange>
      </w:pPr>
      <w:ins w:id="293" w:author="Eric Robertson" w:date="2016-10-21T13:52:00Z">
        <w:r>
          <w:t>Rename opencv_ffmpeg_64.dll to opencv_ffmpeg2413_64.dll</w:t>
        </w:r>
      </w:ins>
    </w:p>
    <w:p w14:paraId="799543DE" w14:textId="5FCD53A6" w:rsidR="004525DA" w:rsidRDefault="004525DA">
      <w:pPr>
        <w:pStyle w:val="ListParagraph"/>
        <w:numPr>
          <w:ilvl w:val="0"/>
          <w:numId w:val="30"/>
        </w:numPr>
        <w:rPr>
          <w:ins w:id="294" w:author="Eric Robertson" w:date="2016-10-21T13:53:00Z"/>
        </w:rPr>
        <w:pPrChange w:id="295" w:author="Eric Robertson" w:date="2016-10-21T16:53:00Z">
          <w:pPr>
            <w:pStyle w:val="BodyText"/>
          </w:pPr>
        </w:pPrChange>
      </w:pPr>
      <w:ins w:id="296" w:author="Eric Robertson" w:date="2016-10-21T13:52:00Z">
        <w:r>
          <w:t xml:space="preserve">Copy this </w:t>
        </w:r>
        <w:proofErr w:type="spellStart"/>
        <w:r>
          <w:t>dll</w:t>
        </w:r>
        <w:proofErr w:type="spellEnd"/>
        <w:r>
          <w:t xml:space="preserve"> file into C:\Users\yourname\AppData\Local\Continuum\Anaconda2\Library\bin</w:t>
        </w:r>
      </w:ins>
    </w:p>
    <w:p w14:paraId="437DD185" w14:textId="77777777" w:rsidR="004525DA" w:rsidRPr="004525DA" w:rsidRDefault="004525DA">
      <w:pPr>
        <w:rPr>
          <w:ins w:id="297" w:author="Eric Robertson" w:date="2016-10-06T11:25:00Z"/>
        </w:rPr>
        <w:pPrChange w:id="298" w:author="Eric Robertson" w:date="2016-10-21T13:52:00Z">
          <w:pPr>
            <w:pStyle w:val="BodyText"/>
          </w:pPr>
        </w:pPrChange>
      </w:pPr>
    </w:p>
    <w:p w14:paraId="3960C9FD" w14:textId="7F3130EF" w:rsidR="006468BF" w:rsidRDefault="006468BF">
      <w:pPr>
        <w:pStyle w:val="Heading2"/>
        <w:rPr>
          <w:ins w:id="299" w:author="Eric Robertson" w:date="2016-10-11T21:07:00Z"/>
        </w:rPr>
        <w:pPrChange w:id="300" w:author="Eric Robertson" w:date="2016-10-06T11:35:00Z">
          <w:pPr>
            <w:pStyle w:val="BodyText"/>
          </w:pPr>
        </w:pPrChange>
      </w:pPr>
      <w:ins w:id="301" w:author="Eric Robertson" w:date="2016-10-11T21:07:00Z">
        <w:r>
          <w:t>HDF5</w:t>
        </w:r>
      </w:ins>
    </w:p>
    <w:p w14:paraId="653D723F" w14:textId="77777777" w:rsidR="006468BF" w:rsidRDefault="006468BF">
      <w:pPr>
        <w:rPr>
          <w:ins w:id="302" w:author="Eric Robertson" w:date="2016-10-11T21:08:00Z"/>
        </w:rPr>
        <w:pPrChange w:id="303" w:author="Eric Robertson" w:date="2016-10-11T21:07:00Z">
          <w:pPr>
            <w:pStyle w:val="BodyText"/>
          </w:pPr>
        </w:pPrChange>
      </w:pPr>
      <w:ins w:id="304" w:author="Eric Robertson" w:date="2016-10-11T21:07:00Z">
        <w:r>
          <w:t xml:space="preserve">If the initial setup fails due to an hdf5 error, trying installing hdf5 separately. </w:t>
        </w:r>
      </w:ins>
    </w:p>
    <w:p w14:paraId="5D6DF361" w14:textId="77777777" w:rsidR="0010287C" w:rsidRDefault="0010287C">
      <w:pPr>
        <w:rPr>
          <w:ins w:id="305" w:author="Eric Robertson" w:date="2016-10-11T21:09:00Z"/>
        </w:rPr>
        <w:pPrChange w:id="306" w:author="Eric Robertson" w:date="2016-10-11T21:07:00Z">
          <w:pPr>
            <w:pStyle w:val="BodyText"/>
          </w:pPr>
        </w:pPrChange>
      </w:pPr>
    </w:p>
    <w:p w14:paraId="5131D124" w14:textId="7164526F" w:rsidR="006468BF" w:rsidRDefault="006468BF">
      <w:pPr>
        <w:rPr>
          <w:ins w:id="307" w:author="Eric Robertson" w:date="2016-10-11T21:07:00Z"/>
        </w:rPr>
        <w:pPrChange w:id="308" w:author="Eric Robertson" w:date="2016-10-11T21:07:00Z">
          <w:pPr>
            <w:pStyle w:val="BodyText"/>
          </w:pPr>
        </w:pPrChange>
      </w:pPr>
      <w:ins w:id="309" w:author="Eric Robertson" w:date="2016-10-11T21:07:00Z">
        <w:r>
          <w:t>For Mac</w:t>
        </w:r>
      </w:ins>
      <w:ins w:id="310" w:author="Eric Robertson" w:date="2016-10-11T21:08:00Z">
        <w:r>
          <w:t xml:space="preserve"> OS</w:t>
        </w:r>
      </w:ins>
      <w:ins w:id="311" w:author="Eric Robertson" w:date="2016-10-11T21:07:00Z">
        <w:r>
          <w:t>:</w:t>
        </w:r>
      </w:ins>
    </w:p>
    <w:p w14:paraId="60D61A1F" w14:textId="6490F609" w:rsidR="006468BF" w:rsidRPr="0090535E" w:rsidRDefault="006468BF" w:rsidP="006468BF">
      <w:pPr>
        <w:pStyle w:val="Code"/>
        <w:pBdr>
          <w:top w:val="single" w:sz="4" w:space="0" w:color="auto"/>
          <w:bottom w:val="single" w:sz="4" w:space="0" w:color="auto"/>
        </w:pBdr>
        <w:rPr>
          <w:ins w:id="312" w:author="Eric Robertson" w:date="2016-10-11T21:08:00Z"/>
          <w:sz w:val="20"/>
        </w:rPr>
      </w:pPr>
      <w:proofErr w:type="gramStart"/>
      <w:ins w:id="313" w:author="Eric Robertson" w:date="2016-10-11T21:08:00Z">
        <w:r>
          <w:t>brew</w:t>
        </w:r>
        <w:proofErr w:type="gramEnd"/>
        <w:r>
          <w:t xml:space="preserve"> install homebrew/science/hdf5</w:t>
        </w:r>
      </w:ins>
    </w:p>
    <w:p w14:paraId="5CF92785" w14:textId="77777777" w:rsidR="0010287C" w:rsidRDefault="0010287C">
      <w:pPr>
        <w:rPr>
          <w:ins w:id="314" w:author="Eric Robertson" w:date="2016-10-11T21:09:00Z"/>
        </w:rPr>
        <w:pPrChange w:id="315" w:author="Eric Robertson" w:date="2016-10-11T21:07:00Z">
          <w:pPr>
            <w:pStyle w:val="BodyText"/>
          </w:pPr>
        </w:pPrChange>
      </w:pPr>
    </w:p>
    <w:p w14:paraId="1F3AEFE8" w14:textId="7C89288B" w:rsidR="006468BF" w:rsidRDefault="006468BF">
      <w:pPr>
        <w:rPr>
          <w:ins w:id="316" w:author="Eric Robertson" w:date="2016-10-11T21:07:00Z"/>
        </w:rPr>
        <w:pPrChange w:id="317" w:author="Eric Robertson" w:date="2016-10-11T21:07:00Z">
          <w:pPr>
            <w:pStyle w:val="BodyText"/>
          </w:pPr>
        </w:pPrChange>
      </w:pPr>
      <w:ins w:id="318" w:author="Eric Robertson" w:date="2016-10-11T21:09:00Z">
        <w:r>
          <w:t xml:space="preserve">For Windows, use the latest instructions on </w:t>
        </w:r>
        <w:r w:rsidRPr="006468BF">
          <w:t>https://www.hdfgroup.org/</w:t>
        </w:r>
      </w:ins>
    </w:p>
    <w:p w14:paraId="1D2F3F61" w14:textId="77777777" w:rsidR="006468BF" w:rsidRPr="006468BF" w:rsidRDefault="006468BF">
      <w:pPr>
        <w:rPr>
          <w:ins w:id="319" w:author="Eric Robertson" w:date="2016-10-11T21:07:00Z"/>
        </w:rPr>
        <w:pPrChange w:id="320" w:author="Eric Robertson" w:date="2016-10-11T21:07:00Z">
          <w:pPr>
            <w:pStyle w:val="BodyText"/>
          </w:pPr>
        </w:pPrChange>
      </w:pPr>
    </w:p>
    <w:p w14:paraId="39E11B95" w14:textId="286A9D76" w:rsidR="001D5024" w:rsidRDefault="00DF3A1E">
      <w:pPr>
        <w:pStyle w:val="Heading2"/>
        <w:rPr>
          <w:ins w:id="321" w:author="Eric Robertson" w:date="2016-10-06T11:35:00Z"/>
        </w:rPr>
        <w:pPrChange w:id="322" w:author="Eric Robertson" w:date="2016-10-06T11:35:00Z">
          <w:pPr>
            <w:pStyle w:val="BodyText"/>
          </w:pPr>
        </w:pPrChange>
      </w:pPr>
      <w:ins w:id="323" w:author="Eric Robertson" w:date="2016-10-06T11:35:00Z">
        <w:r>
          <w:t>FFMPEG</w:t>
        </w:r>
      </w:ins>
    </w:p>
    <w:p w14:paraId="616630CA" w14:textId="6DC09ADB" w:rsidR="00DF3A1E" w:rsidRDefault="00DF3A1E">
      <w:pPr>
        <w:rPr>
          <w:ins w:id="324" w:author="Eric Robertson" w:date="2016-10-06T11:47:00Z"/>
        </w:rPr>
        <w:pPrChange w:id="325" w:author="Eric Robertson" w:date="2016-10-06T11:35:00Z">
          <w:pPr>
            <w:pStyle w:val="BodyText"/>
          </w:pPr>
        </w:pPrChange>
      </w:pPr>
      <w:ins w:id="326" w:author="Eric Robertson" w:date="2016-10-06T11:35:00Z">
        <w:r>
          <w:t xml:space="preserve">Video processing requires </w:t>
        </w:r>
        <w:proofErr w:type="spellStart"/>
        <w:r>
          <w:t>ffmpeg</w:t>
        </w:r>
        <w:proofErr w:type="spellEnd"/>
        <w:r>
          <w:t xml:space="preserve"> to be installed and </w:t>
        </w:r>
      </w:ins>
      <w:ins w:id="327" w:author="Eric Robertson" w:date="2016-10-06T11:37:00Z">
        <w:r>
          <w:t xml:space="preserve">accessible via the PATH environment variable.  </w:t>
        </w:r>
      </w:ins>
    </w:p>
    <w:p w14:paraId="5C430CF3" w14:textId="77777777" w:rsidR="00F25339" w:rsidRDefault="00F25339">
      <w:pPr>
        <w:rPr>
          <w:ins w:id="328" w:author="Eric Robertson" w:date="2016-10-06T11:42:00Z"/>
        </w:rPr>
        <w:pPrChange w:id="329" w:author="Eric Robertson" w:date="2016-10-06T11:35:00Z">
          <w:pPr>
            <w:pStyle w:val="BodyText"/>
          </w:pPr>
        </w:pPrChange>
      </w:pPr>
    </w:p>
    <w:p w14:paraId="5DA3C382" w14:textId="7B468AAD" w:rsidR="00F25339" w:rsidRDefault="00F25339">
      <w:pPr>
        <w:rPr>
          <w:ins w:id="330" w:author="Eric Robertson" w:date="2016-10-06T11:47:00Z"/>
        </w:rPr>
        <w:pPrChange w:id="331" w:author="Eric Robertson" w:date="2016-10-06T11:35:00Z">
          <w:pPr>
            <w:pStyle w:val="BodyText"/>
          </w:pPr>
        </w:pPrChange>
      </w:pPr>
      <w:ins w:id="332" w:author="Eric Robertson" w:date="2016-10-06T11:47:00Z">
        <w:r>
          <w:t>For Python 2.7:</w:t>
        </w:r>
      </w:ins>
    </w:p>
    <w:p w14:paraId="349A4204" w14:textId="0C6DEE83" w:rsidR="00F25339" w:rsidRDefault="00F25339" w:rsidP="00F25339">
      <w:pPr>
        <w:pStyle w:val="Code"/>
        <w:rPr>
          <w:ins w:id="333" w:author="Eric Robertson" w:date="2016-10-06T11:47:00Z"/>
        </w:rPr>
      </w:pPr>
      <w:proofErr w:type="gramStart"/>
      <w:ins w:id="334" w:author="Eric Robertson" w:date="2016-10-06T11:47:00Z">
        <w:r>
          <w:t>pip</w:t>
        </w:r>
        <w:proofErr w:type="gramEnd"/>
        <w:r>
          <w:t xml:space="preserve"> install </w:t>
        </w:r>
        <w:proofErr w:type="spellStart"/>
        <w:r>
          <w:t>ffmpeg</w:t>
        </w:r>
        <w:proofErr w:type="spellEnd"/>
      </w:ins>
    </w:p>
    <w:p w14:paraId="271C1461" w14:textId="77777777" w:rsidR="00F25339" w:rsidRDefault="00F25339">
      <w:pPr>
        <w:rPr>
          <w:ins w:id="335" w:author="Eric Robertson" w:date="2016-10-06T11:47:00Z"/>
        </w:rPr>
        <w:pPrChange w:id="336" w:author="Eric Robertson" w:date="2016-10-06T11:35:00Z">
          <w:pPr>
            <w:pStyle w:val="BodyText"/>
          </w:pPr>
        </w:pPrChange>
      </w:pPr>
    </w:p>
    <w:p w14:paraId="2EB4DCFA" w14:textId="4B2A0C06" w:rsidR="00F25339" w:rsidRDefault="00F25339">
      <w:pPr>
        <w:rPr>
          <w:ins w:id="337" w:author="Eric Robertson" w:date="2016-10-06T11:41:00Z"/>
        </w:rPr>
        <w:pPrChange w:id="338" w:author="Eric Robertson" w:date="2016-10-06T11:35:00Z">
          <w:pPr>
            <w:pStyle w:val="BodyText"/>
          </w:pPr>
        </w:pPrChange>
      </w:pPr>
      <w:ins w:id="339" w:author="Eric Robertson" w:date="2016-10-06T11:47:00Z">
        <w:r>
          <w:t>For Anaconda:</w:t>
        </w:r>
      </w:ins>
    </w:p>
    <w:p w14:paraId="0A2A6646" w14:textId="29953F22" w:rsidR="00DF3A1E" w:rsidRDefault="00DF3A1E" w:rsidP="00DF3A1E">
      <w:pPr>
        <w:pStyle w:val="Code"/>
        <w:rPr>
          <w:ins w:id="340" w:author="Eric Robertson" w:date="2016-10-06T11:47:00Z"/>
        </w:rPr>
      </w:pPr>
      <w:proofErr w:type="spellStart"/>
      <w:proofErr w:type="gramStart"/>
      <w:ins w:id="341" w:author="Eric Robertson" w:date="2016-10-06T11:41:00Z">
        <w:r>
          <w:t>conda</w:t>
        </w:r>
        <w:proofErr w:type="spellEnd"/>
        <w:proofErr w:type="gramEnd"/>
        <w:r>
          <w:t xml:space="preserve"> install </w:t>
        </w:r>
      </w:ins>
      <w:ins w:id="342" w:author="Eric Robertson" w:date="2016-10-06T11:42:00Z">
        <w:r>
          <w:t>–</w:t>
        </w:r>
      </w:ins>
      <w:ins w:id="343" w:author="Eric Robertson" w:date="2016-10-06T11:41:00Z">
        <w:r>
          <w:t xml:space="preserve">c </w:t>
        </w:r>
      </w:ins>
      <w:proofErr w:type="spellStart"/>
      <w:ins w:id="344" w:author="Eric Robertson" w:date="2016-10-06T11:42:00Z">
        <w:r>
          <w:t>menp</w:t>
        </w:r>
        <w:r w:rsidR="00F25339">
          <w:t>o</w:t>
        </w:r>
        <w:proofErr w:type="spellEnd"/>
        <w:r>
          <w:t xml:space="preserve"> </w:t>
        </w:r>
        <w:proofErr w:type="spellStart"/>
        <w:r>
          <w:t>ffmpeg</w:t>
        </w:r>
      </w:ins>
      <w:proofErr w:type="spellEnd"/>
    </w:p>
    <w:p w14:paraId="0C04DE7C" w14:textId="498281A8" w:rsidR="00F25339" w:rsidRPr="00F25339" w:rsidRDefault="00F25339">
      <w:pPr>
        <w:pStyle w:val="Code"/>
        <w:ind w:left="0"/>
        <w:rPr>
          <w:ins w:id="345" w:author="Eric Robertson" w:date="2016-10-06T11:41:00Z"/>
          <w:rPrChange w:id="346" w:author="Eric Robertson" w:date="2016-10-06T11:47:00Z">
            <w:rPr>
              <w:ins w:id="347" w:author="Eric Robertson" w:date="2016-10-06T11:41:00Z"/>
              <w:sz w:val="20"/>
            </w:rPr>
          </w:rPrChange>
        </w:rPr>
        <w:pPrChange w:id="348" w:author="Eric Robertson" w:date="2016-10-06T11:47:00Z">
          <w:pPr>
            <w:pStyle w:val="Code"/>
          </w:pPr>
        </w:pPrChange>
      </w:pPr>
    </w:p>
    <w:p w14:paraId="0BEBF494" w14:textId="77777777" w:rsidR="001D5024" w:rsidRPr="001D5024" w:rsidRDefault="001D5024">
      <w:pPr>
        <w:pPrChange w:id="349" w:author="Eric Robertson" w:date="2016-10-06T11:25:00Z">
          <w:pPr>
            <w:pStyle w:val="BodyText"/>
          </w:pPr>
        </w:pPrChange>
      </w:pPr>
    </w:p>
    <w:p w14:paraId="16FA6D99" w14:textId="77777777" w:rsidR="00BC0B7D" w:rsidRDefault="0090535E" w:rsidP="00C8495E">
      <w:pPr>
        <w:pStyle w:val="Heading1"/>
      </w:pPr>
      <w:bookmarkStart w:id="350" w:name="_Toc456792464"/>
      <w:bookmarkStart w:id="351" w:name="_Toc334962283"/>
      <w:r>
        <w:t>General Operation</w:t>
      </w:r>
      <w:bookmarkEnd w:id="350"/>
      <w:bookmarkEnd w:id="351"/>
    </w:p>
    <w:p w14:paraId="204B4E4A" w14:textId="77777777" w:rsidR="0090535E" w:rsidRPr="00E711A7" w:rsidRDefault="0090535E" w:rsidP="00C8495E">
      <w:pPr>
        <w:pStyle w:val="Heading2"/>
        <w:rPr>
          <w:rStyle w:val="SubtleEmphasis"/>
          <w:i w:val="0"/>
          <w:color w:val="auto"/>
        </w:rPr>
      </w:pPr>
      <w:bookmarkStart w:id="352" w:name="_Toc456792465"/>
      <w:bookmarkStart w:id="353" w:name="_Toc334962284"/>
      <w:bookmarkStart w:id="354" w:name="_Toc78164085"/>
      <w:bookmarkStart w:id="355" w:name="_Toc184094370"/>
      <w:r w:rsidRPr="00E711A7">
        <w:rPr>
          <w:rStyle w:val="SubtleEmphasis"/>
          <w:i w:val="0"/>
          <w:color w:val="auto"/>
        </w:rPr>
        <w:t xml:space="preserve">Starting the </w:t>
      </w:r>
      <w:bookmarkEnd w:id="352"/>
      <w:r w:rsidR="00B66C46">
        <w:rPr>
          <w:rStyle w:val="SubtleEmphasis"/>
          <w:i w:val="0"/>
          <w:color w:val="auto"/>
        </w:rPr>
        <w:t>UI</w:t>
      </w:r>
      <w:bookmarkEnd w:id="353"/>
    </w:p>
    <w:p w14:paraId="04074035" w14:textId="77777777" w:rsidR="0090535E" w:rsidRDefault="0090535E" w:rsidP="00A27DCE">
      <w:pPr>
        <w:pStyle w:val="BodyText"/>
      </w:pPr>
      <w:r w:rsidRPr="003D3906">
        <w:t xml:space="preserve">Open an instance of command prompt (Windows)/terminal (Mac/Linux), and navigate (cd) to the root </w:t>
      </w:r>
      <w:proofErr w:type="spellStart"/>
      <w:r w:rsidRPr="003D3906">
        <w:t>maskgen</w:t>
      </w:r>
      <w:proofErr w:type="spellEnd"/>
      <w:r w:rsidRPr="003D3906">
        <w:t xml:space="preserve"> folder. This will likely be called just “</w:t>
      </w:r>
      <w:proofErr w:type="spellStart"/>
      <w:r w:rsidRPr="003D3906">
        <w:t>maskgen</w:t>
      </w:r>
      <w:proofErr w:type="spellEnd"/>
      <w:r w:rsidRPr="003D3906">
        <w:t>,” or it might be called “</w:t>
      </w:r>
      <w:proofErr w:type="spellStart"/>
      <w:r w:rsidRPr="003D3906">
        <w:t>maskgen</w:t>
      </w:r>
      <w:proofErr w:type="spellEnd"/>
      <w:r w:rsidRPr="003D3906">
        <w:t>-master” if downloaded via ZIP. Run here using:</w:t>
      </w:r>
    </w:p>
    <w:p w14:paraId="2536E422" w14:textId="644AB4DB" w:rsidR="002B4EE6" w:rsidRDefault="002B4EE6" w:rsidP="00CA3BEA">
      <w:pPr>
        <w:pStyle w:val="Code"/>
        <w:pBdr>
          <w:bottom w:val="single" w:sz="4" w:space="0" w:color="auto"/>
        </w:pBdr>
      </w:pPr>
      <w:proofErr w:type="gramStart"/>
      <w:r>
        <w:t>python</w:t>
      </w:r>
      <w:proofErr w:type="gramEnd"/>
      <w:r>
        <w:t xml:space="preserve"> </w:t>
      </w:r>
      <w:ins w:id="356" w:author="Eric Robertson" w:date="2016-09-08T10:14:00Z">
        <w:r w:rsidR="00CC0AC8">
          <w:t xml:space="preserve">–m </w:t>
        </w:r>
        <w:proofErr w:type="spellStart"/>
        <w:r w:rsidR="00CC0AC8">
          <w:t>maskgen</w:t>
        </w:r>
        <w:r w:rsidR="009B1E4C">
          <w:t>.</w:t>
        </w:r>
      </w:ins>
      <w:del w:id="357" w:author="Eric Robertson" w:date="2016-09-08T10:14:00Z">
        <w:r w:rsidDel="00CC0AC8">
          <w:delText>src/python/</w:delText>
        </w:r>
      </w:del>
      <w:r>
        <w:t>MaskGenUI</w:t>
      </w:r>
      <w:proofErr w:type="spellEnd"/>
      <w:del w:id="358" w:author="Eric Robertson" w:date="2016-09-08T10:14:00Z">
        <w:r w:rsidDel="00CC0AC8">
          <w:delText>.py</w:delText>
        </w:r>
      </w:del>
      <w:r>
        <w:t xml:space="preserve"> --</w:t>
      </w:r>
      <w:proofErr w:type="spellStart"/>
      <w:r>
        <w:t>imagedir</w:t>
      </w:r>
      <w:proofErr w:type="spellEnd"/>
      <w:r>
        <w:t xml:space="preserve"> </w:t>
      </w:r>
      <w:r w:rsidRPr="002B4EE6">
        <w:rPr>
          <w:i/>
        </w:rPr>
        <w:t>images</w:t>
      </w:r>
      <w:r w:rsidR="00CA3BEA">
        <w:rPr>
          <w:i/>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089CFCE9" w:rsidR="00E008B9" w:rsidRDefault="00E008B9" w:rsidP="00E008B9">
      <w:pPr>
        <w:jc w:val="both"/>
      </w:pPr>
      <w:r w:rsidRPr="00E008B9">
        <w:t xml:space="preserve">If the project JSON is not found and the </w:t>
      </w:r>
      <w:proofErr w:type="spellStart"/>
      <w:r w:rsidRPr="00E008B9">
        <w:t>imagedir</w:t>
      </w:r>
      <w:proofErr w:type="spellEnd"/>
      <w:r w:rsidRPr="00E008B9">
        <w:t xml:space="preserve"> contains is a set of images, then the images are sorted</w:t>
      </w:r>
      <w:del w:id="359" w:author="Eric Robertson" w:date="2016-09-08T13:54:00Z">
        <w:r w:rsidRPr="00E008B9" w:rsidDel="008B3969">
          <w:delText xml:space="preserve"> </w:delText>
        </w:r>
      </w:del>
      <w:ins w:id="360" w:author="Eric Robertson" w:date="2016-09-08T13:54:00Z">
        <w:r w:rsidR="008B3969">
          <w:t xml:space="preserve"> by time, oldest to newest.</w:t>
        </w:r>
      </w:ins>
      <w:del w:id="361" w:author="Eric Robertson" w:date="2016-09-08T13:54:00Z">
        <w:r w:rsidRPr="00E008B9" w:rsidDel="008B3969">
          <w:delText>alphabetically, in the order JPG, PNG and TIFF, respectively.</w:delText>
        </w:r>
      </w:del>
      <w:r w:rsidRPr="00E008B9">
        <w:t xml:space="preserve"> The first image file in the sorted list is used as the base image of the project and as a basis for the project name.  All images in the </w:t>
      </w:r>
      <w:proofErr w:type="spellStart"/>
      <w:r w:rsidRPr="00E008B9">
        <w:t>imagedir</w:t>
      </w:r>
      <w:proofErr w:type="spellEnd"/>
      <w:r w:rsidRPr="00E008B9">
        <w:t xml:space="preserve">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E938687" w:rsidR="00E008B9" w:rsidRPr="00E008B9" w:rsidRDefault="00E008B9" w:rsidP="00E008B9">
      <w:pPr>
        <w:pStyle w:val="Code"/>
        <w:pBdr>
          <w:bottom w:val="single" w:sz="4" w:space="0" w:color="auto"/>
        </w:pBdr>
      </w:pPr>
      <w:proofErr w:type="gramStart"/>
      <w:r>
        <w:t>python</w:t>
      </w:r>
      <w:proofErr w:type="gramEnd"/>
      <w:r>
        <w:t xml:space="preserve"> </w:t>
      </w:r>
      <w:ins w:id="362" w:author="Eric Robertson" w:date="2016-09-08T13:51:00Z">
        <w:r w:rsidR="003A6724">
          <w:t xml:space="preserve">–m </w:t>
        </w:r>
        <w:proofErr w:type="spellStart"/>
        <w:r w:rsidR="003A6724">
          <w:t>maskgen</w:t>
        </w:r>
        <w:proofErr w:type="spellEnd"/>
        <w:r w:rsidR="003A6724" w:rsidDel="00CC0AC8">
          <w:t xml:space="preserve"> </w:t>
        </w:r>
        <w:proofErr w:type="spellStart"/>
        <w:r w:rsidR="003A6724">
          <w:t>MaskGenUI</w:t>
        </w:r>
        <w:proofErr w:type="spellEnd"/>
        <w:r w:rsidR="003A6724">
          <w:t xml:space="preserve"> </w:t>
        </w:r>
      </w:ins>
      <w:del w:id="363" w:author="Eric Robertson" w:date="2016-09-08T13:51:00Z">
        <w:r w:rsidDel="003A6724">
          <w:delText xml:space="preserve">src/python/MaskGenUI.py </w:delText>
        </w:r>
      </w:del>
      <w:r>
        <w:t>--</w:t>
      </w:r>
      <w:proofErr w:type="spellStart"/>
      <w:r>
        <w:t>imagedir</w:t>
      </w:r>
      <w:proofErr w:type="spellEnd"/>
      <w:r>
        <w:t xml:space="preserve"> </w:t>
      </w:r>
      <w:r w:rsidRPr="002B4EE6">
        <w:rPr>
          <w:i/>
        </w:rPr>
        <w:t>images</w:t>
      </w:r>
      <w:r>
        <w:rPr>
          <w:i/>
        </w:rPr>
        <w:t xml:space="preserve"> </w:t>
      </w:r>
      <w:r>
        <w:t xml:space="preserve">--base </w:t>
      </w:r>
      <w:r w:rsidRPr="00E008B9">
        <w:rPr>
          <w:i/>
        </w:rPr>
        <w:t>images/baseimage.jpg</w:t>
      </w:r>
    </w:p>
    <w:p w14:paraId="68884D45" w14:textId="77777777" w:rsidR="00E008B9" w:rsidRDefault="00E008B9" w:rsidP="00E008B9">
      <w:pPr>
        <w:pStyle w:val="ListParagraph"/>
        <w:rPr>
          <w:sz w:val="24"/>
          <w:szCs w:val="24"/>
        </w:rPr>
      </w:pPr>
    </w:p>
    <w:p w14:paraId="50093E5C" w14:textId="034B5793" w:rsidR="00E008B9" w:rsidRDefault="00E008B9" w:rsidP="00E008B9">
      <w:r>
        <w:lastRenderedPageBreak/>
        <w:t xml:space="preserve">By default, the tool will assume </w:t>
      </w:r>
      <w:del w:id="364" w:author="Eric Robertson" w:date="2016-10-18T14:13:00Z">
        <w:r w:rsidDel="00850E95">
          <w:delText xml:space="preserve">two </w:delText>
        </w:r>
      </w:del>
      <w:ins w:id="365" w:author="Eric Robertson" w:date="2016-10-18T14:13:00Z">
        <w:r w:rsidR="00850E95">
          <w:t xml:space="preserve">three </w:t>
        </w:r>
      </w:ins>
      <w:r>
        <w:t xml:space="preserve">files: </w:t>
      </w:r>
      <w:proofErr w:type="spellStart"/>
      <w:r>
        <w:t>operations.</w:t>
      </w:r>
      <w:del w:id="366" w:author="Eric Robertson" w:date="2016-10-18T14:13:00Z">
        <w:r w:rsidDel="00850E95">
          <w:delText xml:space="preserve">csv </w:delText>
        </w:r>
      </w:del>
      <w:proofErr w:type="gramStart"/>
      <w:ins w:id="367" w:author="Eric Robertson" w:date="2016-10-18T14:13:00Z">
        <w:r w:rsidR="00850E95">
          <w:t>json</w:t>
        </w:r>
        <w:proofErr w:type="spellEnd"/>
        <w:proofErr w:type="gramEnd"/>
        <w:r w:rsidR="00850E95">
          <w:t xml:space="preserve">, </w:t>
        </w:r>
        <w:proofErr w:type="spellStart"/>
        <w:r w:rsidR="00850E95">
          <w:t>project_properties.json</w:t>
        </w:r>
        <w:proofErr w:type="spellEnd"/>
        <w:r w:rsidR="00850E95">
          <w:t xml:space="preserve"> </w:t>
        </w:r>
      </w:ins>
      <w:r>
        <w:t>and software.csv are located in the same directory as the tool</w:t>
      </w:r>
      <w:ins w:id="368" w:author="Eric Robertson" w:date="2016-10-18T14:13:00Z">
        <w:r w:rsidR="00850E95">
          <w:t xml:space="preserve"> (or in the resources </w:t>
        </w:r>
      </w:ins>
      <w:ins w:id="369" w:author="Eric Robertson" w:date="2016-10-18T14:14:00Z">
        <w:r w:rsidR="00850E95">
          <w:t>directory</w:t>
        </w:r>
      </w:ins>
      <w:ins w:id="370" w:author="Eric Robertson" w:date="2016-10-18T14:13:00Z">
        <w:r w:rsidR="00850E95">
          <w:t>)</w:t>
        </w:r>
      </w:ins>
      <w:r>
        <w:t xml:space="preserve">. If these files are to be downloaded from an S3 bucket, then use </w:t>
      </w:r>
      <w:proofErr w:type="spellStart"/>
      <w:r>
        <w:rPr>
          <w:i/>
        </w:rPr>
        <w:t>aws</w:t>
      </w:r>
      <w:proofErr w:type="spellEnd"/>
      <w:r>
        <w:rPr>
          <w:i/>
        </w:rPr>
        <w:t xml:space="preserve"> configure</w:t>
      </w:r>
      <w:r>
        <w:t xml:space="preserve"> (after installing </w:t>
      </w:r>
      <w:proofErr w:type="spellStart"/>
      <w:r>
        <w:t>awscli</w:t>
      </w:r>
      <w:proofErr w:type="spellEnd"/>
      <w:r>
        <w:t>). Then add the s3 argument:</w:t>
      </w:r>
    </w:p>
    <w:p w14:paraId="0DAA37A7" w14:textId="77777777" w:rsidR="00CC1C96" w:rsidRDefault="00CC1C96" w:rsidP="00E008B9"/>
    <w:p w14:paraId="5625A82E" w14:textId="76BCC9E6" w:rsidR="00E008B9" w:rsidRPr="00E008B9" w:rsidRDefault="00E008B9" w:rsidP="00E008B9">
      <w:pPr>
        <w:pStyle w:val="Code"/>
        <w:pBdr>
          <w:bottom w:val="single" w:sz="4" w:space="0" w:color="auto"/>
        </w:pBdr>
      </w:pPr>
      <w:proofErr w:type="gramStart"/>
      <w:r>
        <w:t>python</w:t>
      </w:r>
      <w:proofErr w:type="gramEnd"/>
      <w:r>
        <w:t xml:space="preserve"> </w:t>
      </w:r>
      <w:ins w:id="371" w:author="Eric Robertson" w:date="2016-09-08T13:51:00Z">
        <w:r w:rsidR="003A6724">
          <w:t xml:space="preserve">–m </w:t>
        </w:r>
        <w:proofErr w:type="spellStart"/>
        <w:r w:rsidR="003A6724">
          <w:t>maskgen</w:t>
        </w:r>
        <w:r w:rsidR="009B1E4C">
          <w:t>.</w:t>
        </w:r>
        <w:r w:rsidR="003A6724">
          <w:t>MaskGenUI</w:t>
        </w:r>
        <w:proofErr w:type="spellEnd"/>
        <w:r w:rsidR="003A6724">
          <w:t xml:space="preserve"> </w:t>
        </w:r>
      </w:ins>
      <w:del w:id="372" w:author="Eric Robertson" w:date="2016-09-08T13:51:00Z">
        <w:r w:rsidDel="003A6724">
          <w:delText xml:space="preserve">src/python/MaskGenUI.py </w:delText>
        </w:r>
      </w:del>
      <w:r>
        <w:t>--</w:t>
      </w:r>
      <w:proofErr w:type="spellStart"/>
      <w:r>
        <w:t>imagedir</w:t>
      </w:r>
      <w:proofErr w:type="spellEnd"/>
      <w:r>
        <w:t xml:space="preserve"> </w:t>
      </w:r>
      <w:r w:rsidRPr="002B4EE6">
        <w:rPr>
          <w:i/>
        </w:rPr>
        <w:t>images</w:t>
      </w:r>
      <w:r>
        <w:rPr>
          <w:i/>
        </w:rPr>
        <w:t xml:space="preserve"> </w:t>
      </w:r>
      <w:r w:rsidR="00CC1C96">
        <w:rPr>
          <w:i/>
        </w:rPr>
        <w:t>--</w:t>
      </w:r>
      <w:r>
        <w:t xml:space="preserve">s3 </w:t>
      </w:r>
      <w:r>
        <w:rPr>
          <w:i/>
        </w:rPr>
        <w:t>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2">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481250">
      <w:pPr>
        <w:pStyle w:val="figurecaption"/>
      </w:pPr>
      <w:bookmarkStart w:id="373" w:name="_Toc457993705"/>
      <w:r>
        <w:t xml:space="preserve">Figure </w:t>
      </w:r>
      <w:fldSimple w:instr=" SEQ Figure \* ARABIC ">
        <w:r w:rsidR="002C2D16">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373"/>
    </w:p>
    <w:p w14:paraId="30375C17" w14:textId="00A94562" w:rsidR="00AD026D" w:rsidDel="009A6C70" w:rsidRDefault="00AD026D" w:rsidP="00AD026D">
      <w:pPr>
        <w:pStyle w:val="Heading3"/>
        <w:rPr>
          <w:del w:id="374" w:author="Eric Robertson" w:date="2016-09-08T13:52:00Z"/>
        </w:rPr>
      </w:pPr>
      <w:bookmarkStart w:id="375" w:name="_Toc456792466"/>
      <w:del w:id="376" w:author="Eric Robertson" w:date="2016-09-08T13:52:00Z">
        <w:r w:rsidDel="009A6C70">
          <w:delText>Video Mode</w:delText>
        </w:r>
      </w:del>
    </w:p>
    <w:p w14:paraId="1C5D44DA" w14:textId="5CC06FE3" w:rsidR="00AD026D" w:rsidDel="009A6C70" w:rsidRDefault="00AD026D" w:rsidP="00AD026D">
      <w:pPr>
        <w:rPr>
          <w:del w:id="377" w:author="Eric Robertson" w:date="2016-09-08T13:52:00Z"/>
        </w:rPr>
      </w:pPr>
      <w:del w:id="378" w:author="Eric Robertson" w:date="2016-09-08T13:52:00Z">
        <w:r w:rsidDel="009A6C70">
          <w:delText xml:space="preserve">The tool supports video manipulations.  To enable video mode, use the </w:delText>
        </w:r>
        <w:r w:rsidRPr="00AD026D" w:rsidDel="009A6C70">
          <w:rPr>
            <w:i/>
          </w:rPr>
          <w:delText>videodir</w:delText>
        </w:r>
        <w:r w:rsidDel="009A6C70">
          <w:delText xml:space="preserve"> to replace the </w:delText>
        </w:r>
        <w:r w:rsidRPr="00AD026D" w:rsidDel="009A6C70">
          <w:rPr>
            <w:i/>
          </w:rPr>
          <w:delText>imagedir</w:delText>
        </w:r>
        <w:r w:rsidDel="009A6C70">
          <w:delText xml:space="preserve"> argument.  The tool does not support dynamic interchange of modes at the moment.</w:delText>
        </w:r>
      </w:del>
    </w:p>
    <w:p w14:paraId="4B5960BC" w14:textId="5D9138A5" w:rsidR="00AD026D" w:rsidDel="009A6C70" w:rsidRDefault="00AD026D" w:rsidP="00AD026D">
      <w:pPr>
        <w:rPr>
          <w:del w:id="379" w:author="Eric Robertson" w:date="2016-09-08T13:52:00Z"/>
        </w:rPr>
      </w:pPr>
    </w:p>
    <w:p w14:paraId="41271F42" w14:textId="591FF8BB" w:rsidR="00AD026D" w:rsidRPr="00E008B9" w:rsidDel="009A6C70" w:rsidRDefault="00AD026D" w:rsidP="00AD026D">
      <w:pPr>
        <w:pStyle w:val="Code"/>
        <w:pBdr>
          <w:bottom w:val="single" w:sz="4" w:space="0" w:color="auto"/>
        </w:pBdr>
        <w:rPr>
          <w:del w:id="380" w:author="Eric Robertson" w:date="2016-09-08T13:52:00Z"/>
        </w:rPr>
      </w:pPr>
      <w:del w:id="381" w:author="Eric Robertson" w:date="2016-09-08T13:52:00Z">
        <w:r w:rsidDel="009A6C70">
          <w:delText xml:space="preserve">python src/python/MaskGenUI.py --videodir </w:delText>
        </w:r>
        <w:r w:rsidDel="009A6C70">
          <w:rPr>
            <w:i/>
          </w:rPr>
          <w:delText>videosdirectory --</w:delText>
        </w:r>
        <w:r w:rsidDel="009A6C70">
          <w:delText xml:space="preserve">s3 </w:delText>
        </w:r>
        <w:r w:rsidDel="009A6C70">
          <w:rPr>
            <w:i/>
          </w:rPr>
          <w:delText>bucket/path</w:delText>
        </w:r>
      </w:del>
    </w:p>
    <w:p w14:paraId="6D7AD57E" w14:textId="3A9612F9" w:rsidR="00AD026D" w:rsidRPr="00AD026D" w:rsidDel="009A6C70" w:rsidRDefault="00AD026D" w:rsidP="00AD026D">
      <w:pPr>
        <w:rPr>
          <w:del w:id="382" w:author="Eric Robertson" w:date="2016-09-08T13:52:00Z"/>
        </w:rPr>
      </w:pPr>
    </w:p>
    <w:p w14:paraId="56D4B559" w14:textId="77777777" w:rsidR="00AD026D" w:rsidRPr="00AD026D" w:rsidRDefault="00AD026D" w:rsidP="00AD026D"/>
    <w:p w14:paraId="23E2EE24" w14:textId="77777777" w:rsidR="0090535E" w:rsidRDefault="0090535E" w:rsidP="00C8495E">
      <w:pPr>
        <w:pStyle w:val="Heading2"/>
      </w:pPr>
      <w:bookmarkStart w:id="383" w:name="_Toc334962285"/>
      <w:r>
        <w:t>Projects</w:t>
      </w:r>
      <w:bookmarkEnd w:id="375"/>
      <w:bookmarkEnd w:id="383"/>
    </w:p>
    <w:p w14:paraId="53D698BE" w14:textId="77777777"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lastRenderedPageBreak/>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3">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481250">
      <w:pPr>
        <w:pStyle w:val="figurecaption"/>
        <w:rPr>
          <w:noProof/>
        </w:rPr>
      </w:pPr>
      <w:bookmarkStart w:id="384" w:name="_Toc457993706"/>
      <w:r>
        <w:t xml:space="preserve">Figure </w:t>
      </w:r>
      <w:fldSimple w:instr=" SEQ Figure \* ARABIC ">
        <w:r w:rsidR="002C2D16">
          <w:rPr>
            <w:noProof/>
          </w:rPr>
          <w:t>4</w:t>
        </w:r>
      </w:fldSimple>
      <w:r>
        <w:t>: File menu.</w:t>
      </w:r>
      <w:bookmarkEnd w:id="384"/>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5E176041"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ins w:id="385" w:author="Eric Robertson" w:date="2016-10-18T14:25:00Z">
        <w:r w:rsidR="009B3311">
          <w:t xml:space="preserve"> Export also validates the project, running the graph rules, builds composite masks and calculates summary information</w:t>
        </w:r>
      </w:ins>
      <w:ins w:id="386" w:author="Eric Robertson" w:date="2016-10-18T14:26:00Z">
        <w:r w:rsidR="009B3311">
          <w:t xml:space="preserve"> </w:t>
        </w:r>
      </w:ins>
      <w:ins w:id="387" w:author="Eric Robertson" w:date="2016-10-18T14:25:00Z">
        <w:r w:rsidR="009B3311">
          <w:t xml:space="preserve">for final image nodes as described by rules in </w:t>
        </w:r>
        <w:proofErr w:type="spellStart"/>
        <w:r w:rsidR="009B3311">
          <w:t>project_properties.json</w:t>
        </w:r>
        <w:proofErr w:type="spellEnd"/>
        <w:r w:rsidR="009B3311">
          <w:t xml:space="preserve"> (those properties with </w:t>
        </w:r>
      </w:ins>
      <w:proofErr w:type="gramStart"/>
      <w:ins w:id="388" w:author="Eric Robertson" w:date="2016-10-18T14:26:00Z">
        <w:r w:rsidR="009B3311">
          <w:t>‘node’ :</w:t>
        </w:r>
        <w:proofErr w:type="gramEnd"/>
        <w:r w:rsidR="009B3311">
          <w:t xml:space="preserve"> true).</w:t>
        </w:r>
      </w:ins>
    </w:p>
    <w:p w14:paraId="17CC9B1D" w14:textId="122DA0D5"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ins w:id="389" w:author="Eric Robertson" w:date="2016-10-18T14:26:00Z">
        <w:r w:rsidR="009B3311">
          <w:t xml:space="preserve">Export also validates the project, running the graph rules, builds composite masks and calculates summary information for final image nodes as described by rules in </w:t>
        </w:r>
        <w:proofErr w:type="spellStart"/>
        <w:r w:rsidR="009B3311">
          <w:t>project_properties.json</w:t>
        </w:r>
        <w:proofErr w:type="spellEnd"/>
        <w:r w:rsidR="009B3311">
          <w:t xml:space="preserve"> (those properties with </w:t>
        </w:r>
        <w:proofErr w:type="gramStart"/>
        <w:r w:rsidR="009B3311">
          <w:t>‘node’ :</w:t>
        </w:r>
        <w:proofErr w:type="gramEnd"/>
        <w:r w:rsidR="009B3311">
          <w:t xml:space="preserve"> true).</w:t>
        </w:r>
      </w:ins>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0E98154D" w:rsidR="004B671E" w:rsidRDefault="004B671E" w:rsidP="004B671E">
      <w:r>
        <w:rPr>
          <w:b/>
        </w:rPr>
        <w:lastRenderedPageBreak/>
        <w:t>Fetch Meta-Data (S3)</w:t>
      </w:r>
      <w:r>
        <w:t xml:space="preserve">: </w:t>
      </w:r>
      <w:r w:rsidR="00114C60">
        <w:t>P</w:t>
      </w:r>
      <w:r w:rsidR="00114C60" w:rsidRPr="00114C60">
        <w:t xml:space="preserve">rompts the user for the bucket and path to pull down </w:t>
      </w:r>
      <w:proofErr w:type="spellStart"/>
      <w:r w:rsidR="00114C60" w:rsidRPr="00114C60">
        <w:t>operations.</w:t>
      </w:r>
      <w:del w:id="390" w:author="Eric Robertson" w:date="2016-10-18T14:14:00Z">
        <w:r w:rsidR="00114C60" w:rsidRPr="00114C60" w:rsidDel="00850E95">
          <w:delText xml:space="preserve">csv </w:delText>
        </w:r>
      </w:del>
      <w:proofErr w:type="gramStart"/>
      <w:ins w:id="391" w:author="Eric Robertson" w:date="2016-10-18T14:14:00Z">
        <w:r w:rsidR="00850E95">
          <w:t>json</w:t>
        </w:r>
        <w:proofErr w:type="spellEnd"/>
        <w:proofErr w:type="gramEnd"/>
        <w:r w:rsidR="00850E95" w:rsidRPr="00114C60">
          <w:t xml:space="preserve"> </w:t>
        </w:r>
        <w:proofErr w:type="spellStart"/>
        <w:r w:rsidR="00850E95">
          <w:t>project_properties.json</w:t>
        </w:r>
        <w:proofErr w:type="spellEnd"/>
        <w:r w:rsidR="00850E95">
          <w:t xml:space="preserve"> </w:t>
        </w:r>
      </w:ins>
      <w:r w:rsidR="00114C60" w:rsidRPr="00114C60">
        <w:t>and software.csv from an S3 bucket. The user is prompted for the buc</w:t>
      </w:r>
      <w:r w:rsidR="0008229A">
        <w:t>ket/</w:t>
      </w:r>
      <w:proofErr w:type="spellStart"/>
      <w:r w:rsidR="0008229A">
        <w:t>folderpath</w:t>
      </w:r>
      <w:proofErr w:type="spellEnd"/>
      <w:r w:rsidR="0008229A">
        <w:t>,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2CF504B3" w14:textId="34760BCF" w:rsidR="008C7ED2" w:rsidRDefault="008C7ED2" w:rsidP="008C7ED2">
      <w:pPr>
        <w:pStyle w:val="BodyText"/>
      </w:pPr>
      <w:r>
        <w:rPr>
          <w:b/>
        </w:rPr>
        <w:t xml:space="preserve">Settings - </w:t>
      </w:r>
      <w:proofErr w:type="spellStart"/>
      <w:r>
        <w:rPr>
          <w:b/>
        </w:rPr>
        <w:t>Filetypes</w:t>
      </w:r>
      <w:proofErr w:type="spellEnd"/>
      <w:r>
        <w:t>: Allows the user to add additional file types to loading images or videos.</w:t>
      </w:r>
    </w:p>
    <w:p w14:paraId="615C4CA3" w14:textId="77777777" w:rsidR="008C7ED2" w:rsidRPr="008C7ED2" w:rsidRDefault="008C7ED2" w:rsidP="00FC16E5"/>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1FBD89E1" w14:textId="77777777" w:rsidR="004D0AAB" w:rsidRPr="004D0AAB" w:rsidRDefault="004D0AAB" w:rsidP="004D0AAB"/>
    <w:p w14:paraId="455F3695" w14:textId="77777777" w:rsidR="005E67C3" w:rsidRPr="005E67C3" w:rsidRDefault="005E67C3" w:rsidP="005E67C3"/>
    <w:p w14:paraId="70BDD4A8" w14:textId="77777777" w:rsidR="005E67C3" w:rsidRPr="005E67C3" w:rsidRDefault="005E67C3" w:rsidP="005E67C3"/>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392" w:name="_Toc456792467"/>
      <w:bookmarkStart w:id="393" w:name="_Toc334962286"/>
      <w:r>
        <w:t>Processing</w:t>
      </w:r>
      <w:bookmarkEnd w:id="392"/>
      <w:bookmarkEnd w:id="393"/>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4">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481250">
      <w:pPr>
        <w:pStyle w:val="figurecaption"/>
      </w:pPr>
      <w:bookmarkStart w:id="394" w:name="_Toc457993707"/>
      <w:r>
        <w:t xml:space="preserve">Figure </w:t>
      </w:r>
      <w:fldSimple w:instr=" SEQ Figure \* ARABIC ">
        <w:r w:rsidR="002C2D16">
          <w:rPr>
            <w:noProof/>
          </w:rPr>
          <w:t>5</w:t>
        </w:r>
      </w:fldSimple>
      <w:r>
        <w:t>: Process menu.</w:t>
      </w:r>
      <w:bookmarkEnd w:id="394"/>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proofErr w:type="gramStart"/>
      <w:r w:rsidRPr="003D3906">
        <w:rPr>
          <w:rStyle w:val="SubtleEmphasis"/>
          <w:b/>
          <w:i w:val="0"/>
          <w:color w:val="auto"/>
        </w:rPr>
        <w:t>Add</w:t>
      </w:r>
      <w:proofErr w:type="gramEnd"/>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w:t>
      </w:r>
      <w:r w:rsidR="00C6251B" w:rsidRPr="00C6251B">
        <w:rPr>
          <w:shd w:val="clear" w:color="auto" w:fill="FFFFFF"/>
        </w:rPr>
        <w:lastRenderedPageBreak/>
        <w:t>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3818BDBE" w14:textId="77777777" w:rsidR="005D3CDB" w:rsidRPr="005D3CDB" w:rsidRDefault="005D3CDB" w:rsidP="005D3CDB">
      <w:pPr>
        <w:pStyle w:val="ListBullet2"/>
        <w:rPr>
          <w:shd w:val="clear" w:color="auto" w:fill="FFFFFF"/>
        </w:rPr>
      </w:pPr>
      <w:r>
        <w:rPr>
          <w:b/>
          <w:shd w:val="clear" w:color="auto" w:fill="FFFFFF"/>
        </w:rPr>
        <w:t>Create JPEG</w:t>
      </w:r>
      <w:r>
        <w:rPr>
          <w:shd w:val="clear" w:color="auto" w:fill="FFFFFF"/>
        </w:rPr>
        <w:t>: Creates two new image nodes: the first saves the last image as a JPEG using the same quantization tables as the base image. The second then copies the EXIF data from the base image. 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395" w:name="_Toc334962287"/>
      <w:r>
        <w:t>Workflow</w:t>
      </w:r>
      <w:bookmarkEnd w:id="395"/>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77777777" w:rsidR="00DB3DE4" w:rsidRPr="00DB3DE4" w:rsidRDefault="00DB3DE4" w:rsidP="00DB3DE4">
      <w:pPr>
        <w:spacing w:after="240"/>
        <w:jc w:val="both"/>
        <w:rPr>
          <w:b/>
        </w:rPr>
      </w:pPr>
      <w:r w:rsidRPr="00DB3DE4">
        <w:rPr>
          <w:b/>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pPr>
      <w:r w:rsidRPr="00DB3DE4">
        <w:lastRenderedPageBreak/>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77777777" w:rsidR="00DB3DE4" w:rsidRPr="00DB3DE4" w:rsidRDefault="00DB3DE4" w:rsidP="00DB3DE4">
      <w:pPr>
        <w:spacing w:after="240"/>
        <w:jc w:val="both"/>
        <w:rPr>
          <w:b/>
        </w:rPr>
      </w:pPr>
      <w:r w:rsidRPr="00DB3DE4">
        <w:rPr>
          <w:b/>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 xml:space="preserve">2.PNG, </w:t>
      </w:r>
      <w:proofErr w:type="spellStart"/>
      <w:r w:rsidRPr="00DB3DE4">
        <w:t>etc</w:t>
      </w:r>
      <w:proofErr w:type="spellEnd"/>
      <w:r w:rsidRPr="00DB3DE4">
        <w:t>).</w:t>
      </w:r>
    </w:p>
    <w:p w14:paraId="53FA791E" w14:textId="77777777" w:rsidR="00735796" w:rsidRDefault="00735796" w:rsidP="00DB3DE4">
      <w:pPr>
        <w:jc w:val="both"/>
      </w:pPr>
    </w:p>
    <w:p w14:paraId="722EA189" w14:textId="77777777" w:rsidR="00DB3DE4" w:rsidRDefault="00DB3DE4" w:rsidP="00DB3DE4">
      <w:pPr>
        <w:jc w:val="both"/>
      </w:pPr>
    </w:p>
    <w:p w14:paraId="01F80B02" w14:textId="17E203D4" w:rsidR="00DB3DE4" w:rsidRDefault="00DB3DE4" w:rsidP="00DB3DE4">
      <w:pPr>
        <w:pStyle w:val="Heading3"/>
      </w:pPr>
      <w:bookmarkStart w:id="396" w:name="_Toc334962288"/>
      <w:r>
        <w:t>JPEG Workflow</w:t>
      </w:r>
      <w:bookmarkEnd w:id="396"/>
    </w:p>
    <w:p w14:paraId="23CAFBC2" w14:textId="77777777" w:rsidR="00DB3DE4" w:rsidRDefault="00DB3DE4" w:rsidP="00DB3DE4">
      <w:r>
        <w:t>To avoid artifacts from recompression, all edits to a JPEG image should be made on a lossless version of the image. Manipulators using the tool should:</w:t>
      </w:r>
    </w:p>
    <w:p w14:paraId="3D290584"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w:t>
      </w:r>
      <w:proofErr w:type="spellStart"/>
      <w:r w:rsidR="007E73CA" w:rsidRPr="004D0AAB">
        <w:rPr>
          <w:rFonts w:ascii="Times New Roman" w:hAnsi="Times New Roman" w:cs="Times New Roman"/>
          <w:sz w:val="24"/>
        </w:rPr>
        <w:t>SaveAsPNG</w:t>
      </w:r>
      <w:proofErr w:type="spellEnd"/>
      <w:r w:rsidR="007E73CA" w:rsidRPr="004D0AAB">
        <w:rPr>
          <w:rFonts w:ascii="Times New Roman" w:hAnsi="Times New Roman" w:cs="Times New Roman"/>
          <w:sz w:val="24"/>
        </w:rPr>
        <w:t xml:space="preserve"> plugin (skip step 3).</w:t>
      </w:r>
    </w:p>
    <w:p w14:paraId="541CE696"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Create a link with the operation ‘</w:t>
      </w:r>
      <w:proofErr w:type="spellStart"/>
      <w:r w:rsidRPr="004D0AAB">
        <w:rPr>
          <w:rFonts w:ascii="Times New Roman" w:hAnsi="Times New Roman" w:cs="Times New Roman"/>
          <w:sz w:val="24"/>
        </w:rPr>
        <w:t>OutputPNG</w:t>
      </w:r>
      <w:proofErr w:type="spellEnd"/>
      <w:r w:rsidRPr="004D0AAB">
        <w:rPr>
          <w:rFonts w:ascii="Times New Roman" w:hAnsi="Times New Roman" w:cs="Times New Roman"/>
          <w:sz w:val="24"/>
        </w:rPr>
        <w:t>’ between the two nodes</w:t>
      </w:r>
      <w:r w:rsidR="00606378" w:rsidRPr="004D0AAB">
        <w:rPr>
          <w:rFonts w:ascii="Times New Roman" w:hAnsi="Times New Roman" w:cs="Times New Roman"/>
          <w:sz w:val="24"/>
        </w:rPr>
        <w:t>.</w:t>
      </w:r>
    </w:p>
    <w:p w14:paraId="73C6DD9C" w14:textId="77777777" w:rsidR="007E73CA" w:rsidRPr="004D0AAB" w:rsidRDefault="00DB3DE4"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77777777" w:rsidR="007E73CA" w:rsidRPr="004D0AAB" w:rsidRDefault="007E73CA"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 xml:space="preserve"> Use the Journaling Tool’s ‘Create JPEG’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bookmarkEnd w:id="354"/>
    <w:bookmarkEnd w:id="355"/>
    <w:p w14:paraId="2FAFC9F5" w14:textId="77777777" w:rsidR="008C7ED2" w:rsidRDefault="008C7ED2" w:rsidP="00FC16E5">
      <w:pPr>
        <w:pStyle w:val="Heading1"/>
        <w:numPr>
          <w:ilvl w:val="0"/>
          <w:numId w:val="0"/>
        </w:numPr>
      </w:pPr>
    </w:p>
    <w:p w14:paraId="322C325C" w14:textId="77777777" w:rsidR="00BC0B7D" w:rsidRDefault="00243A03" w:rsidP="00C8495E">
      <w:pPr>
        <w:pStyle w:val="Heading1"/>
      </w:pPr>
      <w:r>
        <w:t xml:space="preserve"> </w:t>
      </w:r>
      <w:bookmarkStart w:id="397" w:name="_Toc456792468"/>
      <w:bookmarkStart w:id="398" w:name="_Toc334962289"/>
      <w:r>
        <w:t>Graph Operations</w:t>
      </w:r>
      <w:bookmarkEnd w:id="397"/>
      <w:bookmarkEnd w:id="398"/>
    </w:p>
    <w:p w14:paraId="05E399F8" w14:textId="34ED4E7C" w:rsidR="008C7ED2" w:rsidRDefault="008C7ED2" w:rsidP="00FC16E5">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inspecting composite masks, removing nodes, exporting and all its dependencies to an archive (subset project).  Edge menu options include edge inspection, edge editing, edge removal, and composite mask selection and inclusion.</w:t>
      </w:r>
    </w:p>
    <w:p w14:paraId="0EE8B634" w14:textId="77777777" w:rsidR="00776150" w:rsidRDefault="00776150" w:rsidP="00FC16E5"/>
    <w:p w14:paraId="10A2A37D" w14:textId="6A5E1A77" w:rsidR="00776150" w:rsidRDefault="00776150" w:rsidP="00FC16E5">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FC16E5"/>
    <w:p w14:paraId="372A4483" w14:textId="5164FBF2" w:rsidR="00776150" w:rsidRDefault="00776150" w:rsidP="00FC16E5">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399" w:name="_Toc456792469"/>
      <w:bookmarkStart w:id="400" w:name="_Toc334962290"/>
      <w:r w:rsidRPr="00E711A7">
        <w:rPr>
          <w:rStyle w:val="SubtleEmphasis"/>
          <w:i w:val="0"/>
          <w:color w:val="auto"/>
        </w:rPr>
        <w:t>Linking Nodes</w:t>
      </w:r>
      <w:bookmarkEnd w:id="399"/>
      <w:bookmarkEnd w:id="400"/>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111DB584" w14:textId="77777777" w:rsidR="00243A03" w:rsidRDefault="00243A03" w:rsidP="00AA3D31">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6B92DCA6" w14:textId="77777777" w:rsidR="00CC39DE" w:rsidRDefault="00CC39DE" w:rsidP="000A73FA"/>
    <w:p w14:paraId="7C27B7E6" w14:textId="50D9A23F" w:rsidR="00CC39DE" w:rsidRDefault="00CC39DE" w:rsidP="000A73FA">
      <w:pPr>
        <w:pStyle w:val="Heading3"/>
      </w:pPr>
      <w:bookmarkStart w:id="401" w:name="_Toc334962291"/>
      <w:r>
        <w:t>Video Displays</w:t>
      </w:r>
      <w:bookmarkEnd w:id="401"/>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EC59E85" w14:textId="6CDE2BFA" w:rsidR="00775081" w:rsidRPr="00775081" w:rsidRDefault="00775081" w:rsidP="000A73FA">
      <w:r>
        <w:t>Each image display is a button.  Click on the image opens the image in the default system viewer.  In the case of videos, the default system viewer is a movie player.</w:t>
      </w:r>
    </w:p>
    <w:p w14:paraId="3BC930F7" w14:textId="77777777" w:rsidR="00254AB0" w:rsidRDefault="00254AB0"/>
    <w:p w14:paraId="30684D6C" w14:textId="77777777" w:rsidR="001277A7" w:rsidRPr="001277A7" w:rsidRDefault="00E04D7F" w:rsidP="001277A7">
      <w:pPr>
        <w:pStyle w:val="Heading2"/>
      </w:pPr>
      <w:bookmarkStart w:id="402" w:name="_Toc456792470"/>
      <w:bookmarkStart w:id="403" w:name="_Toc334962292"/>
      <w:r w:rsidRPr="00E04D7F">
        <w:rPr>
          <w:b w:val="0"/>
          <w:noProof/>
          <w:sz w:val="20"/>
        </w:rPr>
        <mc:AlternateContent>
          <mc:Choice Requires="wps">
            <w:drawing>
              <wp:anchor distT="0" distB="0" distL="114300" distR="114300" simplePos="0" relativeHeight="251640832" behindDoc="0" locked="0" layoutInCell="1" allowOverlap="1" wp14:anchorId="23CD7EB8" wp14:editId="1D831ADC">
                <wp:simplePos x="0" y="0"/>
                <wp:positionH relativeFrom="column">
                  <wp:posOffset>4019550</wp:posOffset>
                </wp:positionH>
                <wp:positionV relativeFrom="paragraph">
                  <wp:posOffset>352425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D1682C" w:rsidRDefault="00D1682C"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6" o:spid="_x0000_s1026" type="#_x0000_t202" style="position:absolute;left:0;text-align:left;margin-left:316.5pt;margin-top:27.75pt;width:144.2pt;height:21.8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" filled="f" stroked="f">
                <v:textbox style="mso-fit-shape-to-text:t">
                  <w:txbxContent>
                    <w:p w14:paraId="0F855C20" w14:textId="77777777" w:rsidR="00D1682C" w:rsidRDefault="00D1682C"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003D3906">
        <w:t>Interface Demonstration</w:t>
      </w:r>
      <w:bookmarkEnd w:id="402"/>
      <w:bookmarkEnd w:id="403"/>
      <w:r w:rsidR="002C22C6" w:rsidRPr="001277A7">
        <w:rPr>
          <w:b w:val="0"/>
          <w:noProof/>
          <w:sz w:val="20"/>
        </w:rPr>
        <w:t xml:space="preserve"> </w:t>
      </w:r>
    </w:p>
    <w:p w14:paraId="2C6EEBF9" w14:textId="77777777" w:rsidR="00AA3D31" w:rsidRDefault="00B812D4" w:rsidP="001277A7">
      <w:pPr>
        <w:pStyle w:val="Heading2"/>
        <w:numPr>
          <w:ilvl w:val="0"/>
          <w:numId w:val="0"/>
        </w:numPr>
        <w:ind w:left="504"/>
      </w:pPr>
      <w:r>
        <w:rPr>
          <w:bCs/>
          <w:i/>
          <w:noProof/>
          <w:sz w:val="20"/>
        </w:rPr>
        <w:lastRenderedPageBreak/>
        <mc:AlternateContent>
          <mc:Choice Requires="wps">
            <w:drawing>
              <wp:anchor distT="0" distB="0" distL="114300" distR="114300" simplePos="0" relativeHeight="251686912"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3AA7FDF" id="_x0000_t32" coordsize="21600,21600" o:spt="32" o:oned="t" path="m,l21600,21600e" filled="f">
                <v:path arrowok="t" fillok="f" o:connecttype="none"/>
                <o:lock v:ext="edit" shapetype="t"/>
              </v:shapetype>
              <v:shape id="Straight Arrow Connector 36" o:spid="_x0000_s1026" type="#_x0000_t32" style="position:absolute;margin-left:281.25pt;margin-top:224.65pt;width:27.7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Pr="00B812D4">
        <w:rPr>
          <w:bCs/>
          <w:i/>
          <w:noProof/>
          <w:sz w:val="20"/>
        </w:rPr>
        <mc:AlternateContent>
          <mc:Choice Requires="wps">
            <w:drawing>
              <wp:anchor distT="0" distB="0" distL="114300" distR="114300" simplePos="0" relativeHeight="251683840" behindDoc="0" locked="0" layoutInCell="1" allowOverlap="1" wp14:anchorId="4AC7508A" wp14:editId="5B69913A">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D1682C" w:rsidRPr="00B812D4" w:rsidRDefault="00D1682C"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w:pict>
              <v:shape id="TextBox 13" o:spid="_x0000_s1027" type="#_x0000_t202" style="position:absolute;left:0;text-align:left;margin-left:304.55pt;margin-top:214.45pt;width:82.9pt;height:2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" filled="f" stroked="f">
                <v:textbox style="mso-fit-shape-to-text:t">
                  <w:txbxContent>
                    <w:p w14:paraId="5484D7FC" w14:textId="77777777" w:rsidR="00D1682C" w:rsidRPr="00B812D4" w:rsidRDefault="00D1682C" w:rsidP="00B812D4">
                      <w:pPr>
                        <w:rPr>
                          <w:sz w:val="32"/>
                        </w:rPr>
                      </w:pPr>
                      <w:r w:rsidRPr="00B812D4">
                        <w:rPr>
                          <w:rFonts w:asciiTheme="minorHAnsi" w:hAnsi="Calibri" w:cstheme="minorBidi"/>
                          <w:color w:val="C00000"/>
                          <w:kern w:val="24"/>
                        </w:rPr>
                        <w:t>Link Statistics</w:t>
                      </w:r>
                    </w:p>
                  </w:txbxContent>
                </v:textbox>
              </v:shape>
            </w:pict>
          </mc:Fallback>
        </mc:AlternateContent>
      </w:r>
      <w:r w:rsidRPr="002C22C6">
        <w:rPr>
          <w:noProof/>
        </w:rPr>
        <mc:AlternateContent>
          <mc:Choice Requires="wps">
            <w:drawing>
              <wp:anchor distT="0" distB="0" distL="114300" distR="114300" simplePos="0" relativeHeight="251634688" behindDoc="0" locked="0" layoutInCell="1" allowOverlap="1" wp14:anchorId="7BF548C4" wp14:editId="0BF57A39">
                <wp:simplePos x="0" y="0"/>
                <wp:positionH relativeFrom="margin">
                  <wp:align>left</wp:align>
                </wp:positionH>
                <wp:positionV relativeFrom="paragraph">
                  <wp:posOffset>5080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D1682C" w:rsidRDefault="00D1682C"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 id="TextBox 4" o:spid="_x0000_s1028" type="#_x0000_t202" style="position:absolute;left:0;text-align:left;margin-left:0;margin-top:.4pt;width:174.75pt;height:21.8pt;z-index:251634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" filled="f" stroked="f">
                <v:textbox style="mso-fit-shape-to-text:t">
                  <w:txbxContent>
                    <w:p w14:paraId="5798225A" w14:textId="77777777" w:rsidR="00D1682C" w:rsidRDefault="00D1682C"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E04D7F">
        <w:rPr>
          <w:noProof/>
        </w:rPr>
        <mc:AlternateContent>
          <mc:Choice Requires="wps">
            <w:drawing>
              <wp:anchor distT="0" distB="0" distL="114300" distR="114300" simplePos="0" relativeHeight="251680768"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EF2096" id="Straight Arrow Connector 18" o:spid="_x0000_s1026" type="#_x0000_t32" style="position:absolute;margin-left:145.5pt;margin-top:350.65pt;width:34.5pt;height:5.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Pr="00E04D7F">
        <w:rPr>
          <w:noProof/>
        </w:rPr>
        <mc:AlternateContent>
          <mc:Choice Requires="wps">
            <w:drawing>
              <wp:anchor distT="0" distB="0" distL="114300" distR="114300" simplePos="0" relativeHeight="251677696"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D1682C" w:rsidRDefault="00D1682C"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id="TextBox 14" o:spid="_x0000_s1029" type="#_x0000_t202" style="position:absolute;left:0;text-align:left;margin-left:141.75pt;margin-top:331.15pt;width:112.3pt;height:3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" filled="f" stroked="f">
                <v:textbox style="mso-fit-shape-to-text:t">
                  <w:txbxContent>
                    <w:p w14:paraId="536A9946" w14:textId="77777777" w:rsidR="00D1682C" w:rsidRDefault="00D1682C"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74624"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32BB83" id="Straight Arrow Connector 17" o:spid="_x0000_s1026" type="#_x0000_t32" style="position:absolute;margin-left:408.95pt;margin-top:470.1pt;width:4.6pt;height:13.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1552"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D1682C" w:rsidRDefault="00D1682C"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id="_x0000_s1030" type="#_x0000_t202" style="position:absolute;left:0;text-align:left;margin-left:378.45pt;margin-top:453.45pt;width:70.85pt;height:21.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" filled="f" stroked="f">
                <v:textbox style="mso-fit-shape-to-text:t">
                  <w:txbxContent>
                    <w:p w14:paraId="455BF6A0" w14:textId="77777777" w:rsidR="00D1682C" w:rsidRDefault="00D1682C"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53120"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D1682C" w:rsidRDefault="00D1682C"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1682C" w:rsidRPr="00E04D7F" w:rsidRDefault="00D1682C"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id="_x0000_s1031" type="#_x0000_t202" style="position:absolute;left:0;text-align:left;margin-left:51.8pt;margin-top:261.05pt;width:89.2pt;height:34.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" filled="f" stroked="f">
                <v:textbox style="mso-fit-shape-to-text:t">
                  <w:txbxContent>
                    <w:p w14:paraId="5243A793" w14:textId="77777777" w:rsidR="00D1682C" w:rsidRDefault="00D1682C"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1682C" w:rsidRPr="00E04D7F" w:rsidRDefault="00D1682C"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59264"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D1682C" w:rsidRDefault="00D1682C"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1682C" w:rsidRDefault="00D1682C"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id="_x0000_s1032" type="#_x0000_t202" style="position:absolute;left:0;text-align:left;margin-left:105.95pt;margin-top:397.55pt;width:112.3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" filled="f" stroked="f">
                <v:textbox style="mso-fit-shape-to-text:t">
                  <w:txbxContent>
                    <w:p w14:paraId="0343A760" w14:textId="77777777" w:rsidR="00D1682C" w:rsidRDefault="00D1682C"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1682C" w:rsidRDefault="00D1682C"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65408"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D1682C" w:rsidRDefault="00D1682C"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id="_x0000_s1033" type="#_x0000_t202" style="position:absolute;left:0;text-align:left;margin-left:205.45pt;margin-top:259.15pt;width:82.9pt;height:2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" filled="f" stroked="f">
                <v:textbox style="mso-fit-shape-to-text:t">
                  <w:txbxContent>
                    <w:p w14:paraId="0E9E1790" w14:textId="77777777" w:rsidR="00D1682C" w:rsidRDefault="00D1682C"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68480"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4A232C" id="Straight Arrow Connector 17" o:spid="_x0000_s1026" type="#_x0000_t32" style="position:absolute;margin-left:186.6pt;margin-top:263.95pt;width:23.05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62336"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6C3122" id="Straight Arrow Connector 18" o:spid="_x0000_s1026" type="#_x0000_t32" style="position:absolute;margin-left:124.4pt;margin-top:373.95pt;width:30.55pt;height:24.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56192"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FC983D" id="Straight Arrow Connector 17" o:spid="_x0000_s1026" type="#_x0000_t32" style="position:absolute;margin-left:121.55pt;margin-top:292.75pt;width:18.9pt;height:20.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50048"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9CB5A2" id="Straight Arrow Connector 11" o:spid="_x0000_s1026" type="#_x0000_t32" style="position:absolute;margin-left:73.55pt;margin-top:18pt;width:3.6pt;height:35.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6976" behindDoc="0" locked="0" layoutInCell="1" allowOverlap="1" wp14:anchorId="6C000179" wp14:editId="57455DF7">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873266" id="Straight Arrow Connector 11" o:spid="_x0000_s1026" type="#_x0000_t32" style="position:absolute;margin-left:230.95pt;margin-top:20.2pt;width:3.6pt;height:3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3904" behindDoc="0" locked="0" layoutInCell="1" allowOverlap="1" wp14:anchorId="1B32B2DC" wp14:editId="03046B81">
                <wp:simplePos x="0" y="0"/>
                <wp:positionH relativeFrom="column">
                  <wp:posOffset>5046980</wp:posOffset>
                </wp:positionH>
                <wp:positionV relativeFrom="paragraph">
                  <wp:posOffset>208317</wp:posOffset>
                </wp:positionV>
                <wp:extent cx="45719" cy="616042"/>
                <wp:effectExtent l="38100" t="0" r="69215" b="50800"/>
                <wp:wrapNone/>
                <wp:docPr id="12" name="Straight Arrow Connector 11"/>
                <wp:cNvGraphicFramePr/>
                <a:graphic xmlns:a="http://schemas.openxmlformats.org/drawingml/2006/main">
                  <a:graphicData uri="http://schemas.microsoft.com/office/word/2010/wordprocessingShape">
                    <wps:wsp>
                      <wps:cNvCnPr/>
                      <wps:spPr>
                        <a:xfrm>
                          <a:off x="0" y="0"/>
                          <a:ext cx="45719" cy="616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F64EE3" id="Straight Arrow Connector 11" o:spid="_x0000_s1026" type="#_x0000_t32" style="position:absolute;margin-left:397.4pt;margin-top:16.4pt;width:3.6pt;height:4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" strokecolor="red" strokeweight=".5pt">
                <v:stroke endarrow="block" joinstyle="miter"/>
              </v:shape>
            </w:pict>
          </mc:Fallback>
        </mc:AlternateContent>
      </w:r>
      <w:r w:rsidR="00E04D7F" w:rsidRPr="002C22C6">
        <w:rPr>
          <w:noProof/>
        </w:rPr>
        <mc:AlternateContent>
          <mc:Choice Requires="wps">
            <w:drawing>
              <wp:anchor distT="0" distB="0" distL="114300" distR="114300" simplePos="0" relativeHeight="251637760" behindDoc="0" locked="0" layoutInCell="1" allowOverlap="1" wp14:anchorId="5B9CF593" wp14:editId="2F85EDB6">
                <wp:simplePos x="0" y="0"/>
                <wp:positionH relativeFrom="column">
                  <wp:posOffset>2209800</wp:posOffset>
                </wp:positionH>
                <wp:positionV relativeFrom="paragraph">
                  <wp:posOffset>5080</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D1682C" w:rsidRDefault="00D1682C"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id="TextBox 5" o:spid="_x0000_s1034" type="#_x0000_t202" style="position:absolute;left:0;text-align:left;margin-left:174pt;margin-top:.4pt;width:113.7pt;height:21.8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" filled="f" stroked="f">
                <v:textbox style="mso-fit-shape-to-text:t">
                  <w:txbxContent>
                    <w:p w14:paraId="6843C58B" w14:textId="77777777" w:rsidR="00D1682C" w:rsidRDefault="00D1682C"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00E04D7F">
        <w:rPr>
          <w:noProof/>
        </w:rPr>
        <w:drawing>
          <wp:anchor distT="0" distB="0" distL="114300" distR="114300" simplePos="0" relativeHeight="251628544"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p>
    <w:p w14:paraId="365F6ABA" w14:textId="77777777" w:rsidR="002C22C6" w:rsidRDefault="002C22C6" w:rsidP="00481250">
      <w:pPr>
        <w:pStyle w:val="figurecaption"/>
      </w:pPr>
      <w:bookmarkStart w:id="404" w:name="_Toc457993708"/>
    </w:p>
    <w:p w14:paraId="058E2F0D" w14:textId="77777777" w:rsidR="002C22C6" w:rsidRDefault="002C22C6" w:rsidP="00FB41F0">
      <w:pPr>
        <w:pStyle w:val="figurecaption"/>
      </w:pPr>
    </w:p>
    <w:p w14:paraId="3AAFB228" w14:textId="77777777" w:rsidR="003D3906" w:rsidRPr="003D3906" w:rsidRDefault="00254AB0" w:rsidP="002C2D16">
      <w:pPr>
        <w:pStyle w:val="figurecaption"/>
        <w:sectPr w:rsidR="003D3906" w:rsidRPr="003D3906" w:rsidSect="002657D4">
          <w:headerReference w:type="even" r:id="rId36"/>
          <w:headerReference w:type="default" r:id="rId37"/>
          <w:headerReference w:type="first" r:id="rId38"/>
          <w:footerReference w:type="first" r:id="rId39"/>
          <w:pgSz w:w="12240" w:h="15840" w:code="1"/>
          <w:pgMar w:top="1440" w:right="1440" w:bottom="1440" w:left="1440" w:header="720" w:footer="720" w:gutter="0"/>
          <w:pgNumType w:start="1"/>
          <w:cols w:space="720"/>
          <w:titlePg/>
        </w:sectPr>
      </w:pPr>
      <w:r>
        <w:t xml:space="preserve">Figure </w:t>
      </w:r>
      <w:fldSimple w:instr=" SEQ Figure \* ARABIC ">
        <w:r w:rsidR="002C2D16">
          <w:rPr>
            <w:noProof/>
          </w:rPr>
          <w:t>6</w:t>
        </w:r>
      </w:fldSimple>
      <w:r>
        <w:t>: Description of user interface.</w:t>
      </w:r>
      <w:bookmarkEnd w:id="404"/>
    </w:p>
    <w:p w14:paraId="0152775C" w14:textId="77777777" w:rsidR="00CE5F67" w:rsidRPr="00486891" w:rsidRDefault="003D3906" w:rsidP="00C8495E">
      <w:pPr>
        <w:pStyle w:val="Heading1"/>
      </w:pPr>
      <w:bookmarkStart w:id="405" w:name="_Toc456792471"/>
      <w:bookmarkStart w:id="406" w:name="_Toc334962293"/>
      <w:r>
        <w:lastRenderedPageBreak/>
        <w:t>Link Descriptions</w:t>
      </w:r>
      <w:bookmarkEnd w:id="405"/>
      <w:bookmarkEnd w:id="406"/>
    </w:p>
    <w:p w14:paraId="53B9BB32" w14:textId="4765EA10" w:rsidR="00647C25" w:rsidRDefault="004B671E" w:rsidP="004B671E">
      <w:pPr>
        <w:keepNext/>
        <w:jc w:val="both"/>
        <w:rPr>
          <w:noProof/>
        </w:rPr>
      </w:pPr>
      <w:bookmarkStart w:id="407" w:name="_Toc78164087"/>
      <w:bookmarkStart w:id="408" w:name="_Toc184094372"/>
      <w:r w:rsidRPr="004B671E">
        <w:rPr>
          <w:bCs/>
        </w:rPr>
        <w:t xml:space="preserve">Link descriptions include a category of operations, an operation name, a free-text description (optional), and software with version that performed the manipulation. The category and operation are either derived from the </w:t>
      </w:r>
      <w:proofErr w:type="spellStart"/>
      <w:r w:rsidRPr="004B671E">
        <w:rPr>
          <w:bCs/>
        </w:rPr>
        <w:t>operations.</w:t>
      </w:r>
      <w:ins w:id="409" w:author="Eric Robertson" w:date="2016-10-18T14:16:00Z">
        <w:r w:rsidR="001E7EA7">
          <w:rPr>
            <w:bCs/>
          </w:rPr>
          <w:t>json</w:t>
        </w:r>
        <w:proofErr w:type="spellEnd"/>
        <w:r w:rsidR="001E7EA7">
          <w:rPr>
            <w:bCs/>
          </w:rPr>
          <w:t xml:space="preserve"> </w:t>
        </w:r>
      </w:ins>
      <w:del w:id="410" w:author="Eric Robertson" w:date="2016-10-18T14:16:00Z">
        <w:r w:rsidRPr="004B671E" w:rsidDel="001E7EA7">
          <w:rPr>
            <w:bCs/>
          </w:rPr>
          <w:delText>csv</w:delText>
        </w:r>
        <w:r w:rsidR="00C005F8" w:rsidDel="001E7EA7">
          <w:rPr>
            <w:bCs/>
          </w:rPr>
          <w:delText xml:space="preserve"> (video_operations.csv for video)</w:delText>
        </w:r>
        <w:r w:rsidRPr="004B671E" w:rsidDel="001E7EA7">
          <w:rPr>
            <w:bCs/>
          </w:rPr>
          <w:delText xml:space="preserve"> </w:delText>
        </w:r>
      </w:del>
      <w:r w:rsidRPr="004B671E">
        <w:rPr>
          <w:bCs/>
        </w:rPr>
        <w:t xml:space="preserve">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t>
      </w:r>
      <w:proofErr w:type="gramStart"/>
      <w:r w:rsidRPr="004B671E">
        <w:rPr>
          <w:bCs/>
        </w:rPr>
        <w:t>with each software</w:t>
      </w:r>
      <w:proofErr w:type="gramEnd"/>
      <w:r w:rsidRPr="004B671E">
        <w:rPr>
          <w:bCs/>
        </w:rPr>
        <w:t xml:space="preserve"> may be incomplete.  It is important to reach out the management team for the software.csv </w:t>
      </w:r>
      <w:del w:id="411" w:author="Eric Robertson" w:date="2016-10-18T14:16:00Z">
        <w:r w:rsidR="00C005F8" w:rsidDel="00C9297B">
          <w:rPr>
            <w:bCs/>
          </w:rPr>
          <w:delText xml:space="preserve">(video_software.csv for video) </w:delText>
        </w:r>
      </w:del>
      <w:r w:rsidRPr="004B671E">
        <w:rPr>
          <w:bCs/>
        </w:rPr>
        <w:t>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40">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481250">
      <w:pPr>
        <w:pStyle w:val="figurecaption"/>
      </w:pPr>
      <w:bookmarkStart w:id="412" w:name="_Toc457993709"/>
      <w:r>
        <w:t xml:space="preserve">Figure </w:t>
      </w:r>
      <w:fldSimple w:instr=" SEQ Figure \* ARABIC ">
        <w:r w:rsidR="002C2D16">
          <w:rPr>
            <w:noProof/>
          </w:rPr>
          <w:t>7</w:t>
        </w:r>
      </w:fldSimple>
      <w:r>
        <w:t>:</w:t>
      </w:r>
      <w:r w:rsidRPr="00E62E3F">
        <w:t xml:space="preserve"> Link description window.</w:t>
      </w:r>
      <w:bookmarkEnd w:id="412"/>
    </w:p>
    <w:p w14:paraId="18E24A34" w14:textId="50457A09" w:rsidR="00C038F5" w:rsidRDefault="00D05CCF" w:rsidP="00FC16E5">
      <w:pPr>
        <w:jc w:val="both"/>
      </w:pPr>
      <w:r>
        <w:t xml:space="preserve">Each </w:t>
      </w:r>
      <w:r w:rsidR="00C038F5">
        <w:t>parameter in the parameters list is editable by clicking the parameter name.  A dialog window appears prompting for the new parameter value.  The tool prompts with a file selection window for parameters associated with file names.  The tool validates parameter values collected 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7AFB363B" w14:textId="2352BCBA" w:rsidR="00643283" w:rsidRDefault="00643283" w:rsidP="00FC16E5">
      <w:pPr>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684F2D9B" w14:textId="050F6BA1" w:rsidR="00D05CCF" w:rsidRPr="00BD2854" w:rsidRDefault="00643283" w:rsidP="00481250">
      <w:pPr>
        <w:pStyle w:val="Caption"/>
      </w:pPr>
      <w:r w:rsidRPr="00BD2854">
        <w:t>Figure 8: Parameter Edit</w:t>
      </w:r>
    </w:p>
    <w:p w14:paraId="7DE11839" w14:textId="77777777" w:rsidR="006B0C35" w:rsidRDefault="006B0C35" w:rsidP="006B0C35">
      <w:pPr>
        <w:pStyle w:val="Heading2"/>
      </w:pPr>
      <w:bookmarkStart w:id="413" w:name="_Toc334962294"/>
      <w:r>
        <w:t>Input Masks</w:t>
      </w:r>
      <w:bookmarkEnd w:id="413"/>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2">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2C2D16">
      <w:pPr>
        <w:pStyle w:val="figurecaption"/>
      </w:pPr>
      <w:bookmarkStart w:id="414" w:name="_Toc457993710"/>
      <w:r>
        <w:t xml:space="preserve">Figure </w:t>
      </w:r>
      <w:fldSimple w:instr=" SEQ Figure \* ARABIC ">
        <w:r w:rsidR="002C2D16">
          <w:rPr>
            <w:noProof/>
          </w:rPr>
          <w:t>8</w:t>
        </w:r>
      </w:fldSimple>
      <w:r w:rsidRPr="00B83318">
        <w:t xml:space="preserve">: Example of an input mask one might use during seam carving to </w:t>
      </w:r>
      <w:r w:rsidR="003836D5">
        <w:t>ensure preservation of the woman’s hat.</w:t>
      </w:r>
      <w:bookmarkEnd w:id="414"/>
    </w:p>
    <w:p w14:paraId="7CBBF292" w14:textId="77777777" w:rsidR="00E64DB5" w:rsidRPr="00E64DB5" w:rsidRDefault="00E64DB5" w:rsidP="00E64DB5">
      <w:pPr>
        <w:jc w:val="both"/>
      </w:pPr>
    </w:p>
    <w:p w14:paraId="5155D2CF" w14:textId="2F67AEB7" w:rsidR="00647C25" w:rsidDel="00F25339" w:rsidRDefault="00655108" w:rsidP="00655108">
      <w:pPr>
        <w:pStyle w:val="Heading2"/>
        <w:rPr>
          <w:del w:id="415" w:author="Eric Robertson" w:date="2016-10-06T11:50:00Z"/>
        </w:rPr>
      </w:pPr>
      <w:bookmarkStart w:id="416" w:name="_Toc334962295"/>
      <w:bookmarkStart w:id="417" w:name="_Toc456792472"/>
      <w:r>
        <w:t>Paste</w:t>
      </w:r>
      <w:ins w:id="418" w:author="Eric Robertson" w:date="2016-10-06T11:57:00Z">
        <w:r w:rsidR="008525D4">
          <w:t xml:space="preserve"> </w:t>
        </w:r>
      </w:ins>
      <w:ins w:id="419" w:author="Eric Robertson" w:date="2016-10-06T11:49:00Z">
        <w:r w:rsidR="00F25339">
          <w:t>Sample</w:t>
        </w:r>
      </w:ins>
      <w:del w:id="420" w:author="Eric Robertson" w:date="2016-10-06T11:49:00Z">
        <w:r w:rsidDel="00F25339">
          <w:delText>/Clone vs. Paste/Duplicate</w:delText>
        </w:r>
      </w:del>
      <w:bookmarkEnd w:id="416"/>
    </w:p>
    <w:p w14:paraId="64852E22" w14:textId="305C1A4A" w:rsidR="004439AF" w:rsidDel="00F25339" w:rsidRDefault="00655108">
      <w:pPr>
        <w:pStyle w:val="Heading2"/>
        <w:jc w:val="both"/>
        <w:rPr>
          <w:del w:id="421" w:author="Eric Robertson" w:date="2016-10-06T11:50:00Z"/>
        </w:rPr>
        <w:pPrChange w:id="422" w:author="Eric Robertson" w:date="2016-10-06T11:50:00Z">
          <w:pPr>
            <w:jc w:val="both"/>
          </w:pPr>
        </w:pPrChange>
      </w:pPr>
      <w:del w:id="423" w:author="Eric Robertson" w:date="2016-10-06T11:49:00Z">
        <w:r w:rsidRPr="004439AF" w:rsidDel="00F25339">
          <w:delText xml:space="preserve">Two similar operations are the Paste/Clone and Paste/Duplicate. </w:delText>
        </w:r>
      </w:del>
      <w:del w:id="424" w:author="Eric Robertson" w:date="2016-10-06T11:50:00Z">
        <w:r w:rsidRPr="004439AF" w:rsidDel="00F25339">
          <w:delText xml:space="preserve">The key difference </w:delText>
        </w:r>
        <w:r w:rsidR="004439AF" w:rsidDel="00F25339">
          <w:delText>between them is that Paste/D</w:delText>
        </w:r>
        <w:r w:rsidRPr="004439AF" w:rsidDel="00F25339">
          <w:delText xml:space="preserve">uplicate </w:delText>
        </w:r>
        <w:r w:rsidR="006A3CE5" w:rsidDel="00F25339">
          <w:delText xml:space="preserve">is a direct copy that </w:delText>
        </w:r>
        <w:r w:rsidRPr="004439AF" w:rsidDel="00F25339">
          <w:delText xml:space="preserve">requires an input mask, while </w:delText>
        </w:r>
        <w:r w:rsidR="004439AF" w:rsidDel="00F25339">
          <w:delText>P</w:delText>
        </w:r>
        <w:r w:rsidRPr="004439AF" w:rsidDel="00F25339">
          <w:delText xml:space="preserve">aste/Clone </w:delText>
        </w:r>
        <w:r w:rsidR="006A3CE5" w:rsidDel="00F25339">
          <w:delText>does</w:delText>
        </w:r>
        <w:r w:rsidRPr="004439AF" w:rsidDel="00F25339">
          <w:delText xml:space="preserve"> not. </w:delText>
        </w:r>
      </w:del>
    </w:p>
    <w:p w14:paraId="6447AD82" w14:textId="77777777" w:rsidR="004439AF" w:rsidRDefault="004439AF">
      <w:pPr>
        <w:pStyle w:val="Heading2"/>
        <w:pPrChange w:id="425" w:author="Eric Robertson" w:date="2016-10-06T11:50:00Z">
          <w:pPr>
            <w:jc w:val="both"/>
          </w:pPr>
        </w:pPrChange>
      </w:pPr>
    </w:p>
    <w:p w14:paraId="4D5AEAE4" w14:textId="05E2CB29" w:rsidR="008525D4" w:rsidRPr="008525D4" w:rsidRDefault="004439AF" w:rsidP="008525D4">
      <w:pPr>
        <w:jc w:val="both"/>
        <w:rPr>
          <w:ins w:id="426" w:author="Eric Robertson" w:date="2016-10-06T11:56:00Z"/>
        </w:rPr>
      </w:pPr>
      <w:r>
        <w:t>Paste</w:t>
      </w:r>
      <w:ins w:id="427" w:author="Eric Robertson" w:date="2016-10-06T11:57:00Z">
        <w:r w:rsidR="008525D4">
          <w:t xml:space="preserve"> </w:t>
        </w:r>
      </w:ins>
      <w:ins w:id="428" w:author="Eric Robertson" w:date="2016-10-06T11:49:00Z">
        <w:r w:rsidR="00F25339">
          <w:t>Sample</w:t>
        </w:r>
      </w:ins>
      <w:del w:id="429" w:author="Eric Robertson" w:date="2016-10-06T11:49:00Z">
        <w:r w:rsidDel="00F25339">
          <w:delText>/C</w:delText>
        </w:r>
        <w:r w:rsidR="00655108" w:rsidRPr="004439AF" w:rsidDel="00F25339">
          <w:delText>lone</w:delText>
        </w:r>
      </w:del>
      <w:r w:rsidR="00655108" w:rsidRPr="004439AF">
        <w:t xml:space="preserve"> involves using a content aware tool to merge pixels from one area of an image to another area of the same image</w:t>
      </w:r>
      <w:r w:rsidR="006A3CE5">
        <w:t>, using some sort of interpolation</w:t>
      </w:r>
      <w:r w:rsidR="00655108" w:rsidRPr="004439AF">
        <w:t xml:space="preserve">. </w:t>
      </w:r>
      <w:ins w:id="430" w:author="Eric Robertson" w:date="2016-10-06T11:50:00Z">
        <w:r w:rsidR="00F25339">
          <w:t xml:space="preserve"> It can be used semantically for healing, removing or </w:t>
        </w:r>
      </w:ins>
      <w:ins w:id="431" w:author="Eric Robertson" w:date="2016-10-06T11:56:00Z">
        <w:r w:rsidR="008525D4">
          <w:t>cloning</w:t>
        </w:r>
      </w:ins>
      <w:ins w:id="432" w:author="Eric Robertson" w:date="2016-10-06T11:50:00Z">
        <w:r w:rsidR="00F25339">
          <w:t>.</w:t>
        </w:r>
      </w:ins>
      <w:ins w:id="433" w:author="Eric Robertson" w:date="2016-10-06T11:57:00Z">
        <w:r w:rsidR="008525D4">
          <w:t xml:space="preserve"> </w:t>
        </w:r>
      </w:ins>
      <w:ins w:id="434" w:author="Eric Robertson" w:date="2016-10-06T11:56:00Z">
        <w:r w:rsidR="008525D4">
          <w:t>The s</w:t>
        </w:r>
        <w:r w:rsidR="008525D4" w:rsidRPr="008525D4">
          <w:t>emantics are captured with a mandatory parameter ‘purpose’.</w:t>
        </w:r>
      </w:ins>
    </w:p>
    <w:p w14:paraId="33F1FC54" w14:textId="77777777" w:rsidR="0034098D" w:rsidRPr="008525D4" w:rsidRDefault="0034098D" w:rsidP="008525D4">
      <w:pPr>
        <w:numPr>
          <w:ilvl w:val="0"/>
          <w:numId w:val="26"/>
        </w:numPr>
        <w:jc w:val="both"/>
        <w:rPr>
          <w:ins w:id="435" w:author="Eric Robertson" w:date="2016-10-06T11:56:00Z"/>
        </w:rPr>
      </w:pPr>
      <w:ins w:id="436" w:author="Eric Robertson" w:date="2016-10-06T11:56:00Z">
        <w:r w:rsidRPr="008525D4">
          <w:t xml:space="preserve">Remove– sample parts of </w:t>
        </w:r>
        <w:proofErr w:type="gramStart"/>
        <w:r w:rsidRPr="008525D4">
          <w:t xml:space="preserve">the </w:t>
        </w:r>
        <w:proofErr w:type="spellStart"/>
        <w:r w:rsidRPr="008525D4">
          <w:t>the</w:t>
        </w:r>
        <w:proofErr w:type="spellEnd"/>
        <w:proofErr w:type="gramEnd"/>
        <w:r w:rsidRPr="008525D4">
          <w:t xml:space="preserve"> image serving background to effectively remove an object.</w:t>
        </w:r>
      </w:ins>
    </w:p>
    <w:p w14:paraId="6569F1A3" w14:textId="6898896E" w:rsidR="0034098D" w:rsidRPr="008525D4" w:rsidRDefault="0034098D" w:rsidP="008525D4">
      <w:pPr>
        <w:numPr>
          <w:ilvl w:val="0"/>
          <w:numId w:val="26"/>
        </w:numPr>
        <w:jc w:val="both"/>
        <w:rPr>
          <w:ins w:id="437" w:author="Eric Robertson" w:date="2016-10-06T11:56:00Z"/>
        </w:rPr>
      </w:pPr>
      <w:ins w:id="438" w:author="Eric Robertson" w:date="2016-10-06T11:56:00Z">
        <w:r w:rsidRPr="008525D4">
          <w:t>Heal—Repair image after Paste</w:t>
        </w:r>
      </w:ins>
      <w:ins w:id="439" w:author="Eric Robertson" w:date="2016-10-06T11:57:00Z">
        <w:r w:rsidR="008525D4">
          <w:t xml:space="preserve"> </w:t>
        </w:r>
      </w:ins>
      <w:ins w:id="440" w:author="Eric Robertson" w:date="2016-10-06T11:56:00Z">
        <w:r w:rsidRPr="008525D4">
          <w:t>Splice or other transformations that distort specific areas of an image (e.g. edge effects).</w:t>
        </w:r>
      </w:ins>
    </w:p>
    <w:p w14:paraId="2C67F33A" w14:textId="79F20B21" w:rsidR="0034098D" w:rsidRPr="008525D4" w:rsidRDefault="0034098D" w:rsidP="008525D4">
      <w:pPr>
        <w:numPr>
          <w:ilvl w:val="0"/>
          <w:numId w:val="26"/>
        </w:numPr>
        <w:jc w:val="both"/>
        <w:rPr>
          <w:ins w:id="441" w:author="Eric Robertson" w:date="2016-10-06T11:56:00Z"/>
        </w:rPr>
      </w:pPr>
      <w:ins w:id="442" w:author="Eric Robertson" w:date="2016-10-06T11:56:00Z">
        <w:r w:rsidRPr="008525D4">
          <w:t>Clone—</w:t>
        </w:r>
      </w:ins>
      <w:ins w:id="443" w:author="Eric Robertson" w:date="2016-10-06T11:57:00Z">
        <w:r w:rsidR="00077CF3">
          <w:t xml:space="preserve">Clone is </w:t>
        </w:r>
      </w:ins>
      <w:proofErr w:type="gramStart"/>
      <w:ins w:id="444" w:author="Eric Robertson" w:date="2016-10-06T11:56:00Z">
        <w:r w:rsidR="00077CF3">
          <w:t>a</w:t>
        </w:r>
        <w:r w:rsidRPr="008525D4">
          <w:t xml:space="preserve"> combination of add</w:t>
        </w:r>
        <w:proofErr w:type="gramEnd"/>
        <w:r w:rsidRPr="008525D4">
          <w:t xml:space="preserve"> and remove.  Do </w:t>
        </w:r>
        <w:r w:rsidRPr="008525D4">
          <w:rPr>
            <w:b/>
            <w:bCs/>
          </w:rPr>
          <w:t>not</w:t>
        </w:r>
        <w:r w:rsidRPr="008525D4">
          <w:t xml:space="preserve"> use this operation as a replacement for </w:t>
        </w:r>
      </w:ins>
      <w:ins w:id="445" w:author="Eric Robertson" w:date="2016-10-06T11:57:00Z">
        <w:r w:rsidR="00077CF3">
          <w:t>Copy/Paste</w:t>
        </w:r>
      </w:ins>
      <w:ins w:id="446" w:author="Eric Robertson" w:date="2016-10-06T11:56:00Z">
        <w:r w:rsidRPr="008525D4">
          <w:t>, where a</w:t>
        </w:r>
      </w:ins>
      <w:ins w:id="447" w:author="Eric Robertson" w:date="2016-10-06T11:57:00Z">
        <w:r w:rsidR="00077CF3">
          <w:t>n</w:t>
        </w:r>
      </w:ins>
      <w:ins w:id="448" w:author="Eric Robertson" w:date="2016-10-06T11:56:00Z">
        <w:r w:rsidRPr="008525D4">
          <w:t xml:space="preserve"> object is copied to another part of an image.  Copy/Paste are to be </w:t>
        </w:r>
        <w:proofErr w:type="spellStart"/>
        <w:r w:rsidRPr="008525D4">
          <w:t>journal</w:t>
        </w:r>
      </w:ins>
      <w:ins w:id="449" w:author="Eric Robertson" w:date="2016-10-06T11:57:00Z">
        <w:r w:rsidR="00077CF3">
          <w:t>l</w:t>
        </w:r>
      </w:ins>
      <w:ins w:id="450" w:author="Eric Robertson" w:date="2016-10-06T11:56:00Z">
        <w:r w:rsidRPr="008525D4">
          <w:t>ed</w:t>
        </w:r>
        <w:proofErr w:type="spellEnd"/>
        <w:r w:rsidRPr="008525D4">
          <w:t xml:space="preserve"> with Paste Splice.</w:t>
        </w:r>
      </w:ins>
    </w:p>
    <w:p w14:paraId="2AEAB8F6" w14:textId="77777777" w:rsidR="008525D4" w:rsidRPr="008525D4" w:rsidRDefault="008525D4" w:rsidP="008525D4">
      <w:pPr>
        <w:jc w:val="both"/>
        <w:rPr>
          <w:ins w:id="451" w:author="Eric Robertson" w:date="2016-10-06T11:56:00Z"/>
        </w:rPr>
      </w:pPr>
      <w:ins w:id="452" w:author="Eric Robertson" w:date="2016-10-06T11:56:00Z">
        <w:r w:rsidRPr="008525D4">
          <w:t>When possible, capture sample areas of the image as a separate exported image using the alpha transparency to mask out non-sampled areas.  Supply this image file using the input mask parameter.  Since this may not be possible in some circumstances (e.g. Heal), the parameter is optional.</w:t>
        </w:r>
      </w:ins>
    </w:p>
    <w:p w14:paraId="3A572C52" w14:textId="77777777" w:rsidR="00F25339" w:rsidRDefault="00F25339" w:rsidP="004439AF">
      <w:pPr>
        <w:jc w:val="both"/>
        <w:rPr>
          <w:ins w:id="453" w:author="Eric Robertson" w:date="2016-10-06T11:50:00Z"/>
        </w:rPr>
      </w:pPr>
    </w:p>
    <w:p w14:paraId="3D13A403" w14:textId="37A667A4" w:rsidR="008525D4" w:rsidRDefault="00F25339" w:rsidP="004439AF">
      <w:pPr>
        <w:jc w:val="both"/>
        <w:rPr>
          <w:ins w:id="454" w:author="Eric Robertson" w:date="2016-10-06T11:56:00Z"/>
        </w:rPr>
      </w:pPr>
      <w:ins w:id="455" w:author="Eric Robertson" w:date="2016-10-06T11:50:00Z">
        <w:r>
          <w:t>Paste</w:t>
        </w:r>
      </w:ins>
      <w:ins w:id="456" w:author="Eric Robertson" w:date="2016-10-06T11:57:00Z">
        <w:r w:rsidR="008525D4">
          <w:t xml:space="preserve"> </w:t>
        </w:r>
      </w:ins>
      <w:ins w:id="457" w:author="Eric Robertson" w:date="2016-10-06T11:50:00Z">
        <w:r>
          <w:t xml:space="preserve">Sample should not be used for copy/paste of an object.   The next section discusses </w:t>
        </w:r>
        <w:proofErr w:type="gramStart"/>
        <w:r>
          <w:t>the  appropriate</w:t>
        </w:r>
      </w:ins>
      <w:proofErr w:type="gramEnd"/>
      <w:ins w:id="458" w:author="Eric Robertson" w:date="2016-10-06T11:51:00Z">
        <w:r>
          <w:t xml:space="preserve"> procedure for copy/paste.</w:t>
        </w:r>
      </w:ins>
    </w:p>
    <w:p w14:paraId="2CD8484B" w14:textId="3587DC6F" w:rsidR="00655108" w:rsidRPr="004439AF" w:rsidRDefault="004439AF" w:rsidP="004439AF">
      <w:pPr>
        <w:jc w:val="both"/>
      </w:pPr>
      <w:del w:id="459" w:author="Eric Robertson" w:date="2016-10-06T11:50:00Z">
        <w:r w:rsidDel="00F25339">
          <w:delText xml:space="preserve">A </w:delText>
        </w:r>
        <w:r w:rsidR="00655108" w:rsidRPr="004439AF" w:rsidDel="00F25339">
          <w:delText xml:space="preserve">Paste/Duplicate </w:delText>
        </w:r>
        <w:r w:rsidDel="00F25339">
          <w:delText xml:space="preserve">operation </w:delText>
        </w:r>
        <w:r w:rsidR="00655108" w:rsidRPr="004439AF" w:rsidDel="00F25339">
          <w:delText xml:space="preserve">would involve directly copying pixels from one area and transferring them to another area in the same image, using a selection tool. This operation should include an input mask highlighting the area used to create the copy. </w:delText>
        </w:r>
      </w:del>
    </w:p>
    <w:p w14:paraId="005A2696" w14:textId="77777777" w:rsidR="004439AF" w:rsidRDefault="004439AF" w:rsidP="00655108"/>
    <w:p w14:paraId="1D870AF5" w14:textId="77777777" w:rsidR="004439AF" w:rsidRPr="00E65A20" w:rsidRDefault="004439AF" w:rsidP="004439AF">
      <w:pPr>
        <w:pStyle w:val="Heading2"/>
      </w:pPr>
      <w:bookmarkStart w:id="460" w:name="_Toc456792473"/>
      <w:bookmarkStart w:id="461" w:name="_Toc334962296"/>
      <w:r>
        <w:t xml:space="preserve">The </w:t>
      </w:r>
      <w:proofErr w:type="spellStart"/>
      <w:r>
        <w:t>Paste</w:t>
      </w:r>
      <w:del w:id="462" w:author="Eric Robertson" w:date="2016-10-06T11:51:00Z">
        <w:r w:rsidDel="00F25339">
          <w:delText>/</w:delText>
        </w:r>
      </w:del>
      <w:r>
        <w:t>Splice</w:t>
      </w:r>
      <w:proofErr w:type="spellEnd"/>
      <w:r>
        <w:t xml:space="preserve"> Operation</w:t>
      </w:r>
      <w:bookmarkEnd w:id="460"/>
      <w:bookmarkEnd w:id="461"/>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7769E515" w:rsidR="007C68B9" w:rsidRDefault="00F25339" w:rsidP="00FC16E5">
      <w:pPr>
        <w:rPr>
          <w:ins w:id="463" w:author="Eric Robertson" w:date="2016-10-06T11:52:00Z"/>
        </w:rPr>
      </w:pPr>
      <w:ins w:id="464" w:author="Eric Robertson" w:date="2016-10-06T11:51:00Z">
        <w:r>
          <w:t xml:space="preserve">The </w:t>
        </w:r>
      </w:ins>
      <w:r w:rsidR="007C68B9">
        <w:t xml:space="preserve">Paste Splice </w:t>
      </w:r>
      <w:del w:id="465" w:author="Eric Robertson" w:date="2016-10-06T11:51:00Z">
        <w:r w:rsidR="007C68B9" w:rsidDel="00F25339">
          <w:delText xml:space="preserve">and Paste Duplicate </w:delText>
        </w:r>
      </w:del>
      <w:r w:rsidR="007C68B9">
        <w:t>operation</w:t>
      </w:r>
      <w:del w:id="466" w:author="Eric Robertson" w:date="2016-10-06T11:51:00Z">
        <w:r w:rsidR="007C68B9" w:rsidDel="00F25339">
          <w:delText>s</w:delText>
        </w:r>
      </w:del>
      <w:r w:rsidR="007C68B9">
        <w:t xml:space="preserve"> often include</w:t>
      </w:r>
      <w:ins w:id="467" w:author="Eric Robertson" w:date="2016-10-06T11:51:00Z">
        <w:r>
          <w:t>s</w:t>
        </w:r>
      </w:ins>
      <w:r w:rsidR="007C68B9">
        <w:t xml:space="preserv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34864500" w14:textId="77777777" w:rsidR="00F25339" w:rsidRDefault="00F25339" w:rsidP="00FC16E5">
      <w:pPr>
        <w:rPr>
          <w:ins w:id="468" w:author="Eric Robertson" w:date="2016-10-06T11:52:00Z"/>
        </w:rPr>
      </w:pPr>
    </w:p>
    <w:p w14:paraId="1E11D9E8" w14:textId="0FE05B5B" w:rsidR="00F25339" w:rsidRDefault="00F25339" w:rsidP="00FC16E5">
      <w:pPr>
        <w:rPr>
          <w:ins w:id="469" w:author="Eric Robertson" w:date="2016-10-06T11:52:00Z"/>
        </w:rPr>
      </w:pPr>
      <w:ins w:id="470" w:author="Eric Robertson" w:date="2016-10-06T11:52:00Z">
        <w:r>
          <w:t xml:space="preserve">Copy/Paste within the same image requires a </w:t>
        </w:r>
        <w:proofErr w:type="spellStart"/>
        <w:r>
          <w:t>PasteSplice</w:t>
        </w:r>
        <w:proofErr w:type="spellEnd"/>
        <w:r>
          <w:t>.</w:t>
        </w:r>
        <w:r w:rsidR="008525D4">
          <w:t xml:space="preserve">  </w:t>
        </w:r>
      </w:ins>
      <w:proofErr w:type="gramStart"/>
      <w:ins w:id="471" w:author="Eric Robertson" w:date="2016-10-06T11:53:00Z">
        <w:r w:rsidR="008525D4">
          <w:t>The</w:t>
        </w:r>
      </w:ins>
      <w:ins w:id="472" w:author="Eric Robertson" w:date="2016-10-06T11:52:00Z">
        <w:r w:rsidR="008525D4">
          <w:t xml:space="preserve"> image being altered to be both a donor and the recipient of the </w:t>
        </w:r>
      </w:ins>
      <w:ins w:id="473" w:author="Eric Robertson" w:date="2016-10-06T11:53:00Z">
        <w:r w:rsidR="008525D4">
          <w:t>pasted pixels.</w:t>
        </w:r>
        <w:proofErr w:type="gramEnd"/>
        <w:r w:rsidR="008525D4">
          <w:t xml:space="preserve">  The diagram below summarizes the basic approach.</w:t>
        </w:r>
      </w:ins>
    </w:p>
    <w:p w14:paraId="76D367D4" w14:textId="661C6B9C" w:rsidR="008525D4" w:rsidRDefault="008525D4" w:rsidP="00FC16E5">
      <w:ins w:id="474" w:author="Eric Robertson" w:date="2016-10-06T11:54:00Z">
        <w:r>
          <w:rPr>
            <w:noProof/>
          </w:rPr>
          <w:drawing>
            <wp:inline distT="0" distB="0" distL="0" distR="0" wp14:anchorId="6B592965" wp14:editId="710A3DE2">
              <wp:extent cx="5943600" cy="4457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09AEBC11" w14:textId="77777777" w:rsidR="000852C4" w:rsidRDefault="000852C4" w:rsidP="00FC16E5"/>
    <w:p w14:paraId="30F505A8" w14:textId="2267906B" w:rsidR="008525D4" w:rsidRDefault="008525D4">
      <w:pPr>
        <w:pStyle w:val="Caption"/>
        <w:rPr>
          <w:ins w:id="475" w:author="Eric Robertson" w:date="2016-10-06T11:55:00Z"/>
        </w:rPr>
        <w:pPrChange w:id="476" w:author="Eric Robertson" w:date="2016-10-06T12:01:00Z">
          <w:pPr>
            <w:pStyle w:val="Heading2"/>
          </w:pPr>
        </w:pPrChange>
      </w:pPr>
      <w:bookmarkStart w:id="477" w:name="_Toc334962297"/>
      <w:ins w:id="478" w:author="Eric Robertson" w:date="2016-10-06T11:55:00Z">
        <w:r>
          <w:t xml:space="preserve">Figure </w:t>
        </w:r>
        <w:r>
          <w:fldChar w:fldCharType="begin"/>
        </w:r>
        <w:r>
          <w:instrText xml:space="preserve"> SEQ Figure \* ARABIC </w:instrText>
        </w:r>
      </w:ins>
      <w:r>
        <w:fldChar w:fldCharType="separate"/>
      </w:r>
      <w:ins w:id="479" w:author="Eric Robertson" w:date="2016-10-06T12:03:00Z">
        <w:r w:rsidR="002C2D16">
          <w:rPr>
            <w:noProof/>
          </w:rPr>
          <w:t>9</w:t>
        </w:r>
      </w:ins>
      <w:ins w:id="480" w:author="Eric Robertson" w:date="2016-10-06T11:55:00Z">
        <w:r>
          <w:fldChar w:fldCharType="end"/>
        </w:r>
        <w:r>
          <w:t xml:space="preserve"> Paste Splice for Copy/Paste</w:t>
        </w:r>
      </w:ins>
    </w:p>
    <w:p w14:paraId="3FD0CAC1" w14:textId="77777777" w:rsidR="008525D4" w:rsidRPr="008525D4" w:rsidRDefault="008525D4">
      <w:pPr>
        <w:rPr>
          <w:ins w:id="481" w:author="Eric Robertson" w:date="2016-10-06T11:54:00Z"/>
        </w:rPr>
        <w:pPrChange w:id="482" w:author="Eric Robertson" w:date="2016-10-06T11:55:00Z">
          <w:pPr>
            <w:pStyle w:val="Heading2"/>
          </w:pPr>
        </w:pPrChange>
      </w:pPr>
    </w:p>
    <w:p w14:paraId="7A1C2213" w14:textId="4A22E80B" w:rsidR="008525D4" w:rsidRDefault="008525D4">
      <w:pPr>
        <w:pStyle w:val="Heading2"/>
        <w:numPr>
          <w:ilvl w:val="0"/>
          <w:numId w:val="0"/>
        </w:numPr>
        <w:ind w:left="504"/>
        <w:rPr>
          <w:ins w:id="483" w:author="Eric Robertson" w:date="2016-10-06T11:55:00Z"/>
        </w:rPr>
        <w:pPrChange w:id="484" w:author="Eric Robertson" w:date="2016-10-06T11:55:00Z">
          <w:pPr>
            <w:pStyle w:val="Heading2"/>
          </w:pPr>
        </w:pPrChange>
      </w:pPr>
      <w:ins w:id="485" w:author="Eric Robertson" w:date="2016-10-06T11:55:00Z">
        <w:r>
          <w:rPr>
            <w:noProof/>
          </w:rPr>
          <w:drawing>
            <wp:inline distT="0" distB="0" distL="0" distR="0" wp14:anchorId="382CDC24" wp14:editId="484EBD48">
              <wp:extent cx="5591387" cy="419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44">
                        <a:extLst>
                          <a:ext uri="{28A0092B-C50C-407E-A947-70E740481C1C}">
                            <a14:useLocalDpi xmlns:a14="http://schemas.microsoft.com/office/drawing/2010/main" val="0"/>
                          </a:ext>
                        </a:extLst>
                      </a:blip>
                      <a:stretch>
                        <a:fillRect/>
                      </a:stretch>
                    </pic:blipFill>
                    <pic:spPr>
                      <a:xfrm>
                        <a:off x="0" y="0"/>
                        <a:ext cx="5591593" cy="4193695"/>
                      </a:xfrm>
                      <a:prstGeom prst="rect">
                        <a:avLst/>
                      </a:prstGeom>
                    </pic:spPr>
                  </pic:pic>
                </a:graphicData>
              </a:graphic>
            </wp:inline>
          </w:drawing>
        </w:r>
      </w:ins>
    </w:p>
    <w:p w14:paraId="0FC05384" w14:textId="11A5B26C" w:rsidR="008525D4" w:rsidRDefault="008525D4">
      <w:pPr>
        <w:pStyle w:val="Caption"/>
        <w:rPr>
          <w:ins w:id="486" w:author="Eric Robertson" w:date="2016-10-06T11:55:00Z"/>
        </w:rPr>
        <w:pPrChange w:id="487" w:author="Eric Robertson" w:date="2016-10-06T12:01:00Z">
          <w:pPr>
            <w:pStyle w:val="Heading2"/>
          </w:pPr>
        </w:pPrChange>
      </w:pPr>
      <w:ins w:id="488" w:author="Eric Robertson" w:date="2016-10-06T11:55:00Z">
        <w:r>
          <w:t xml:space="preserve">Figure </w:t>
        </w:r>
        <w:r>
          <w:fldChar w:fldCharType="begin"/>
        </w:r>
        <w:r>
          <w:instrText xml:space="preserve"> SEQ Figure \* ARABIC </w:instrText>
        </w:r>
      </w:ins>
      <w:r>
        <w:fldChar w:fldCharType="separate"/>
      </w:r>
      <w:ins w:id="489" w:author="Eric Robertson" w:date="2016-10-06T12:03:00Z">
        <w:r w:rsidR="002C2D16">
          <w:rPr>
            <w:noProof/>
          </w:rPr>
          <w:t>10</w:t>
        </w:r>
      </w:ins>
      <w:ins w:id="490" w:author="Eric Robertson" w:date="2016-10-06T11:55:00Z">
        <w:r>
          <w:fldChar w:fldCharType="end"/>
        </w:r>
        <w:r>
          <w:t xml:space="preserve"> Rules or Paste Splice</w:t>
        </w:r>
      </w:ins>
    </w:p>
    <w:p w14:paraId="0F719D1D" w14:textId="309CA712" w:rsidR="000852C4" w:rsidRDefault="000852C4" w:rsidP="00FC16E5">
      <w:pPr>
        <w:pStyle w:val="Heading2"/>
      </w:pPr>
      <w:r>
        <w:t>Shadow from Donor Image</w:t>
      </w:r>
      <w:bookmarkEnd w:id="477"/>
    </w:p>
    <w:p w14:paraId="47996D1B" w14:textId="77777777" w:rsidR="000852C4" w:rsidRDefault="000852C4" w:rsidP="000852C4">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0852C4">
      <w:r w:rsidRPr="00416E57">
        <w:t>Here i</w:t>
      </w:r>
      <w:r>
        <w:t>s one approach:</w:t>
      </w:r>
    </w:p>
    <w:p w14:paraId="17073F8C" w14:textId="77777777" w:rsidR="000852C4" w:rsidRPr="00416E57" w:rsidRDefault="000852C4" w:rsidP="000852C4"/>
    <w:p w14:paraId="06A5767B" w14:textId="77777777" w:rsidR="009710EE" w:rsidRDefault="000852C4" w:rsidP="009710EE">
      <w:r w:rsidRPr="00416E57">
        <w:t>The originating image node will have t</w:t>
      </w:r>
      <w:r>
        <w:t>w</w:t>
      </w:r>
      <w:r w:rsidRPr="00416E57">
        <w:t xml:space="preserve">o links leaving it. </w:t>
      </w:r>
      <w:r>
        <w:t xml:space="preserve"> </w:t>
      </w:r>
    </w:p>
    <w:p w14:paraId="26C5BAD1" w14:textId="77777777" w:rsidR="009710EE" w:rsidRDefault="009710EE" w:rsidP="009710EE"/>
    <w:p w14:paraId="33211835" w14:textId="13990AB9" w:rsidR="009710EE" w:rsidRDefault="009710EE" w:rsidP="009710EE">
      <w:pPr>
        <w:rPr>
          <w:rFonts w:ascii="Menlo Regular" w:hAnsi="Menlo Regular" w:cs="Menlo Regular"/>
          <w:sz w:val="22"/>
          <w:szCs w:val="22"/>
        </w:rPr>
      </w:pPr>
      <w:r>
        <w:t xml:space="preserve">The first </w:t>
      </w:r>
      <w:r w:rsidR="000852C4">
        <w:t xml:space="preserve">link is </w:t>
      </w:r>
      <w:proofErr w:type="spellStart"/>
      <w:r w:rsidR="000852C4">
        <w:t>SelectRegion</w:t>
      </w:r>
      <w:proofErr w:type="spellEnd"/>
      <w:r w:rsidR="000852C4">
        <w:t>.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 xml:space="preserve">The image </w:t>
      </w:r>
      <w:r w:rsidR="000852C4">
        <w:lastRenderedPageBreak/>
        <w:t>manipulator may</w:t>
      </w:r>
      <w:r w:rsidR="000852C4" w:rsidRPr="00416E57">
        <w:t xml:space="preserve"> alter the </w:t>
      </w:r>
      <w:r w:rsidR="000852C4">
        <w:t>destination</w:t>
      </w:r>
      <w:r w:rsidR="000852C4" w:rsidRPr="00416E57">
        <w:t xml:space="preserve"> image further by applying </w:t>
      </w:r>
      <w:proofErr w:type="spellStart"/>
      <w:r w:rsidR="000852C4" w:rsidRPr="00D6215C">
        <w:t>Color.ColorOpacity</w:t>
      </w:r>
      <w:proofErr w:type="spellEnd"/>
      <w:ins w:id="491" w:author="Andrew Smith" w:date="2016-08-25T17:05:00Z">
        <w:r w:rsidR="00FC16E5">
          <w:t xml:space="preserve">, </w:t>
        </w:r>
      </w:ins>
      <w:r w:rsidR="000852C4" w:rsidRPr="00D6215C">
        <w:t>creating the appropriate link(s)</w:t>
      </w:r>
      <w:r w:rsidR="000852C4" w:rsidRPr="009710EE">
        <w:rPr>
          <w:rFonts w:ascii="Menlo Regular" w:hAnsi="Menlo Regular" w:cs="Menlo Regular"/>
          <w:sz w:val="22"/>
          <w:szCs w:val="22"/>
        </w:rPr>
        <w:t>. </w:t>
      </w:r>
    </w:p>
    <w:p w14:paraId="5460F5E2" w14:textId="77777777" w:rsidR="009710EE" w:rsidRDefault="009710EE" w:rsidP="009710EE">
      <w:pPr>
        <w:rPr>
          <w:rFonts w:ascii="Menlo Regular" w:hAnsi="Menlo Regular" w:cs="Menlo Regular"/>
          <w:sz w:val="22"/>
          <w:szCs w:val="22"/>
        </w:rPr>
      </w:pPr>
    </w:p>
    <w:p w14:paraId="0C1D8E31" w14:textId="1853729F" w:rsidR="000852C4" w:rsidRDefault="009710EE" w:rsidP="009710EE">
      <w:r>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 xml:space="preserve">rting with the </w:t>
      </w:r>
      <w:proofErr w:type="spellStart"/>
      <w:r>
        <w:t>SelectRegion</w:t>
      </w:r>
      <w:proofErr w:type="spellEnd"/>
      <w:r>
        <w:t xml:space="preserve"> link</w:t>
      </w:r>
      <w:r w:rsidR="000852C4" w:rsidRPr="00416E57">
        <w:t xml:space="preserve">. </w:t>
      </w:r>
    </w:p>
    <w:p w14:paraId="64E4A758" w14:textId="77777777" w:rsidR="000852C4" w:rsidRDefault="000852C4" w:rsidP="00C41F04">
      <w:pPr>
        <w:jc w:val="center"/>
      </w:pPr>
      <w:r>
        <w:rPr>
          <w:noProof/>
        </w:rPr>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5">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a14="http://schemas.microsoft.com/office/drawing/2010/main"/>
                      </a:ext>
                    </a:extLst>
                  </pic:spPr>
                </pic:pic>
              </a:graphicData>
            </a:graphic>
          </wp:inline>
        </w:drawing>
      </w:r>
    </w:p>
    <w:p w14:paraId="32F4C7FE" w14:textId="77777777" w:rsidR="000852C4" w:rsidRPr="00416E57" w:rsidRDefault="000852C4" w:rsidP="00481250">
      <w:pPr>
        <w:pStyle w:val="Caption"/>
      </w:pPr>
      <w:proofErr w:type="gramStart"/>
      <w:r>
        <w:t xml:space="preserve">Figure </w:t>
      </w:r>
      <w:fldSimple w:instr=" SEQ Figure \* ARABIC ">
        <w:ins w:id="492" w:author="Eric Robertson" w:date="2016-10-06T12:03:00Z">
          <w:r w:rsidR="002C2D16">
            <w:rPr>
              <w:noProof/>
            </w:rPr>
            <w:t>11</w:t>
          </w:r>
        </w:ins>
        <w:del w:id="493" w:author="Eric Robertson" w:date="2016-10-06T11:55:00Z">
          <w:r w:rsidDel="008525D4">
            <w:rPr>
              <w:noProof/>
            </w:rPr>
            <w:delText>9</w:delText>
          </w:r>
        </w:del>
      </w:fldSimple>
      <w:r>
        <w:t>.</w:t>
      </w:r>
      <w:proofErr w:type="gramEnd"/>
      <w:r>
        <w:t xml:space="preserve"> Shadow Paste</w:t>
      </w:r>
    </w:p>
    <w:p w14:paraId="14A51936" w14:textId="77777777" w:rsidR="000852C4" w:rsidRPr="000852C4" w:rsidRDefault="000852C4" w:rsidP="00AD19BD"/>
    <w:p w14:paraId="66C11037" w14:textId="77777777" w:rsidR="000221A4" w:rsidRDefault="000221A4" w:rsidP="00AD19BD"/>
    <w:p w14:paraId="035189B3" w14:textId="597851D2" w:rsidR="00CD1252" w:rsidRDefault="00CD1252" w:rsidP="00AD19BD">
      <w:pPr>
        <w:pStyle w:val="Heading2"/>
        <w:rPr>
          <w:ins w:id="494" w:author="Eric Robertson" w:date="2016-10-06T11:58:00Z"/>
        </w:rPr>
      </w:pPr>
      <w:bookmarkStart w:id="495" w:name="_Toc334962298"/>
      <w:ins w:id="496" w:author="Eric Robertson" w:date="2016-10-06T11:58:00Z">
        <w:r>
          <w:t>Output PNG and Image Rotations</w:t>
        </w:r>
      </w:ins>
    </w:p>
    <w:p w14:paraId="79B9ABA4" w14:textId="234CB043" w:rsidR="00CD1252" w:rsidRDefault="0034098D" w:rsidP="00CD1252">
      <w:pPr>
        <w:rPr>
          <w:ins w:id="497" w:author="Eric Robertson" w:date="2016-10-06T11:58:00Z"/>
        </w:rPr>
      </w:pPr>
      <w:ins w:id="498" w:author="Eric Robertson" w:date="2016-10-06T11:58:00Z">
        <w:r w:rsidRPr="00CD1252">
          <w:t>When exporting a JPEG image to PNG as the start of the manipulation process, the EXIF is stripped from the image.</w:t>
        </w:r>
        <w:r w:rsidR="00CD1252">
          <w:t xml:space="preserve">  </w:t>
        </w:r>
        <w:r w:rsidR="00CD1252" w:rsidRPr="00CD1252">
          <w:t>EXIF can have an Orientation attribute describing the orientation of the image.  Some export</w:t>
        </w:r>
        <w:r w:rsidR="00CD1252">
          <w:t xml:space="preserve"> software (e.g. Adobe Photoshop</w:t>
        </w:r>
        <w:r w:rsidR="00CD1252" w:rsidRPr="00CD1252">
          <w:t xml:space="preserve">) automatically rotates the image in accordance to the Orientation during export, as the exported image needs to reflect the proper orientation--the guidance from EXIF is not longer present. Software may automatically rotate, </w:t>
        </w:r>
        <w:r w:rsidR="00CD1252" w:rsidRPr="00CD1252">
          <w:lastRenderedPageBreak/>
          <w:t xml:space="preserve">prompt to rotate or </w:t>
        </w:r>
        <w:r w:rsidR="00CD1252" w:rsidRPr="00CD1252">
          <w:rPr>
            <w:u w:val="single"/>
          </w:rPr>
          <w:t>not</w:t>
        </w:r>
        <w:r w:rsidR="00CD1252" w:rsidRPr="00CD1252">
          <w:t xml:space="preserve"> rotate on export. The manipulator must record whether the image was rotated during the </w:t>
        </w:r>
        <w:proofErr w:type="spellStart"/>
        <w:r w:rsidR="00CD1252" w:rsidRPr="00CD1252">
          <w:t>OutputPNG</w:t>
        </w:r>
        <w:proofErr w:type="spellEnd"/>
        <w:r w:rsidR="00CD1252" w:rsidRPr="00CD1252">
          <w:t xml:space="preserve"> operation when creating the </w:t>
        </w:r>
        <w:proofErr w:type="spellStart"/>
        <w:r w:rsidR="00CD1252" w:rsidRPr="00CD1252">
          <w:t>OutputPNG</w:t>
        </w:r>
        <w:proofErr w:type="spellEnd"/>
        <w:r w:rsidR="00CD1252" w:rsidRPr="00CD1252">
          <w:t xml:space="preserve"> link.</w:t>
        </w:r>
      </w:ins>
    </w:p>
    <w:p w14:paraId="5012CBDC" w14:textId="77777777" w:rsidR="00CD1252" w:rsidRPr="00CD1252" w:rsidRDefault="00CD1252" w:rsidP="00CD1252">
      <w:pPr>
        <w:rPr>
          <w:ins w:id="499" w:author="Eric Robertson" w:date="2016-10-06T11:58:00Z"/>
        </w:rPr>
      </w:pPr>
    </w:p>
    <w:p w14:paraId="62FAADC2" w14:textId="2450F411" w:rsidR="00CD1252" w:rsidRPr="00CD1252" w:rsidRDefault="00CD1252" w:rsidP="00CD1252">
      <w:pPr>
        <w:rPr>
          <w:ins w:id="500" w:author="Eric Robertson" w:date="2016-10-06T11:58:00Z"/>
        </w:rPr>
      </w:pPr>
      <w:ins w:id="501" w:author="Eric Robertson" w:date="2016-10-06T11:58:00Z">
        <w:r>
          <w:t>During a final</w:t>
        </w:r>
        <w:r w:rsidRPr="00CD1252">
          <w:t xml:space="preserve"> </w:t>
        </w:r>
      </w:ins>
      <w:proofErr w:type="gramStart"/>
      <w:ins w:id="502" w:author="Eric Robertson" w:date="2016-10-06T11:59:00Z">
        <w:r>
          <w:t>‘</w:t>
        </w:r>
      </w:ins>
      <w:ins w:id="503" w:author="Eric Robertson" w:date="2016-10-06T11:58:00Z">
        <w:r>
          <w:t xml:space="preserve">Create  </w:t>
        </w:r>
      </w:ins>
      <w:ins w:id="504" w:author="Eric Robertson" w:date="2016-10-06T11:59:00Z">
        <w:r>
          <w:t>J</w:t>
        </w:r>
      </w:ins>
      <w:ins w:id="505" w:author="Eric Robertson" w:date="2016-10-06T11:58:00Z">
        <w:r w:rsidRPr="00CD1252">
          <w:t>PEG</w:t>
        </w:r>
      </w:ins>
      <w:ins w:id="506" w:author="Eric Robertson" w:date="2016-10-06T11:59:00Z">
        <w:r>
          <w:t>’</w:t>
        </w:r>
        <w:proofErr w:type="gramEnd"/>
        <w:r>
          <w:t>, the</w:t>
        </w:r>
      </w:ins>
      <w:ins w:id="507" w:author="Eric Robertson" w:date="2016-10-06T11:58:00Z">
        <w:r w:rsidRPr="00CD1252">
          <w:t xml:space="preserve"> operation adds the EXIF back into the final image, using the original JPEG as a Donor.  Thus, the Orientation is re-applied to the image.  The manipulator must decide if the image should be counter-rotated as part of this process.  </w:t>
        </w:r>
      </w:ins>
    </w:p>
    <w:p w14:paraId="45E8DCFE" w14:textId="5A165D3F" w:rsidR="00CD1252" w:rsidRDefault="00CD1252" w:rsidP="00CD1252">
      <w:pPr>
        <w:rPr>
          <w:ins w:id="508" w:author="Eric Robertson" w:date="2016-10-06T11:59:00Z"/>
        </w:rPr>
      </w:pPr>
      <w:ins w:id="509" w:author="Eric Robertson" w:date="2016-10-06T11:58:00Z">
        <w:r>
          <w:t xml:space="preserve">In general, </w:t>
        </w:r>
        <w:r w:rsidRPr="00CD1252">
          <w:t>the manipulator should counter-rotate if the manipulation software rotated the software dur</w:t>
        </w:r>
        <w:r w:rsidR="00B576A0">
          <w:t xml:space="preserve">ing the initial </w:t>
        </w:r>
        <w:proofErr w:type="spellStart"/>
        <w:r w:rsidR="00B576A0">
          <w:t>OutputPNG</w:t>
        </w:r>
        <w:proofErr w:type="spellEnd"/>
        <w:r w:rsidR="00B576A0">
          <w:t xml:space="preserve"> step </w:t>
        </w:r>
        <w:r w:rsidRPr="00CD1252">
          <w:t xml:space="preserve">or the manipulator rotated the image manually, </w:t>
        </w:r>
        <w:proofErr w:type="spellStart"/>
        <w:proofErr w:type="gramStart"/>
        <w:r w:rsidRPr="00CD1252">
          <w:t>journaled</w:t>
        </w:r>
        <w:proofErr w:type="spellEnd"/>
        <w:r w:rsidRPr="00CD1252">
          <w:t xml:space="preserve">  as</w:t>
        </w:r>
        <w:proofErr w:type="gramEnd"/>
        <w:r w:rsidRPr="00CD1252">
          <w:t xml:space="preserve"> a separate step with a </w:t>
        </w:r>
        <w:proofErr w:type="spellStart"/>
        <w:r w:rsidRPr="00CD1252">
          <w:t>TransformRotate</w:t>
        </w:r>
        <w:proofErr w:type="spellEnd"/>
        <w:r w:rsidRPr="00CD1252">
          <w:t>.</w:t>
        </w:r>
      </w:ins>
    </w:p>
    <w:p w14:paraId="2704123B" w14:textId="77777777" w:rsidR="00B576A0" w:rsidRDefault="00B576A0" w:rsidP="00CD1252">
      <w:pPr>
        <w:rPr>
          <w:ins w:id="510" w:author="Eric Robertson" w:date="2016-10-06T11:59:00Z"/>
        </w:rPr>
      </w:pPr>
    </w:p>
    <w:p w14:paraId="1A9CD9B5" w14:textId="1000F1BD" w:rsidR="00B576A0" w:rsidRPr="00B576A0" w:rsidRDefault="00B576A0" w:rsidP="00B576A0">
      <w:pPr>
        <w:rPr>
          <w:ins w:id="511" w:author="Eric Robertson" w:date="2016-10-06T11:59:00Z"/>
        </w:rPr>
      </w:pPr>
      <w:ins w:id="512" w:author="Eric Robertson" w:date="2016-10-06T11:59:00Z">
        <w:r w:rsidRPr="00B576A0">
          <w:t>If an Orientation (other than standard) exists in the EXIF, the JT will present the user with a dialog window showing the base JPEG image and the final image</w:t>
        </w:r>
        <w:r w:rsidR="0085183F">
          <w:t xml:space="preserve"> with the Orientation applied if</w:t>
        </w:r>
        <w:r w:rsidRPr="00B576A0">
          <w:t xml:space="preserve"> counter-rotation is </w:t>
        </w:r>
        <w:r w:rsidRPr="00B576A0">
          <w:rPr>
            <w:b/>
            <w:bCs/>
          </w:rPr>
          <w:t>not</w:t>
        </w:r>
        <w:r w:rsidRPr="00B576A0">
          <w:t xml:space="preserve"> performed.</w:t>
        </w:r>
      </w:ins>
    </w:p>
    <w:p w14:paraId="1ECA9C11" w14:textId="6D980B87" w:rsidR="00B576A0" w:rsidRDefault="00B576A0" w:rsidP="00CD1252">
      <w:pPr>
        <w:rPr>
          <w:ins w:id="513" w:author="Eric Robertson" w:date="2016-10-06T12:01:00Z"/>
        </w:rPr>
      </w:pPr>
    </w:p>
    <w:p w14:paraId="7CFF2CFB" w14:textId="34E26A3E" w:rsidR="00481250" w:rsidRDefault="00481250">
      <w:pPr>
        <w:jc w:val="center"/>
        <w:rPr>
          <w:ins w:id="514" w:author="Eric Robertson" w:date="2016-10-06T12:00:00Z"/>
        </w:rPr>
        <w:pPrChange w:id="515" w:author="Eric Robertson" w:date="2016-10-06T12:01:00Z">
          <w:pPr/>
        </w:pPrChange>
      </w:pPr>
      <w:ins w:id="516" w:author="Eric Robertson" w:date="2016-10-06T12:01:00Z">
        <w:r w:rsidRPr="00481250">
          <w:rPr>
            <w:noProof/>
          </w:rPr>
          <w:drawing>
            <wp:inline distT="0" distB="0" distL="0" distR="0" wp14:anchorId="6D129966" wp14:editId="7D93C5D4">
              <wp:extent cx="4394200" cy="3860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stretch>
                        <a:fillRect/>
                      </a:stretch>
                    </pic:blipFill>
                    <pic:spPr>
                      <a:xfrm>
                        <a:off x="0" y="0"/>
                        <a:ext cx="4394200" cy="3860800"/>
                      </a:xfrm>
                      <a:prstGeom prst="rect">
                        <a:avLst/>
                      </a:prstGeom>
                    </pic:spPr>
                  </pic:pic>
                </a:graphicData>
              </a:graphic>
            </wp:inline>
          </w:drawing>
        </w:r>
      </w:ins>
    </w:p>
    <w:p w14:paraId="3F851F16" w14:textId="6A8DED53" w:rsidR="00F36C62" w:rsidRDefault="00F36C62">
      <w:pPr>
        <w:pStyle w:val="Caption"/>
        <w:rPr>
          <w:ins w:id="517" w:author="Eric Robertson" w:date="2016-10-06T12:00:00Z"/>
        </w:rPr>
        <w:pPrChange w:id="518" w:author="Eric Robertson" w:date="2016-10-06T12:01:00Z">
          <w:pPr/>
        </w:pPrChange>
      </w:pPr>
      <w:ins w:id="519" w:author="Eric Robertson" w:date="2016-10-06T12:00:00Z">
        <w:r>
          <w:t xml:space="preserve">Figure </w:t>
        </w:r>
        <w:r>
          <w:fldChar w:fldCharType="begin"/>
        </w:r>
        <w:r>
          <w:instrText xml:space="preserve"> SEQ Figure \* ARABIC </w:instrText>
        </w:r>
      </w:ins>
      <w:r>
        <w:fldChar w:fldCharType="separate"/>
      </w:r>
      <w:ins w:id="520" w:author="Eric Robertson" w:date="2016-10-06T12:03:00Z">
        <w:r w:rsidR="002C2D16">
          <w:rPr>
            <w:noProof/>
          </w:rPr>
          <w:t>12</w:t>
        </w:r>
      </w:ins>
      <w:ins w:id="521" w:author="Eric Robertson" w:date="2016-10-06T12:00:00Z">
        <w:r>
          <w:fldChar w:fldCharType="end"/>
        </w:r>
        <w:r>
          <w:t xml:space="preserve"> Image Orientation Prompt</w:t>
        </w:r>
      </w:ins>
    </w:p>
    <w:p w14:paraId="4CD8E987" w14:textId="77777777" w:rsidR="00F36C62" w:rsidRDefault="00F36C62">
      <w:pPr>
        <w:keepNext/>
        <w:rPr>
          <w:ins w:id="522" w:author="Eric Robertson" w:date="2016-10-06T12:00:00Z"/>
        </w:rPr>
        <w:pPrChange w:id="523" w:author="Eric Robertson" w:date="2016-10-06T12:00:00Z">
          <w:pPr/>
        </w:pPrChange>
      </w:pPr>
      <w:ins w:id="524" w:author="Eric Robertson" w:date="2016-10-06T12:00:00Z">
        <w:r>
          <w:rPr>
            <w:noProof/>
          </w:rPr>
          <w:lastRenderedPageBreak/>
          <w:drawing>
            <wp:inline distT="0" distB="0" distL="0" distR="0" wp14:anchorId="6CD489F2" wp14:editId="79DF5E3B">
              <wp:extent cx="5943600" cy="4457700"/>
              <wp:effectExtent l="0" t="0" r="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56B4A0E9" w14:textId="061FBC07" w:rsidR="00F36C62" w:rsidRPr="00F36C62" w:rsidRDefault="00F36C62">
      <w:pPr>
        <w:pStyle w:val="Caption"/>
        <w:rPr>
          <w:ins w:id="525" w:author="Eric Robertson" w:date="2016-10-06T11:58:00Z"/>
        </w:rPr>
        <w:pPrChange w:id="526" w:author="Eric Robertson" w:date="2016-10-06T12:01:00Z">
          <w:pPr/>
        </w:pPrChange>
      </w:pPr>
      <w:ins w:id="527" w:author="Eric Robertson" w:date="2016-10-06T12:00:00Z">
        <w:r>
          <w:t xml:space="preserve">Figure </w:t>
        </w:r>
        <w:r>
          <w:fldChar w:fldCharType="begin"/>
        </w:r>
        <w:r>
          <w:instrText xml:space="preserve"> SEQ Figure \* ARABIC </w:instrText>
        </w:r>
      </w:ins>
      <w:r>
        <w:fldChar w:fldCharType="separate"/>
      </w:r>
      <w:ins w:id="528" w:author="Eric Robertson" w:date="2016-10-06T12:03:00Z">
        <w:r w:rsidR="002C2D16">
          <w:rPr>
            <w:noProof/>
          </w:rPr>
          <w:t>13</w:t>
        </w:r>
      </w:ins>
      <w:ins w:id="529" w:author="Eric Robertson" w:date="2016-10-06T12:00:00Z">
        <w:r>
          <w:fldChar w:fldCharType="end"/>
        </w:r>
        <w:r>
          <w:t xml:space="preserve"> Summary of Orientation Workflow</w:t>
        </w:r>
      </w:ins>
    </w:p>
    <w:p w14:paraId="57335141" w14:textId="01EFD9F0" w:rsidR="000221A4" w:rsidDel="002C2D16" w:rsidRDefault="000221A4" w:rsidP="00AD19BD">
      <w:pPr>
        <w:pStyle w:val="Heading2"/>
        <w:rPr>
          <w:del w:id="530" w:author="Eric Robertson" w:date="2016-10-06T12:02:00Z"/>
        </w:rPr>
      </w:pPr>
      <w:del w:id="531" w:author="Eric Robertson" w:date="2016-10-06T12:02:00Z">
        <w:r w:rsidDel="002C2D16">
          <w:delText>Transform Move</w:delText>
        </w:r>
        <w:bookmarkEnd w:id="495"/>
      </w:del>
    </w:p>
    <w:p w14:paraId="1797F383" w14:textId="0370C04B" w:rsidR="000221A4" w:rsidDel="002C2D16" w:rsidRDefault="000221A4" w:rsidP="00AD19BD">
      <w:pPr>
        <w:rPr>
          <w:del w:id="532" w:author="Eric Robertson" w:date="2016-10-06T12:02:00Z"/>
        </w:rPr>
      </w:pPr>
      <w:del w:id="533" w:author="Eric Robertson" w:date="2016-10-06T12:02:00Z">
        <w:r w:rsidDel="002C2D16">
          <w:delText>Transform move involves moving a part of an image to another part of an image.  Unlike Paste Duplicate, the move fills in the pixels of the prior location of the moved pixels with a background pixel (another layer).   The change mask reflects both the prior location and the new location of the moved pixels.  The input mask should reflect the prior location.  A future enhancement of the tool will calculate the input mask.</w:delText>
        </w:r>
      </w:del>
    </w:p>
    <w:p w14:paraId="6A5994CF" w14:textId="77777777" w:rsidR="000852C4" w:rsidRPr="000221A4" w:rsidDel="00FB41F0" w:rsidRDefault="000852C4" w:rsidP="00AD19BD">
      <w:pPr>
        <w:rPr>
          <w:del w:id="534" w:author="Eric Robertson" w:date="2016-10-06T12:02:00Z"/>
        </w:rPr>
      </w:pPr>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535" w:name="_Toc334962299"/>
      <w:r>
        <w:t>Applying Filters (Plugins)</w:t>
      </w:r>
      <w:bookmarkEnd w:id="417"/>
      <w:bookmarkEnd w:id="535"/>
    </w:p>
    <w:p w14:paraId="180DC5D2" w14:textId="77777777"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lastRenderedPageBreak/>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8">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7777777" w:rsidR="00AA3D31" w:rsidRPr="00AF2DD4" w:rsidRDefault="00AA3D31" w:rsidP="00481250">
      <w:pPr>
        <w:pStyle w:val="figurecaption"/>
        <w:rPr>
          <w:noProof/>
        </w:rPr>
      </w:pPr>
      <w:bookmarkStart w:id="536" w:name="_Toc457993711"/>
      <w:proofErr w:type="gramStart"/>
      <w:r>
        <w:t xml:space="preserve">Figure </w:t>
      </w:r>
      <w:fldSimple w:instr=" SEQ Figure \* ARABIC ">
        <w:ins w:id="537" w:author="Eric Robertson" w:date="2016-10-06T12:03:00Z">
          <w:r w:rsidR="002C2D16">
            <w:rPr>
              <w:noProof/>
            </w:rPr>
            <w:t>14</w:t>
          </w:r>
        </w:ins>
        <w:del w:id="538" w:author="Eric Robertson" w:date="2016-10-06T11:55:00Z">
          <w:r w:rsidR="000852C4" w:rsidDel="008525D4">
            <w:rPr>
              <w:noProof/>
            </w:rPr>
            <w:delText>9</w:delText>
          </w:r>
        </w:del>
      </w:fldSimple>
      <w:r>
        <w:t>: Window for applying plugins to image nodes.</w:t>
      </w:r>
      <w:bookmarkEnd w:id="536"/>
      <w:proofErr w:type="gramEnd"/>
    </w:p>
    <w:p w14:paraId="13C40D17" w14:textId="77777777" w:rsidR="00E64DB5" w:rsidRDefault="00E64DB5" w:rsidP="00E64DB5">
      <w:pPr>
        <w:jc w:val="both"/>
      </w:pPr>
    </w:p>
    <w:p w14:paraId="6336EDF7" w14:textId="77777777" w:rsidR="005F697D" w:rsidRDefault="005F697D" w:rsidP="00732A79">
      <w:pPr>
        <w:pStyle w:val="Heading2"/>
      </w:pPr>
      <w:bookmarkStart w:id="539" w:name="_Toc334962300"/>
      <w:bookmarkStart w:id="540" w:name="_Toc456792474"/>
      <w:r>
        <w:t>Link Inspection</w:t>
      </w:r>
      <w:bookmarkEnd w:id="539"/>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ins w:id="541" w:author="Andrew Smith" w:date="2016-08-25T17:06:00Z">
        <w:r w:rsidR="00FC16E5">
          <w:t>n</w:t>
        </w:r>
      </w:ins>
      <w:r w:rsidR="00975653">
        <w:t xml:space="preserve"> input </w:t>
      </w:r>
      <w:r w:rsidR="00EB3998">
        <w:t>mask if provided</w:t>
      </w:r>
      <w:ins w:id="542" w:author="Andrew Smith" w:date="2016-08-25T17:06:00Z">
        <w:r w:rsidR="000A73FA">
          <w:t>,</w:t>
        </w:r>
      </w:ins>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9F28C6">
      <w:pPr>
        <w:jc w:val="both"/>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a14="http://schemas.microsoft.com/office/drawing/2010/main"/>
                      </a:ext>
                    </a:extLst>
                  </pic:spPr>
                </pic:pic>
              </a:graphicData>
            </a:graphic>
          </wp:inline>
        </w:drawing>
      </w:r>
    </w:p>
    <w:p w14:paraId="4FEDE346" w14:textId="08A763B2" w:rsidR="00EB3998" w:rsidRPr="00693015" w:rsidRDefault="00EB3998" w:rsidP="00481250">
      <w:pPr>
        <w:pStyle w:val="Caption"/>
      </w:pPr>
      <w:proofErr w:type="gramStart"/>
      <w:r w:rsidRPr="00BD2854">
        <w:t xml:space="preserve">Figure </w:t>
      </w:r>
      <w:r w:rsidRPr="00693015">
        <w:fldChar w:fldCharType="begin"/>
      </w:r>
      <w:r w:rsidRPr="000A73FA">
        <w:instrText xml:space="preserve"> SEQ Figure \* ARABIC </w:instrText>
      </w:r>
      <w:r w:rsidRPr="00693015">
        <w:fldChar w:fldCharType="separate"/>
      </w:r>
      <w:ins w:id="543" w:author="Eric Robertson" w:date="2016-10-06T12:03:00Z">
        <w:r w:rsidR="002C2D16">
          <w:rPr>
            <w:noProof/>
          </w:rPr>
          <w:t>15</w:t>
        </w:r>
      </w:ins>
      <w:del w:id="544" w:author="Eric Robertson" w:date="2016-10-06T11:55:00Z">
        <w:r w:rsidR="000852C4" w:rsidDel="008525D4">
          <w:rPr>
            <w:noProof/>
          </w:rPr>
          <w:delText>10</w:delText>
        </w:r>
      </w:del>
      <w:r w:rsidRPr="00693015">
        <w:fldChar w:fldCharType="end"/>
      </w:r>
      <w:r w:rsidRPr="00693015">
        <w:t>.</w:t>
      </w:r>
      <w:proofErr w:type="gramEnd"/>
      <w:r w:rsidRPr="00693015">
        <w:t xml:space="preserve"> Link Inspection</w:t>
      </w:r>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14:paraId="641C46B8" w14:textId="09757C63" w:rsidR="005F697D" w:rsidRPr="00396761" w:rsidRDefault="005F697D" w:rsidP="00481250">
      <w:pPr>
        <w:pStyle w:val="Caption"/>
      </w:pPr>
      <w:bookmarkStart w:id="545" w:name="_Toc457993712"/>
      <w:r w:rsidRPr="00396761">
        <w:t xml:space="preserve">Figure </w:t>
      </w:r>
      <w:fldSimple w:instr=" SEQ Figure \* ARABIC ">
        <w:ins w:id="546" w:author="Eric Robertson" w:date="2016-10-06T12:03:00Z">
          <w:r w:rsidR="002C2D16">
            <w:rPr>
              <w:noProof/>
            </w:rPr>
            <w:t>16</w:t>
          </w:r>
        </w:ins>
      </w:fldSimple>
      <w:r w:rsidR="009F28C6" w:rsidRPr="00396761">
        <w:t>:</w:t>
      </w:r>
      <w:r w:rsidRPr="00396761">
        <w:t xml:space="preserve"> EXIF Comparison Table</w:t>
      </w:r>
      <w:bookmarkEnd w:id="545"/>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547" w:name="_Toc334962301"/>
      <w:r>
        <w:t>Video Link Descriptions</w:t>
      </w:r>
      <w:bookmarkEnd w:id="547"/>
    </w:p>
    <w:p w14:paraId="74E869A3" w14:textId="3C428689" w:rsidR="00CC39DE" w:rsidRDefault="00693015" w:rsidP="000A73FA">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0A73FA"/>
    <w:p w14:paraId="0689F1EF" w14:textId="77777777" w:rsidR="00CC39DE" w:rsidRDefault="00693015" w:rsidP="000A73FA">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0A73FA">
      <w:r>
        <w:t>The tool displays additional sequence of frames organized by the presentation time stamp.  The ‘New’ value is N</w:t>
      </w:r>
      <w:proofErr w:type="gramStart"/>
      <w:r>
        <w:t>:=</w:t>
      </w:r>
      <w:proofErr w:type="gramEnd"/>
      <w:r>
        <w:t xml:space="preserve">&gt;T where N is the number of frames added and T is the presentation time stamp of the last added frame.  </w:t>
      </w:r>
    </w:p>
    <w:p w14:paraId="03A1F2AF" w14:textId="77777777" w:rsidR="00CC39DE" w:rsidRDefault="00CC39DE" w:rsidP="000A73FA"/>
    <w:p w14:paraId="76E7C6A3" w14:textId="27D9E7EF" w:rsidR="00CC39DE" w:rsidRDefault="00CC39DE" w:rsidP="000A73FA">
      <w:r>
        <w:t>The tool displays removed sequence of frames organized by the presentation time stamp.  The ‘Old’ value is N</w:t>
      </w:r>
      <w:proofErr w:type="gramStart"/>
      <w:r>
        <w:t>:=</w:t>
      </w:r>
      <w:proofErr w:type="gramEnd"/>
      <w:r>
        <w:t>&gt;T where N is the number of frames removed and T is the presentation time stamp of the last removed frame.</w:t>
      </w:r>
    </w:p>
    <w:p w14:paraId="6DA3761E" w14:textId="77777777" w:rsidR="00CC39DE" w:rsidRDefault="00CC39DE" w:rsidP="000A73FA"/>
    <w:p w14:paraId="32F742E1" w14:textId="17F4A2FA" w:rsidR="00CC39DE" w:rsidRDefault="00CC39DE" w:rsidP="000A73FA">
      <w:r>
        <w:t>The tool displays presentation timestamps in fractional seconds (e.g. 13.480133).</w:t>
      </w:r>
    </w:p>
    <w:p w14:paraId="4AF5AA4F" w14:textId="77777777" w:rsidR="00CC39DE" w:rsidRDefault="00CC39DE" w:rsidP="000A73FA"/>
    <w:p w14:paraId="4D9372B0" w14:textId="5C4C0619" w:rsidR="00CC39DE" w:rsidRDefault="00CC39DE" w:rsidP="000A73FA">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0A73FA">
      <w:pPr>
        <w:ind w:left="720"/>
      </w:pPr>
      <w:r>
        <w:rPr>
          <w:noProof/>
        </w:rPr>
        <w:drawing>
          <wp:inline distT="0" distB="0" distL="0" distR="0" wp14:anchorId="71428D1B" wp14:editId="6C9235FF">
            <wp:extent cx="5335186" cy="3736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a:blip r:embed="rId51">
                      <a:extLst>
                        <a:ext uri="{28A0092B-C50C-407E-A947-70E740481C1C}">
                          <a14:useLocalDpi xmlns:a14="http://schemas.microsoft.com/office/drawing/2010/main" val="0"/>
                        </a:ext>
                      </a:extLst>
                    </a:blip>
                    <a:stretch>
                      <a:fillRect/>
                    </a:stretch>
                  </pic:blipFill>
                  <pic:spPr>
                    <a:xfrm>
                      <a:off x="0" y="0"/>
                      <a:ext cx="5335186" cy="3736340"/>
                    </a:xfrm>
                    <a:prstGeom prst="rect">
                      <a:avLst/>
                    </a:prstGeom>
                  </pic:spPr>
                </pic:pic>
              </a:graphicData>
            </a:graphic>
          </wp:inline>
        </w:drawing>
      </w:r>
    </w:p>
    <w:p w14:paraId="402E6196" w14:textId="3771B15C" w:rsidR="00693015" w:rsidRDefault="00693015" w:rsidP="00481250">
      <w:pPr>
        <w:pStyle w:val="Caption"/>
      </w:pPr>
      <w:r>
        <w:t xml:space="preserve">Figure </w:t>
      </w:r>
      <w:fldSimple w:instr=" SEQ Figure \* ARABIC ">
        <w:ins w:id="548" w:author="Eric Robertson" w:date="2016-10-06T12:03:00Z">
          <w:r w:rsidR="002C2D16">
            <w:rPr>
              <w:noProof/>
            </w:rPr>
            <w:t>17</w:t>
          </w:r>
        </w:ins>
        <w:del w:id="549" w:author="Eric Robertson" w:date="2016-10-06T11:55:00Z">
          <w:r w:rsidR="000852C4" w:rsidDel="008525D4">
            <w:rPr>
              <w:noProof/>
            </w:rPr>
            <w:delText>12</w:delText>
          </w:r>
        </w:del>
      </w:fldSimple>
      <w:proofErr w:type="gramStart"/>
      <w:r>
        <w:t xml:space="preserve"> Video Link Inspection</w:t>
      </w:r>
      <w:proofErr w:type="gramEnd"/>
    </w:p>
    <w:p w14:paraId="4832325D" w14:textId="20DD7786" w:rsidR="00CC39DE" w:rsidRDefault="0054201F" w:rsidP="000A73FA">
      <w:pPr>
        <w:rPr>
          <w:ins w:id="550" w:author="Eric Robertson" w:date="2016-10-24T12:02:00Z"/>
        </w:rPr>
      </w:pPr>
      <w:ins w:id="551" w:author="Eric Robertson" w:date="2016-10-24T11:31:00Z">
        <w:r>
          <w:t xml:space="preserve">Masks are stored in HDF5 format with the journal.  </w:t>
        </w:r>
      </w:ins>
      <w:r w:rsidR="00CC39DE">
        <w:t>Mask clips may be viewed with system default movie player by selecting ‘Open’ using the table row’s right mouse-button enabled menu.</w:t>
      </w:r>
      <w:ins w:id="552" w:author="Eric Robertson" w:date="2016-10-24T11:32:00Z">
        <w:r>
          <w:t xml:space="preserve">  Masks are converted on demand to a playable format.  The tool chooses m4v </w:t>
        </w:r>
      </w:ins>
      <w:ins w:id="553" w:author="Eric Robertson" w:date="2016-10-24T11:33:00Z">
        <w:r>
          <w:t xml:space="preserve">with the AVC1 codec.  This default can be changed by </w:t>
        </w:r>
        <w:proofErr w:type="gramStart"/>
        <w:r>
          <w:t>editing</w:t>
        </w:r>
      </w:ins>
      <w:ins w:id="554" w:author="Eric Robertson" w:date="2016-10-24T11:34:00Z">
        <w:r>
          <w:t xml:space="preserve"> </w:t>
        </w:r>
      </w:ins>
      <w:ins w:id="555" w:author="Eric Robertson" w:date="2016-10-24T11:33:00Z">
        <w:r>
          <w:t>.</w:t>
        </w:r>
        <w:r w:rsidRPr="0054201F">
          <w:rPr>
            <w:i/>
            <w:rPrChange w:id="556" w:author="Eric Robertson" w:date="2016-10-24T11:34:00Z">
              <w:rPr/>
            </w:rPrChange>
          </w:rPr>
          <w:t>maskgen2</w:t>
        </w:r>
        <w:proofErr w:type="gramEnd"/>
        <w:r>
          <w:t xml:space="preserve"> </w:t>
        </w:r>
      </w:ins>
      <w:ins w:id="557" w:author="Eric Robertson" w:date="2016-10-24T12:02:00Z">
        <w:r w:rsidR="00D1682C">
          <w:t xml:space="preserve">JSON </w:t>
        </w:r>
      </w:ins>
      <w:ins w:id="558" w:author="Eric Robertson" w:date="2016-10-24T11:33:00Z">
        <w:r>
          <w:t xml:space="preserve">preferences file in the </w:t>
        </w:r>
      </w:ins>
      <w:ins w:id="559" w:author="Eric Robertson" w:date="2016-10-24T11:34:00Z">
        <w:r>
          <w:t xml:space="preserve">user’s </w:t>
        </w:r>
      </w:ins>
      <w:ins w:id="560" w:author="Eric Robertson" w:date="2016-10-24T11:33:00Z">
        <w:r>
          <w:t xml:space="preserve">home </w:t>
        </w:r>
      </w:ins>
      <w:ins w:id="561" w:author="Eric Robertson" w:date="2016-10-24T11:34:00Z">
        <w:r>
          <w:t>directory</w:t>
        </w:r>
      </w:ins>
      <w:ins w:id="562" w:author="Eric Robertson" w:date="2016-10-24T12:02:00Z">
        <w:r w:rsidR="00D1682C">
          <w:t xml:space="preserve"> as shown in the next example.</w:t>
        </w:r>
      </w:ins>
    </w:p>
    <w:p w14:paraId="30900A07" w14:textId="77777777" w:rsidR="00D1682C" w:rsidRDefault="00D1682C" w:rsidP="000A73FA">
      <w:pPr>
        <w:rPr>
          <w:ins w:id="563" w:author="Eric Robertson" w:date="2016-10-24T12:02:00Z"/>
        </w:rPr>
      </w:pPr>
      <w:bookmarkStart w:id="564" w:name="_GoBack"/>
      <w:bookmarkEnd w:id="564"/>
    </w:p>
    <w:p w14:paraId="696D008F" w14:textId="77777777" w:rsidR="00D1682C" w:rsidRDefault="00D1682C" w:rsidP="00D1682C">
      <w:pPr>
        <w:pStyle w:val="Code"/>
        <w:rPr>
          <w:ins w:id="565" w:author="Eric Robertson" w:date="2016-10-24T12:02:00Z"/>
        </w:rPr>
        <w:pPrChange w:id="566" w:author="Eric Robertson" w:date="2016-10-24T12:02: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567" w:author="Eric Robertson" w:date="2016-10-24T12:02:00Z">
        <w:r>
          <w:t xml:space="preserve">  "</w:t>
        </w:r>
        <w:proofErr w:type="gramStart"/>
        <w:r>
          <w:t>vid</w:t>
        </w:r>
        <w:proofErr w:type="gramEnd"/>
        <w:r>
          <w:t>_suffix":"mv4",</w:t>
        </w:r>
      </w:ins>
    </w:p>
    <w:p w14:paraId="413F49FD" w14:textId="15BB6D1B" w:rsidR="00D1682C" w:rsidRDefault="00D1682C" w:rsidP="00D1682C">
      <w:pPr>
        <w:pStyle w:val="Code"/>
        <w:pPrChange w:id="568" w:author="Eric Robertson" w:date="2016-10-24T12:02:00Z">
          <w:pPr/>
        </w:pPrChange>
      </w:pPr>
      <w:ins w:id="569" w:author="Eric Robertson" w:date="2016-10-24T12:02:00Z">
        <w:r>
          <w:lastRenderedPageBreak/>
          <w:t xml:space="preserve">  "</w:t>
        </w:r>
        <w:proofErr w:type="spellStart"/>
        <w:proofErr w:type="gramStart"/>
        <w:r>
          <w:t>vid</w:t>
        </w:r>
        <w:proofErr w:type="gramEnd"/>
        <w:r>
          <w:t>_codec":"XVID</w:t>
        </w:r>
        <w:proofErr w:type="spellEnd"/>
        <w:r>
          <w:t>"</w:t>
        </w:r>
      </w:ins>
    </w:p>
    <w:p w14:paraId="1436476D" w14:textId="388E8F87" w:rsidR="00CC39DE" w:rsidRDefault="00CC39DE" w:rsidP="000A73FA">
      <w:pPr>
        <w:keepNext/>
        <w:ind w:left="3600"/>
      </w:pPr>
      <w:r>
        <w:rPr>
          <w:noProof/>
        </w:rPr>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5E837A4B" w:rsidR="00CC39DE" w:rsidRPr="00CC39DE" w:rsidRDefault="00CC39DE" w:rsidP="00481250">
      <w:pPr>
        <w:pStyle w:val="Caption"/>
      </w:pPr>
      <w:proofErr w:type="gramStart"/>
      <w:r>
        <w:t xml:space="preserve">Figure </w:t>
      </w:r>
      <w:fldSimple w:instr=" SEQ Figure \* ARABIC ">
        <w:ins w:id="570" w:author="Eric Robertson" w:date="2016-10-06T12:03:00Z">
          <w:r w:rsidR="002C2D16">
            <w:rPr>
              <w:noProof/>
            </w:rPr>
            <w:t>18</w:t>
          </w:r>
        </w:ins>
        <w:del w:id="571" w:author="Eric Robertson" w:date="2016-10-06T11:55:00Z">
          <w:r w:rsidR="000852C4" w:rsidDel="008525D4">
            <w:rPr>
              <w:noProof/>
            </w:rPr>
            <w:delText>13</w:delText>
          </w:r>
        </w:del>
      </w:fldSimple>
      <w:r>
        <w:t>.</w:t>
      </w:r>
      <w:proofErr w:type="gramEnd"/>
      <w:r>
        <w:t xml:space="preserve"> Video Mask Table Menu</w:t>
      </w:r>
    </w:p>
    <w:p w14:paraId="2D43774C" w14:textId="77777777" w:rsidR="00E64DB5" w:rsidRDefault="00E64DB5" w:rsidP="000A73FA">
      <w:pPr>
        <w:pStyle w:val="Heading2"/>
      </w:pPr>
      <w:bookmarkStart w:id="572" w:name="_Toc334962302"/>
      <w:r>
        <w:t>Other Metadata</w:t>
      </w:r>
      <w:bookmarkEnd w:id="540"/>
      <w:bookmarkEnd w:id="572"/>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573" w:name="_Toc456792475"/>
      <w:bookmarkStart w:id="574" w:name="_Toc334962303"/>
      <w:bookmarkStart w:id="575" w:name="_Toc78164088"/>
      <w:bookmarkStart w:id="576" w:name="_Toc184094373"/>
      <w:bookmarkEnd w:id="407"/>
      <w:bookmarkEnd w:id="408"/>
      <w:r>
        <w:t>Mask Generation</w:t>
      </w:r>
      <w:bookmarkEnd w:id="573"/>
      <w:bookmarkEnd w:id="574"/>
    </w:p>
    <w:p w14:paraId="1BEAF38C" w14:textId="77777777" w:rsidR="00E20C6A" w:rsidRPr="00E20C6A" w:rsidRDefault="00E20C6A" w:rsidP="000A73FA">
      <w:pPr>
        <w:pStyle w:val="BodyText"/>
      </w:pPr>
      <w:r w:rsidRPr="00E20C6A">
        <w:t xml:space="preserve">It most cases, mask generation is a comparison between before and after manipulations of an image. Full image operations like equalization, blur, </w:t>
      </w:r>
      <w:proofErr w:type="gramStart"/>
      <w:r w:rsidRPr="00E20C6A">
        <w:t>color</w:t>
      </w:r>
      <w:proofErr w:type="gramEnd"/>
      <w:r w:rsidRPr="00E20C6A">
        <w:t xml:space="preserve"> enhance, and anti-aliasing often effect all pixels resulting in a full image mask. Since these operations may only </w:t>
      </w:r>
      <w:proofErr w:type="gramStart"/>
      <w:r w:rsidRPr="00E20C6A">
        <w:t>effect</w:t>
      </w:r>
      <w:proofErr w:type="gramEnd"/>
      <w:r w:rsidRPr="00E20C6A">
        <w:t xml:space="preserve">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577" w:name="_Toc334962304"/>
      <w:r>
        <w:lastRenderedPageBreak/>
        <w:t>Video Masks</w:t>
      </w:r>
      <w:bookmarkEnd w:id="577"/>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578" w:name="_Toc334962305"/>
      <w:r>
        <w:t>Composite Mask</w:t>
      </w:r>
      <w:bookmarkEnd w:id="578"/>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07E1F113" w:rsidR="00CA5B78" w:rsidRDefault="00CA5B78" w:rsidP="00CA5B78">
      <w:pPr>
        <w:jc w:val="both"/>
        <w:rPr>
          <w:ins w:id="579" w:author="Eric Robertson" w:date="2016-10-06T12:03:00Z"/>
        </w:rPr>
      </w:pPr>
      <w:r>
        <w:t xml:space="preserve">Obviously, the image manipulator should not include all masks in the </w:t>
      </w:r>
      <w:proofErr w:type="gramStart"/>
      <w:r>
        <w:t>project,</w:t>
      </w:r>
      <w:proofErr w:type="gramEnd"/>
      <w:r>
        <w:t xml:space="preserve">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w:t>
      </w:r>
      <w:ins w:id="580" w:author="Eric Robertson" w:date="2016-10-06T12:02:00Z">
        <w:r w:rsidR="002C2D16">
          <w:t xml:space="preserve"> Sampled</w:t>
        </w:r>
      </w:ins>
      <w:del w:id="581" w:author="Eric Robertson" w:date="2016-10-06T12:02:00Z">
        <w:r w:rsidDel="002C2D16">
          <w:delText>/Duplicate</w:delText>
        </w:r>
      </w:del>
      <w:r>
        <w:t xml:space="preserve"> should.</w:t>
      </w:r>
    </w:p>
    <w:p w14:paraId="01EA09DF" w14:textId="54CE77AB" w:rsidR="002C2D16" w:rsidRDefault="002C2D16" w:rsidP="00CA5B78">
      <w:pPr>
        <w:jc w:val="both"/>
      </w:pPr>
      <w:ins w:id="582" w:author="Eric Robertson" w:date="2016-10-06T12:03:00Z">
        <w:r>
          <w:rPr>
            <w:noProof/>
          </w:rPr>
          <w:lastRenderedPageBreak/>
          <w:drawing>
            <wp:inline distT="0" distB="0" distL="0" distR="0" wp14:anchorId="0FD1BF85" wp14:editId="00AC2F6A">
              <wp:extent cx="5943600" cy="4457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41DD9850" w14:textId="326C3126" w:rsidR="00CA5B78" w:rsidRDefault="002C2D16">
      <w:pPr>
        <w:pStyle w:val="Caption"/>
        <w:rPr>
          <w:ins w:id="583" w:author="Eric Robertson" w:date="2016-10-06T12:04:00Z"/>
        </w:rPr>
        <w:pPrChange w:id="584" w:author="Eric Robertson" w:date="2016-10-06T12:03:00Z">
          <w:pPr>
            <w:jc w:val="both"/>
          </w:pPr>
        </w:pPrChange>
      </w:pPr>
      <w:ins w:id="585" w:author="Eric Robertson" w:date="2016-10-06T12:03:00Z">
        <w:r>
          <w:t xml:space="preserve">Figure </w:t>
        </w:r>
        <w:r>
          <w:fldChar w:fldCharType="begin"/>
        </w:r>
        <w:r>
          <w:instrText xml:space="preserve"> SEQ Figure \* ARABIC </w:instrText>
        </w:r>
      </w:ins>
      <w:r>
        <w:fldChar w:fldCharType="separate"/>
      </w:r>
      <w:ins w:id="586" w:author="Eric Robertson" w:date="2016-10-06T12:03:00Z">
        <w:r>
          <w:rPr>
            <w:noProof/>
          </w:rPr>
          <w:t>19</w:t>
        </w:r>
        <w:r>
          <w:fldChar w:fldCharType="end"/>
        </w:r>
        <w:proofErr w:type="gramStart"/>
        <w:r>
          <w:t xml:space="preserve"> Composite Mask</w:t>
        </w:r>
      </w:ins>
      <w:proofErr w:type="gramEnd"/>
    </w:p>
    <w:p w14:paraId="7BA640F7" w14:textId="374CEDE8" w:rsidR="002C2D16" w:rsidRDefault="002C2D16">
      <w:pPr>
        <w:rPr>
          <w:ins w:id="587" w:author="Eric Robertson" w:date="2016-10-06T12:04:00Z"/>
        </w:rPr>
        <w:pPrChange w:id="588" w:author="Eric Robertson" w:date="2016-10-06T12:04:00Z">
          <w:pPr>
            <w:jc w:val="both"/>
          </w:pPr>
        </w:pPrChange>
      </w:pPr>
      <w:ins w:id="589" w:author="Eric Robertson" w:date="2016-10-06T12:04:00Z">
        <w:r>
          <w:t xml:space="preserve">Composite masks are composed of RGB colored </w:t>
        </w:r>
        <w:proofErr w:type="gramStart"/>
        <w:r>
          <w:t>pixels,</w:t>
        </w:r>
        <w:proofErr w:type="gramEnd"/>
        <w:r>
          <w:t xml:space="preserve"> each color is </w:t>
        </w:r>
      </w:ins>
      <w:ins w:id="590" w:author="Eric Robertson" w:date="2016-10-06T12:05:00Z">
        <w:r>
          <w:t>associated with</w:t>
        </w:r>
      </w:ins>
      <w:ins w:id="591" w:author="Eric Robertson" w:date="2016-10-06T12:04:00Z">
        <w:r>
          <w:t xml:space="preserve"> a single link.  When a pixel is modified by more than one operation, the color of the last </w:t>
        </w:r>
      </w:ins>
      <w:ins w:id="592" w:author="Eric Robertson" w:date="2016-10-06T12:05:00Z">
        <w:r>
          <w:t>operation</w:t>
        </w:r>
      </w:ins>
      <w:ins w:id="593" w:author="Eric Robertson" w:date="2016-10-06T12:04:00Z">
        <w:r>
          <w:t xml:space="preserve"> is applied to that pixel.</w:t>
        </w:r>
      </w:ins>
      <w:ins w:id="594" w:author="Eric Robertson" w:date="2016-10-06T12:06:00Z">
        <w:r>
          <w:t xml:space="preserve">  </w:t>
        </w:r>
      </w:ins>
    </w:p>
    <w:p w14:paraId="58ECA4C4" w14:textId="77777777" w:rsidR="002C2D16" w:rsidRPr="002C2D16" w:rsidRDefault="002C2D16">
      <w:pPr>
        <w:pPrChange w:id="595" w:author="Eric Robertson" w:date="2016-10-06T12:04:00Z">
          <w:pPr>
            <w:jc w:val="both"/>
          </w:pPr>
        </w:pPrChange>
      </w:pPr>
    </w:p>
    <w:p w14:paraId="6D291305" w14:textId="77777777" w:rsidR="00E20C6A" w:rsidRDefault="00E20C6A" w:rsidP="00C8495E">
      <w:pPr>
        <w:pStyle w:val="Heading1"/>
      </w:pPr>
      <w:bookmarkStart w:id="596" w:name="_Toc456792476"/>
      <w:bookmarkStart w:id="597" w:name="_Toc334962306"/>
      <w:r>
        <w:t>Analytics</w:t>
      </w:r>
      <w:bookmarkEnd w:id="596"/>
      <w:bookmarkEnd w:id="597"/>
    </w:p>
    <w:p w14:paraId="5BCB9E7A" w14:textId="77777777"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14:paraId="2D8B8B4F" w14:textId="77777777" w:rsidR="00E20C6A" w:rsidRPr="00E20C6A" w:rsidRDefault="0054201F" w:rsidP="00E20C6A">
      <w:pPr>
        <w:numPr>
          <w:ilvl w:val="0"/>
          <w:numId w:val="15"/>
        </w:numPr>
        <w:spacing w:after="160" w:line="259" w:lineRule="auto"/>
        <w:jc w:val="both"/>
      </w:pPr>
      <w:hyperlink r:id="rId54" w:history="1">
        <w:r w:rsidR="00E20C6A" w:rsidRPr="00E20C6A">
          <w:rPr>
            <w:rStyle w:val="Hyperlink"/>
          </w:rPr>
          <w:t>Structural Similarity</w:t>
        </w:r>
      </w:hyperlink>
    </w:p>
    <w:p w14:paraId="5D6C1922" w14:textId="77777777" w:rsidR="00E20C6A" w:rsidRPr="00E20C6A" w:rsidRDefault="0054201F" w:rsidP="00E20C6A">
      <w:pPr>
        <w:numPr>
          <w:ilvl w:val="0"/>
          <w:numId w:val="15"/>
        </w:numPr>
        <w:spacing w:after="160" w:line="259" w:lineRule="auto"/>
        <w:jc w:val="both"/>
      </w:pPr>
      <w:hyperlink r:id="rId55"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w:t>
      </w:r>
      <w:proofErr w:type="gramStart"/>
      <w:r w:rsidRPr="00E20C6A">
        <w:t xml:space="preserve">deprecation </w:t>
      </w:r>
      <w:r w:rsidRPr="00E20C6A">
        <w:lastRenderedPageBreak/>
        <w:t>warning</w:t>
      </w:r>
      <w:proofErr w:type="gramEnd"/>
      <w:r w:rsidRPr="00E20C6A">
        <w:t xml:space="preserve">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598" w:name="_Toc456792477"/>
      <w:bookmarkStart w:id="599" w:name="_Toc334962307"/>
      <w:r>
        <w:t>Plugins</w:t>
      </w:r>
      <w:bookmarkEnd w:id="598"/>
      <w:bookmarkEnd w:id="599"/>
    </w:p>
    <w:p w14:paraId="7B0A4CAA" w14:textId="5FAE5ABC" w:rsidR="00E20C6A" w:rsidRPr="00E20C6A" w:rsidRDefault="00E20C6A" w:rsidP="00AA3D31">
      <w:pPr>
        <w:pStyle w:val="BodyText"/>
      </w:pPr>
      <w:r w:rsidRPr="00E20C6A">
        <w:t>Plugin filters are python scripts. They are located under a plugins directory. Each plugin is a directory with a file </w:t>
      </w:r>
      <w:ins w:id="600" w:author="Eric Robertson" w:date="2016-10-13T13:54:00Z">
        <w:r w:rsidR="00F121EE">
          <w:t>__</w:t>
        </w:r>
      </w:ins>
      <w:r w:rsidRPr="00E20C6A">
        <w:rPr>
          <w:b/>
        </w:rPr>
        <w:t>init</w:t>
      </w:r>
      <w:ins w:id="601" w:author="Eric Robertson" w:date="2016-10-13T13:54:00Z">
        <w:r w:rsidR="00F121EE">
          <w:rPr>
            <w:b/>
          </w:rPr>
          <w:t>__</w:t>
        </w:r>
      </w:ins>
      <w:proofErr w:type="gramStart"/>
      <w:r w:rsidRPr="00E20C6A">
        <w:t>.py</w:t>
      </w:r>
      <w:proofErr w:type="gramEnd"/>
      <w:r w:rsidRPr="00E20C6A">
        <w:t>. The </w:t>
      </w:r>
      <w:proofErr w:type="spellStart"/>
      <w:r w:rsidRPr="00E20C6A">
        <w:rPr>
          <w:b/>
        </w:rPr>
        <w:t>init</w:t>
      </w:r>
      <w:proofErr w:type="spellEnd"/>
      <w:r w:rsidRPr="00E20C6A">
        <w:rPr>
          <w:b/>
        </w:rPr>
        <w:t xml:space="preserve"> </w:t>
      </w:r>
      <w:r w:rsidRPr="00E20C6A">
        <w:t>module must provide three functions:</w:t>
      </w:r>
    </w:p>
    <w:p w14:paraId="552C191B" w14:textId="737414C5" w:rsidR="00E20C6A" w:rsidRPr="00E20C6A" w:rsidRDefault="00E20C6A" w:rsidP="00AA3D31">
      <w:pPr>
        <w:pStyle w:val="ListNumber"/>
        <w:tabs>
          <w:tab w:val="num" w:pos="1080"/>
        </w:tabs>
        <w:ind w:left="1080"/>
      </w:pPr>
      <w:r w:rsidRPr="00E20C6A">
        <w:t>'</w:t>
      </w:r>
      <w:proofErr w:type="gramStart"/>
      <w:r w:rsidRPr="00E20C6A">
        <w:t>operation</w:t>
      </w:r>
      <w:proofErr w:type="gramEnd"/>
      <w:r w:rsidRPr="00E20C6A">
        <w:t>()' that returns a list of five items</w:t>
      </w:r>
      <w:ins w:id="602" w:author="Eric Robertson" w:date="2016-10-13T13:55:00Z">
        <w:r w:rsidR="00344C1F">
          <w:t>.  The operation name and category must match operation name and category in the master operations JSON file.</w:t>
        </w:r>
      </w:ins>
      <w:del w:id="603" w:author="Eric Robertson" w:date="2016-10-13T13:55:00Z">
        <w:r w:rsidRPr="00E20C6A" w:rsidDel="00344C1F">
          <w:delText>:</w:delText>
        </w:r>
      </w:del>
    </w:p>
    <w:p w14:paraId="17CC0AAF"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name'</w:t>
      </w:r>
    </w:p>
    <w:p w14:paraId="09C2A84E"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category'</w:t>
      </w:r>
    </w:p>
    <w:p w14:paraId="0BBF6BD1" w14:textId="77777777" w:rsidR="00E20C6A" w:rsidRPr="00E20C6A" w:rsidRDefault="00E20C6A" w:rsidP="00AA3D31">
      <w:pPr>
        <w:pStyle w:val="ListNumber2"/>
        <w:tabs>
          <w:tab w:val="num" w:pos="1440"/>
        </w:tabs>
        <w:ind w:left="1440"/>
      </w:pPr>
      <w:r w:rsidRPr="00E20C6A">
        <w:t>'</w:t>
      </w:r>
      <w:proofErr w:type="gramStart"/>
      <w:r w:rsidRPr="00E20C6A">
        <w:t>description'</w:t>
      </w:r>
      <w:proofErr w:type="gramEnd"/>
    </w:p>
    <w:p w14:paraId="4997DC3C" w14:textId="77777777" w:rsidR="00E20C6A" w:rsidRPr="00E20C6A" w:rsidRDefault="00E20C6A" w:rsidP="00AA3D31">
      <w:pPr>
        <w:pStyle w:val="ListNumber2"/>
        <w:tabs>
          <w:tab w:val="num" w:pos="1440"/>
        </w:tabs>
        <w:ind w:left="1440"/>
      </w:pPr>
      <w:r w:rsidRPr="00E20C6A">
        <w:t>'</w:t>
      </w:r>
      <w:proofErr w:type="gramStart"/>
      <w:r w:rsidRPr="00E20C6A">
        <w:t>python</w:t>
      </w:r>
      <w:proofErr w:type="gramEnd"/>
      <w:r w:rsidRPr="00E20C6A">
        <w:t xml:space="preserve"> package'</w:t>
      </w:r>
    </w:p>
    <w:p w14:paraId="61E8C32F" w14:textId="77777777" w:rsidR="00E20C6A" w:rsidRPr="00E20C6A" w:rsidRDefault="00E20C6A" w:rsidP="00AA3D31">
      <w:pPr>
        <w:pStyle w:val="ListNumber2"/>
        <w:tabs>
          <w:tab w:val="num" w:pos="1440"/>
        </w:tabs>
        <w:ind w:left="1440"/>
      </w:pPr>
      <w:r w:rsidRPr="00E20C6A">
        <w:t>'</w:t>
      </w:r>
      <w:proofErr w:type="gramStart"/>
      <w:r w:rsidRPr="00E20C6A">
        <w:t>package</w:t>
      </w:r>
      <w:proofErr w:type="gramEnd"/>
      <w:r w:rsidRPr="00E20C6A">
        <w:t xml:space="preserve"> version' </w:t>
      </w:r>
    </w:p>
    <w:p w14:paraId="3F703282" w14:textId="77777777" w:rsidR="0005490B" w:rsidRDefault="00E20C6A" w:rsidP="00AA3D31">
      <w:pPr>
        <w:pStyle w:val="ListNumber"/>
        <w:tabs>
          <w:tab w:val="num" w:pos="1080"/>
        </w:tabs>
        <w:ind w:left="1080"/>
        <w:rPr>
          <w:ins w:id="604" w:author="Eric Robertson" w:date="2016-10-13T14:02:00Z"/>
        </w:rPr>
      </w:pPr>
      <w:r w:rsidRPr="00E20C6A">
        <w:t>'</w:t>
      </w:r>
      <w:proofErr w:type="gramStart"/>
      <w:r w:rsidRPr="00E20C6A">
        <w:t>transform</w:t>
      </w:r>
      <w:proofErr w:type="gramEnd"/>
      <w:r w:rsidRPr="00E20C6A">
        <w:t>(</w:t>
      </w:r>
      <w:proofErr w:type="spellStart"/>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w:t>
      </w:r>
      <w:proofErr w:type="spellStart"/>
      <w:ins w:id="605" w:author="Eric Robertson" w:date="2016-10-13T13:57:00Z">
        <w:r w:rsidR="00344C1F">
          <w:t>maskgen.image_wrap.ImageWrapper</w:t>
        </w:r>
        <w:proofErr w:type="spellEnd"/>
        <w:r w:rsidR="00344C1F">
          <w:t xml:space="preserve">.  The image may be converted to a </w:t>
        </w:r>
        <w:proofErr w:type="spellStart"/>
        <w:r w:rsidR="00344C1F">
          <w:t>numpy</w:t>
        </w:r>
        <w:proofErr w:type="spellEnd"/>
        <w:r w:rsidR="00344C1F">
          <w:t xml:space="preserve"> array (</w:t>
        </w:r>
        <w:proofErr w:type="spellStart"/>
        <w:proofErr w:type="gramStart"/>
        <w:r w:rsidR="00344C1F">
          <w:t>numpy.asarray</w:t>
        </w:r>
        <w:proofErr w:type="spellEnd"/>
        <w:r w:rsidR="00344C1F">
          <w:t>(</w:t>
        </w:r>
      </w:ins>
      <w:proofErr w:type="gramEnd"/>
      <w:ins w:id="606" w:author="Eric Robertson" w:date="2016-10-13T13:58:00Z">
        <w:r w:rsidR="00344C1F">
          <w:t>)), or a PIL Image (</w:t>
        </w:r>
        <w:proofErr w:type="spellStart"/>
        <w:r w:rsidR="00344C1F">
          <w:t>ImageWrapper.toPIL</w:t>
        </w:r>
        <w:proofErr w:type="spellEnd"/>
        <w:r w:rsidR="00344C1F">
          <w:t xml:space="preserve">()).  The </w:t>
        </w:r>
        <w:proofErr w:type="spellStart"/>
        <w:r w:rsidR="00344C1F">
          <w:t>ImageWrapper</w:t>
        </w:r>
        <w:proofErr w:type="spellEnd"/>
        <w:r w:rsidR="00344C1F">
          <w:t xml:space="preserve"> </w:t>
        </w:r>
      </w:ins>
      <w:ins w:id="607" w:author="Eric Robertson" w:date="2016-10-13T13:59:00Z">
        <w:r w:rsidR="00344C1F">
          <w:t xml:space="preserve">is designed to support 16 bit multi-channel images, not supported by PIL. </w:t>
        </w:r>
      </w:ins>
    </w:p>
    <w:p w14:paraId="3E68B698" w14:textId="77777777" w:rsidR="000F4C4C" w:rsidRDefault="00344C1F">
      <w:pPr>
        <w:pStyle w:val="ListNumber"/>
        <w:numPr>
          <w:ilvl w:val="0"/>
          <w:numId w:val="0"/>
        </w:numPr>
        <w:ind w:left="1080"/>
        <w:rPr>
          <w:ins w:id="608" w:author="Eric Robertson" w:date="2016-10-13T14:02:00Z"/>
        </w:rPr>
        <w:pPrChange w:id="609" w:author="Eric Robertson" w:date="2016-10-13T14:02:00Z">
          <w:pPr>
            <w:pStyle w:val="ListNumber"/>
            <w:tabs>
              <w:tab w:val="num" w:pos="1080"/>
            </w:tabs>
            <w:ind w:left="1080"/>
          </w:pPr>
        </w:pPrChange>
      </w:pPr>
      <w:ins w:id="610" w:author="Eric Robertson" w:date="2016-10-13T13:59:00Z">
        <w:r>
          <w:t xml:space="preserve">The source file and target (result) file names are provided.  The tool creates a temporary target file to be used by the plugin.  </w:t>
        </w:r>
      </w:ins>
    </w:p>
    <w:p w14:paraId="026E98BE" w14:textId="5E352116" w:rsidR="000E5452" w:rsidRDefault="006E7D22">
      <w:pPr>
        <w:pStyle w:val="ListNumber"/>
        <w:numPr>
          <w:ilvl w:val="0"/>
          <w:numId w:val="0"/>
        </w:numPr>
        <w:ind w:left="1080"/>
        <w:rPr>
          <w:ins w:id="611" w:author="Eric Robertson" w:date="2016-10-13T14:02:00Z"/>
        </w:rPr>
        <w:pPrChange w:id="612" w:author="Eric Robertson" w:date="2016-10-13T14:02:00Z">
          <w:pPr>
            <w:pStyle w:val="ListNumber"/>
            <w:tabs>
              <w:tab w:val="num" w:pos="1080"/>
            </w:tabs>
            <w:ind w:left="1080"/>
          </w:pPr>
        </w:pPrChange>
      </w:pPr>
      <w:ins w:id="613" w:author="Eric Robertson" w:date="2016-10-13T14:01:00Z">
        <w:r>
          <w:t xml:space="preserve">The plugin </w:t>
        </w:r>
      </w:ins>
      <w:ins w:id="614" w:author="Eric Robertson" w:date="2016-10-13T14:03:00Z">
        <w:r w:rsidR="000F4C4C">
          <w:t xml:space="preserve">must </w:t>
        </w:r>
      </w:ins>
      <w:ins w:id="615" w:author="Eric Robertson" w:date="2016-10-13T14:01:00Z">
        <w:r>
          <w:t xml:space="preserve">augment the source image and </w:t>
        </w:r>
      </w:ins>
      <w:ins w:id="616" w:author="Eric Robertson" w:date="2016-10-13T14:03:00Z">
        <w:r w:rsidR="000F4C4C">
          <w:t xml:space="preserve">save the result, </w:t>
        </w:r>
      </w:ins>
      <w:ins w:id="617" w:author="Eric Robertson" w:date="2016-10-13T14:01:00Z">
        <w:r>
          <w:t>ov</w:t>
        </w:r>
      </w:ins>
      <w:ins w:id="618" w:author="Eric Robertson" w:date="2016-10-13T14:02:00Z">
        <w:r w:rsidR="000E5452">
          <w:t>erw</w:t>
        </w:r>
        <w:r w:rsidR="000F4C4C">
          <w:t>riting</w:t>
        </w:r>
        <w:r w:rsidR="000E5452">
          <w:t xml:space="preserve"> the contents of the target file.  </w:t>
        </w:r>
      </w:ins>
      <w:ins w:id="619" w:author="Eric Robertson" w:date="2016-10-13T13:59:00Z">
        <w:r w:rsidR="00344C1F">
          <w:t xml:space="preserve">When the plugin is complete, the tool moves the temporary file to a permanent location in the project. </w:t>
        </w:r>
      </w:ins>
    </w:p>
    <w:p w14:paraId="3994D6AA" w14:textId="0F6516D5" w:rsidR="00E20C6A" w:rsidRPr="00E20C6A" w:rsidRDefault="00344C1F">
      <w:pPr>
        <w:pStyle w:val="ListNumber"/>
        <w:numPr>
          <w:ilvl w:val="0"/>
          <w:numId w:val="0"/>
        </w:numPr>
        <w:ind w:left="1080"/>
        <w:pPrChange w:id="620" w:author="Eric Robertson" w:date="2016-10-13T14:02:00Z">
          <w:pPr>
            <w:pStyle w:val="ListNumber"/>
            <w:tabs>
              <w:tab w:val="num" w:pos="1080"/>
            </w:tabs>
            <w:ind w:left="1080"/>
          </w:pPr>
        </w:pPrChange>
      </w:pPr>
      <w:ins w:id="621" w:author="Eric Robertson" w:date="2016-10-13T13:59:00Z">
        <w:r>
          <w:t xml:space="preserve">A dictionary of arguments is provided to the transform method, including </w:t>
        </w:r>
      </w:ins>
      <w:ins w:id="622" w:author="Eric Robertson" w:date="2016-10-13T14:01:00Z">
        <w:r>
          <w:t xml:space="preserve">mandatory </w:t>
        </w:r>
      </w:ins>
      <w:ins w:id="623" w:author="Eric Robertson" w:date="2016-10-13T13:59:00Z">
        <w:r>
          <w:t>arguments captured</w:t>
        </w:r>
      </w:ins>
      <w:ins w:id="624" w:author="Eric Robertson" w:date="2016-10-13T14:01:00Z">
        <w:r>
          <w:t xml:space="preserve"> by the tool.  </w:t>
        </w:r>
      </w:ins>
      <w:del w:id="625" w:author="Eric Robertson" w:date="2016-10-13T13:57:00Z">
        <w:r w:rsidR="008662C2" w:rsidRPr="009F28C6" w:rsidDel="00344C1F">
          <w:delText xml:space="preserve">PIL </w:delText>
        </w:r>
      </w:del>
      <w:del w:id="626" w:author="Eric Robertson" w:date="2016-10-13T14:01:00Z">
        <w:r w:rsidR="008662C2" w:rsidRPr="009F28C6" w:rsidDel="00344C1F">
          <w:delText xml:space="preserve">Image the location of the result file and a set of arguments.  </w:delText>
        </w:r>
      </w:del>
      <w:r w:rsidR="008662C2" w:rsidRPr="009F28C6">
        <w:t xml:space="preserve">The function returns </w:t>
      </w:r>
      <w:del w:id="627" w:author="Eric Robertson" w:date="2016-10-21T16:56:00Z">
        <w:r w:rsidR="008662C2" w:rsidRPr="009F28C6" w:rsidDel="00DB2434">
          <w:delText xml:space="preserve">True </w:delText>
        </w:r>
      </w:del>
      <w:proofErr w:type="gramStart"/>
      <w:ins w:id="628" w:author="Eric Robertson" w:date="2016-10-21T16:56:00Z">
        <w:r w:rsidR="00DB2434">
          <w:t>None</w:t>
        </w:r>
        <w:proofErr w:type="gramEnd"/>
        <w:r w:rsidR="00DB2434">
          <w:t xml:space="preserve"> or additional arguments it used</w:t>
        </w:r>
        <w:r w:rsidR="00DB2434" w:rsidRPr="009F28C6">
          <w:t xml:space="preserve"> </w:t>
        </w:r>
      </w:ins>
      <w:del w:id="629" w:author="Eric Robertson" w:date="2016-10-21T16:56:00Z">
        <w:r w:rsidR="008662C2" w:rsidRPr="009F28C6" w:rsidDel="00DB2434">
          <w:delText xml:space="preserve">if the EXIF </w:delText>
        </w:r>
        <w:r w:rsidR="00504C83" w:rsidDel="00DB2434">
          <w:delText xml:space="preserve">metadata </w:delText>
        </w:r>
        <w:r w:rsidR="008662C2" w:rsidRPr="009F28C6" w:rsidDel="00DB2434">
          <w:delText>should be copied from the source to target</w:delText>
        </w:r>
      </w:del>
      <w:ins w:id="630" w:author="Eric Robertson" w:date="2016-10-21T16:56:00Z">
        <w:r w:rsidR="00DB2434">
          <w:t>(in a dictionary)</w:t>
        </w:r>
      </w:ins>
      <w:r w:rsidR="004B671E">
        <w:t>.</w:t>
      </w:r>
    </w:p>
    <w:p w14:paraId="1DFC0383" w14:textId="5DAA4412" w:rsidR="00E20C6A" w:rsidRPr="00E20C6A" w:rsidRDefault="00E20C6A" w:rsidP="00AA3D31">
      <w:pPr>
        <w:pStyle w:val="ListNumber"/>
        <w:tabs>
          <w:tab w:val="num" w:pos="1080"/>
        </w:tabs>
        <w:ind w:left="1080"/>
      </w:pPr>
      <w:r w:rsidRPr="00E20C6A">
        <w:t>‘</w:t>
      </w:r>
      <w:proofErr w:type="gramStart"/>
      <w:r w:rsidRPr="00E20C6A">
        <w:t>arguments</w:t>
      </w:r>
      <w:proofErr w:type="gramEnd"/>
      <w:r w:rsidRPr="00E20C6A">
        <w:t xml:space="preserve">()’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w:t>
      </w:r>
      <w:del w:id="631" w:author="Eric Robertson" w:date="2016-10-13T13:56:00Z">
        <w:r w:rsidR="00EA02C2" w:rsidDel="00344C1F">
          <w:delText xml:space="preserve">in </w:delText>
        </w:r>
      </w:del>
      <w:ins w:id="632" w:author="Eric Robertson" w:date="2016-10-13T13:56:00Z">
        <w:r w:rsidR="00344C1F">
          <w:t xml:space="preserve">that may be </w:t>
        </w:r>
        <w:proofErr w:type="gramStart"/>
        <w:r w:rsidR="00344C1F">
          <w:t xml:space="preserve">in  </w:t>
        </w:r>
      </w:ins>
      <w:r w:rsidR="00EA02C2">
        <w:t>addition</w:t>
      </w:r>
      <w:proofErr w:type="gramEnd"/>
      <w:r w:rsidR="00EA02C2">
        <w:t xml:space="preserve"> to those normally collected by the specific operation</w:t>
      </w:r>
      <w:ins w:id="633" w:author="Eric Robertson" w:date="2016-10-13T13:56:00Z">
        <w:r w:rsidR="00344C1F">
          <w:t>, as defined in the operations JSON file.</w:t>
        </w:r>
      </w:ins>
      <w:del w:id="634" w:author="Eric Robertson" w:date="2016-10-13T13:56:00Z">
        <w:r w:rsidR="00EA02C2" w:rsidDel="00344C1F">
          <w:delText>.</w:delText>
        </w:r>
      </w:del>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w:t>
      </w:r>
      <w:proofErr w:type="gramStart"/>
      <w:r w:rsidRPr="009F28C6">
        <w:t>'suffix(</w:t>
      </w:r>
      <w:proofErr w:type="gramEnd"/>
      <w:r w:rsidRPr="009F28C6">
        <w:t xml:space="preserve">)'.  The function returns the file suffix of the image file </w:t>
      </w:r>
      <w:r w:rsidR="00CA5B78">
        <w:t>the plugin</w:t>
      </w:r>
      <w:r w:rsidRPr="009F28C6">
        <w:t xml:space="preserve"> expects (e.g</w:t>
      </w:r>
      <w:proofErr w:type="gramStart"/>
      <w:r w:rsidRPr="009F28C6">
        <w:t>. .tiff</w:t>
      </w:r>
      <w:proofErr w:type="gramEnd"/>
      <w:r w:rsidRPr="009F28C6">
        <w:t>,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623053A8" w14:textId="77777777" w:rsidR="00DB2434" w:rsidRDefault="008662C2" w:rsidP="009F28C6">
      <w:pPr>
        <w:jc w:val="both"/>
        <w:rPr>
          <w:ins w:id="635" w:author="Eric Robertson" w:date="2016-10-21T16:56:00Z"/>
        </w:rPr>
      </w:pPr>
      <w:r w:rsidRPr="009F28C6">
        <w:lastRenderedPageBreak/>
        <w:t xml:space="preserve">The tool creates a copy of the source image in a new file.  The path (i.e. location) of the new file is provided in the </w:t>
      </w:r>
      <w:del w:id="636" w:author="Eric Robertson" w:date="2016-10-13T14:03:00Z">
        <w:r w:rsidRPr="009F28C6" w:rsidDel="00D27F3C">
          <w:delText xml:space="preserve">second </w:delText>
        </w:r>
      </w:del>
      <w:ins w:id="637" w:author="Eric Robertson" w:date="2016-10-13T14:03:00Z">
        <w:r w:rsidR="00D27F3C">
          <w:t>target</w:t>
        </w:r>
        <w:r w:rsidR="00D27F3C" w:rsidRPr="009F28C6">
          <w:t xml:space="preserve"> </w:t>
        </w:r>
      </w:ins>
      <w:r w:rsidRPr="009F28C6">
        <w:t>argument</w:t>
      </w:r>
      <w:ins w:id="638" w:author="Eric Robertson" w:date="2016-10-13T14:03:00Z">
        <w:r w:rsidR="00D27F3C">
          <w:t xml:space="preserve">.  </w:t>
        </w:r>
      </w:ins>
      <w:del w:id="639" w:author="Eric Robertson" w:date="2016-10-13T14:03:00Z">
        <w:r w:rsidRPr="009F28C6" w:rsidDel="00D27F3C">
          <w:delText xml:space="preserve"> (</w:delText>
        </w:r>
        <w:r w:rsidR="00EA02C2" w:rsidDel="00D27F3C">
          <w:delText>image f</w:delText>
        </w:r>
        <w:r w:rsidRPr="009F28C6" w:rsidDel="00D27F3C">
          <w:delText xml:space="preserve">ilename).  </w:delText>
        </w:r>
      </w:del>
      <w:r w:rsidRPr="009F28C6">
        <w:t xml:space="preserve">The transform changes the select contents of that image file.  The image provided in the first argument the transform is a convenience, providing a copy of the image from the file.  The image is disconnected from the file, residing in memory. </w:t>
      </w:r>
    </w:p>
    <w:p w14:paraId="4EF8173C" w14:textId="77777777" w:rsidR="00DB2434" w:rsidRDefault="00DB2434" w:rsidP="009F28C6">
      <w:pPr>
        <w:jc w:val="both"/>
        <w:rPr>
          <w:ins w:id="640" w:author="Eric Robertson" w:date="2016-10-21T16:56:00Z"/>
        </w:rPr>
      </w:pPr>
    </w:p>
    <w:p w14:paraId="7FB5123C" w14:textId="1F15B973" w:rsidR="008662C2" w:rsidRDefault="008662C2" w:rsidP="00DB2434">
      <w:pPr>
        <w:jc w:val="both"/>
        <w:rPr>
          <w:color w:val="000000"/>
        </w:rPr>
      </w:pPr>
      <w:del w:id="641" w:author="Eric Robertson" w:date="2016-10-21T16:56:00Z">
        <w:r w:rsidRPr="009F28C6" w:rsidDel="00DB2434">
          <w:delText xml:space="preserve"> If the transform</w:delText>
        </w:r>
      </w:del>
      <w:ins w:id="642" w:author="Eric Robertson" w:date="2016-10-21T16:56:00Z">
        <w:r w:rsidR="00DB2434">
          <w:t>The transform</w:t>
        </w:r>
      </w:ins>
      <w:r w:rsidRPr="009F28C6">
        <w:t xml:space="preserve"> </w:t>
      </w:r>
      <w:del w:id="643" w:author="Eric Robertson" w:date="2016-10-21T16:57:00Z">
        <w:r w:rsidRPr="009F28C6" w:rsidDel="00DB2434">
          <w:delText>returns True, then the tool copies the EXIF</w:delText>
        </w:r>
      </w:del>
      <w:ins w:id="644" w:author="Eric Robertson" w:date="2016-10-21T16:57:00Z">
        <w:r w:rsidR="00DB2434">
          <w:t>can optionally return a dictionary of additional arguments to record in the journal</w:t>
        </w:r>
      </w:ins>
      <w:del w:id="645" w:author="Eric Robertson" w:date="2016-10-21T16:57:00Z">
        <w:r w:rsidRPr="009F28C6" w:rsidDel="00DB2434">
          <w:delText xml:space="preserve"> from the source image to the new image file.  This is often required since PIL(Pillow) Images do not retain all the EXIF data, with the exception of working with TIFF</w:delText>
        </w:r>
      </w:del>
      <w:ins w:id="646" w:author="Eric Robertson" w:date="2016-10-21T16:57:00Z">
        <w:r w:rsidR="00DB2434">
          <w:t>.</w:t>
        </w:r>
      </w:ins>
      <w:del w:id="647" w:author="Eric Robertson" w:date="2016-10-21T16:57:00Z">
        <w:r w:rsidRPr="009F28C6" w:rsidDel="00DB2434">
          <w:delText>.</w:delText>
        </w:r>
      </w:del>
      <w:r w:rsidRPr="009F28C6">
        <w:rPr>
          <w:color w:val="000000"/>
        </w:rPr>
        <w:t xml:space="preserve">  </w:t>
      </w:r>
    </w:p>
    <w:p w14:paraId="7C5C6123" w14:textId="77777777" w:rsidR="00BD2854" w:rsidRDefault="00BD2854" w:rsidP="009F28C6">
      <w:pPr>
        <w:jc w:val="both"/>
        <w:rPr>
          <w:color w:val="000000"/>
        </w:rPr>
      </w:pPr>
    </w:p>
    <w:p w14:paraId="7F077386" w14:textId="024A2BDA" w:rsidR="00BD2854" w:rsidRPr="009F28C6" w:rsidRDefault="00BD2854" w:rsidP="009F28C6">
      <w:pPr>
        <w:jc w:val="both"/>
        <w:rPr>
          <w:color w:val="000000"/>
        </w:rPr>
      </w:pPr>
      <w:r>
        <w:rPr>
          <w:color w:val="000000"/>
        </w:rPr>
        <w:t xml:space="preserve">Argument values are collected as parameters from </w:t>
      </w:r>
      <w:ins w:id="648" w:author="Eric Robertson" w:date="2016-10-13T14:04:00Z">
        <w:r w:rsidR="00DA0728">
          <w:rPr>
            <w:color w:val="000000"/>
          </w:rPr>
          <w:t>the invoking tool</w:t>
        </w:r>
      </w:ins>
      <w:del w:id="649" w:author="Eric Robertson" w:date="2016-10-13T14:04:00Z">
        <w:r w:rsidDel="00DA0728">
          <w:rPr>
            <w:color w:val="000000"/>
          </w:rPr>
          <w:delText>a link edit dialog</w:delText>
        </w:r>
      </w:del>
      <w:r>
        <w:rPr>
          <w:color w:val="000000"/>
        </w:rPr>
        <w:t>.</w:t>
      </w:r>
    </w:p>
    <w:p w14:paraId="6089793D" w14:textId="77777777" w:rsidR="008662C2" w:rsidRPr="00732A79" w:rsidRDefault="008662C2" w:rsidP="00732A79">
      <w:pPr>
        <w:rPr>
          <w:sz w:val="22"/>
          <w:szCs w:val="22"/>
        </w:rPr>
      </w:pPr>
    </w:p>
    <w:bookmarkEnd w:id="575"/>
    <w:bookmarkEnd w:id="576"/>
    <w:p w14:paraId="14FCF34D" w14:textId="5BE42570" w:rsidR="00CE5F67" w:rsidRDefault="00E20C6A" w:rsidP="00EA02C2">
      <w:pPr>
        <w:pStyle w:val="Heading2"/>
      </w:pPr>
      <w:r>
        <w:t xml:space="preserve"> </w:t>
      </w:r>
      <w:bookmarkStart w:id="650" w:name="_Toc334962308"/>
      <w:r w:rsidR="00EA02C2">
        <w:t>Arguments</w:t>
      </w:r>
      <w:bookmarkEnd w:id="650"/>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w:t>
      </w:r>
      <w:proofErr w:type="spellStart"/>
      <w:r w:rsidR="00CB33EE">
        <w:t>inputmaskname</w:t>
      </w:r>
      <w:proofErr w:type="spellEnd"/>
      <w:r w:rsidRPr="00E20C6A">
        <w:t>'.</w:t>
      </w:r>
    </w:p>
    <w:p w14:paraId="15EFFF70" w14:textId="0B23B690" w:rsidR="00E20C6A" w:rsidRDefault="00E20C6A" w:rsidP="00AA3D31">
      <w:pPr>
        <w:pStyle w:val="BodyText"/>
      </w:pPr>
      <w:r w:rsidRPr="00E20C6A">
        <w:t xml:space="preserve">The system will prompt a user for an image node to fulfill the obligation of the donor. The transform function will be called with the </w:t>
      </w:r>
      <w:proofErr w:type="gramStart"/>
      <w:r w:rsidRPr="00E20C6A">
        <w:t>user</w:t>
      </w:r>
      <w:r w:rsidR="00EA02C2">
        <w:t xml:space="preserve"> </w:t>
      </w:r>
      <w:r w:rsidRPr="00E20C6A">
        <w:t>selected</w:t>
      </w:r>
      <w:proofErr w:type="gramEnd"/>
      <w:r w:rsidRPr="00E20C6A">
        <w:t xml:space="preserve">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w:t>
      </w:r>
      <w:proofErr w:type="spellStart"/>
      <w:r w:rsidR="00CB33EE">
        <w:t>inputmask</w:t>
      </w:r>
      <w:r w:rsidRPr="00E20C6A">
        <w:t>name</w:t>
      </w:r>
      <w:proofErr w:type="spellEnd"/>
      <w:r w:rsidRPr="00E20C6A">
        <w:t>. The path name is provided the transfo</w:t>
      </w:r>
      <w:r w:rsidR="00CB33EE">
        <w:t xml:space="preserve">rm function (e.g. </w:t>
      </w:r>
      <w:proofErr w:type="spellStart"/>
      <w:r w:rsidR="00CB33EE">
        <w:t>inputmaskn</w:t>
      </w:r>
      <w:r w:rsidRPr="00E20C6A">
        <w:t>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57E50878" w14:textId="1CFA425B" w:rsidR="009B3311" w:rsidRDefault="009B3311" w:rsidP="00C8495E">
      <w:pPr>
        <w:pStyle w:val="Heading1"/>
        <w:rPr>
          <w:ins w:id="651" w:author="Eric Robertson" w:date="2016-10-18T14:26:00Z"/>
        </w:rPr>
      </w:pPr>
      <w:ins w:id="652" w:author="Eric Robertson" w:date="2016-10-18T14:25:00Z">
        <w:r>
          <w:t>EXPORT</w:t>
        </w:r>
      </w:ins>
    </w:p>
    <w:p w14:paraId="3F8E4A42" w14:textId="77777777" w:rsidR="009B3311" w:rsidRDefault="009B3311">
      <w:pPr>
        <w:rPr>
          <w:ins w:id="653" w:author="Eric Robertson" w:date="2016-10-18T14:26:00Z"/>
        </w:rPr>
        <w:pPrChange w:id="654" w:author="Eric Robertson" w:date="2016-10-18T14:26:00Z">
          <w:pPr>
            <w:pStyle w:val="Heading1"/>
          </w:pPr>
        </w:pPrChange>
      </w:pPr>
      <w:ins w:id="655" w:author="Eric Robertson" w:date="2016-10-18T14:26:00Z">
        <w:r>
          <w:t>Export performs the following steps:</w:t>
        </w:r>
      </w:ins>
    </w:p>
    <w:p w14:paraId="7B7FBFFA" w14:textId="7E96B81A" w:rsidR="009B3311" w:rsidRDefault="009B3311">
      <w:pPr>
        <w:pStyle w:val="ListParagraph"/>
        <w:numPr>
          <w:ilvl w:val="0"/>
          <w:numId w:val="19"/>
        </w:numPr>
        <w:rPr>
          <w:ins w:id="656" w:author="Eric Robertson" w:date="2016-10-18T14:27:00Z"/>
        </w:rPr>
        <w:pPrChange w:id="657" w:author="Eric Robertson" w:date="2016-10-18T14:27:00Z">
          <w:pPr>
            <w:pStyle w:val="Heading1"/>
          </w:pPr>
        </w:pPrChange>
      </w:pPr>
      <w:ins w:id="658" w:author="Eric Robertson" w:date="2016-10-18T14:26:00Z">
        <w:r>
          <w:t>Validates the project</w:t>
        </w:r>
      </w:ins>
      <w:ins w:id="659" w:author="Eric Robertson" w:date="2016-10-18T14:27:00Z">
        <w:r>
          <w:t>. The user is prompted to continue if errors are found.</w:t>
        </w:r>
      </w:ins>
    </w:p>
    <w:p w14:paraId="79564B61" w14:textId="658F0E60" w:rsidR="009B3311" w:rsidRDefault="009B3311">
      <w:pPr>
        <w:pStyle w:val="ListParagraph"/>
        <w:numPr>
          <w:ilvl w:val="0"/>
          <w:numId w:val="19"/>
        </w:numPr>
        <w:rPr>
          <w:ins w:id="660" w:author="Eric Robertson" w:date="2016-10-18T14:27:00Z"/>
        </w:rPr>
        <w:pPrChange w:id="661" w:author="Eric Robertson" w:date="2016-10-18T14:27:00Z">
          <w:pPr>
            <w:pStyle w:val="Heading1"/>
          </w:pPr>
        </w:pPrChange>
      </w:pPr>
      <w:ins w:id="662" w:author="Eric Robertson" w:date="2016-10-18T14:27:00Z">
        <w:r>
          <w:t>Computes composite images for all final nodes.</w:t>
        </w:r>
      </w:ins>
    </w:p>
    <w:p w14:paraId="7721C4FD" w14:textId="53EA6712" w:rsidR="009B3311" w:rsidRDefault="009B3311">
      <w:pPr>
        <w:pStyle w:val="ListParagraph"/>
        <w:numPr>
          <w:ilvl w:val="0"/>
          <w:numId w:val="19"/>
        </w:numPr>
        <w:rPr>
          <w:ins w:id="663" w:author="Eric Robertson" w:date="2016-10-18T14:28:00Z"/>
        </w:rPr>
        <w:pPrChange w:id="664" w:author="Eric Robertson" w:date="2016-10-18T14:27:00Z">
          <w:pPr>
            <w:pStyle w:val="Heading1"/>
          </w:pPr>
        </w:pPrChange>
      </w:pPr>
      <w:ins w:id="665" w:author="Eric Robertson" w:date="2016-10-18T14:27:00Z">
        <w:r>
          <w:t xml:space="preserve">Performs final analysis for final image nodes using rules within the </w:t>
        </w:r>
        <w:proofErr w:type="spellStart"/>
        <w:r>
          <w:t>project_properties.json</w:t>
        </w:r>
        <w:proofErr w:type="spellEnd"/>
        <w:r>
          <w:t>.  The results are placed in the ‘</w:t>
        </w:r>
        <w:proofErr w:type="spellStart"/>
        <w:r>
          <w:t>pathanalysis</w:t>
        </w:r>
      </w:ins>
      <w:proofErr w:type="spellEnd"/>
      <w:ins w:id="666" w:author="Eric Robertson" w:date="2016-10-18T14:28:00Z">
        <w:r>
          <w:t>’ attribute of the final image nodes.</w:t>
        </w:r>
      </w:ins>
    </w:p>
    <w:p w14:paraId="5AD48D50" w14:textId="3ACECDB2" w:rsidR="00B739A9" w:rsidRDefault="00B739A9">
      <w:pPr>
        <w:pStyle w:val="ListParagraph"/>
        <w:numPr>
          <w:ilvl w:val="0"/>
          <w:numId w:val="19"/>
        </w:numPr>
        <w:rPr>
          <w:ins w:id="667" w:author="Eric Robertson" w:date="2016-10-18T14:28:00Z"/>
        </w:rPr>
        <w:pPrChange w:id="668" w:author="Eric Robertson" w:date="2016-10-18T14:27:00Z">
          <w:pPr>
            <w:pStyle w:val="Heading1"/>
          </w:pPr>
        </w:pPrChange>
      </w:pPr>
      <w:ins w:id="669" w:author="Eric Robertson" w:date="2016-10-18T14:28:00Z">
        <w:r>
          <w:t xml:space="preserve">Strips out unused images and videos.  </w:t>
        </w:r>
      </w:ins>
    </w:p>
    <w:p w14:paraId="4D687149" w14:textId="1F633437" w:rsidR="00B739A9" w:rsidRDefault="00B739A9">
      <w:pPr>
        <w:pStyle w:val="ListParagraph"/>
        <w:numPr>
          <w:ilvl w:val="0"/>
          <w:numId w:val="19"/>
        </w:numPr>
        <w:rPr>
          <w:ins w:id="670" w:author="Eric Robertson" w:date="2016-10-18T14:28:00Z"/>
        </w:rPr>
        <w:pPrChange w:id="671" w:author="Eric Robertson" w:date="2016-10-18T14:27:00Z">
          <w:pPr>
            <w:pStyle w:val="Heading1"/>
          </w:pPr>
        </w:pPrChange>
      </w:pPr>
      <w:ins w:id="672" w:author="Eric Robertson" w:date="2016-10-18T14:28:00Z">
        <w:r>
          <w:t>Saves the project.</w:t>
        </w:r>
      </w:ins>
    </w:p>
    <w:p w14:paraId="2AB5E6C7" w14:textId="3BD6E63E" w:rsidR="00B739A9" w:rsidRPr="009B3311" w:rsidRDefault="00B739A9">
      <w:pPr>
        <w:pStyle w:val="ListParagraph"/>
        <w:numPr>
          <w:ilvl w:val="0"/>
          <w:numId w:val="19"/>
        </w:numPr>
        <w:rPr>
          <w:ins w:id="673" w:author="Eric Robertson" w:date="2016-10-18T14:25:00Z"/>
        </w:rPr>
        <w:pPrChange w:id="674" w:author="Eric Robertson" w:date="2016-10-18T14:27:00Z">
          <w:pPr>
            <w:pStyle w:val="Heading1"/>
          </w:pPr>
        </w:pPrChange>
      </w:pPr>
      <w:ins w:id="675" w:author="Eric Robertson" w:date="2016-10-18T14:28:00Z">
        <w:r>
          <w:t xml:space="preserve">Creates </w:t>
        </w:r>
        <w:proofErr w:type="gramStart"/>
        <w:r>
          <w:t>an</w:t>
        </w:r>
        <w:proofErr w:type="gramEnd"/>
        <w:r>
          <w:t xml:space="preserve"> </w:t>
        </w:r>
        <w:proofErr w:type="spellStart"/>
        <w:r>
          <w:t>gzipped</w:t>
        </w:r>
        <w:proofErr w:type="spellEnd"/>
        <w:r>
          <w:t xml:space="preserve"> tar file of the used contents of the project along with the project JSON file.</w:t>
        </w:r>
      </w:ins>
    </w:p>
    <w:p w14:paraId="0882CCDF" w14:textId="77777777" w:rsidR="009B3311" w:rsidRPr="009B3311" w:rsidRDefault="009B3311">
      <w:pPr>
        <w:rPr>
          <w:ins w:id="676" w:author="Eric Robertson" w:date="2016-10-18T14:25:00Z"/>
        </w:rPr>
        <w:pPrChange w:id="677" w:author="Eric Robertson" w:date="2016-10-18T14:25:00Z">
          <w:pPr>
            <w:pStyle w:val="Heading1"/>
          </w:pPr>
        </w:pPrChange>
      </w:pPr>
    </w:p>
    <w:p w14:paraId="5995F7A1" w14:textId="77777777" w:rsidR="00CE5F67" w:rsidRDefault="00E20C6A" w:rsidP="00C8495E">
      <w:pPr>
        <w:pStyle w:val="Heading1"/>
      </w:pPr>
      <w:r>
        <w:t xml:space="preserve"> </w:t>
      </w:r>
      <w:bookmarkStart w:id="678" w:name="_Toc456792479"/>
      <w:bookmarkStart w:id="679" w:name="_Toc334962309"/>
      <w:r>
        <w:t>Group Manager</w:t>
      </w:r>
      <w:bookmarkEnd w:id="678"/>
      <w:bookmarkEnd w:id="679"/>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w:t>
      </w:r>
      <w:proofErr w:type="gramStart"/>
      <w:r w:rsidRPr="00CA726B">
        <w:t xml:space="preserve">transforms </w:t>
      </w:r>
      <w:r w:rsidR="000B0E72">
        <w:t>which</w:t>
      </w:r>
      <w:r w:rsidRPr="00CA726B">
        <w:t xml:space="preserve"> do not require arguments</w:t>
      </w:r>
      <w:proofErr w:type="gramEnd"/>
      <w:r w:rsidRPr="00CA726B">
        <w:t xml:space="preserve"> are permitted within the group at this time</w:t>
      </w:r>
      <w:r>
        <w:t>.</w:t>
      </w:r>
    </w:p>
    <w:p w14:paraId="4DEBE71A" w14:textId="77777777" w:rsidR="004D0AAB" w:rsidRDefault="004D0AAB" w:rsidP="004D0AAB">
      <w:pPr>
        <w:pStyle w:val="Heading1"/>
      </w:pPr>
      <w:bookmarkStart w:id="680" w:name="_Toc334962310"/>
      <w:r>
        <w:lastRenderedPageBreak/>
        <w:t>Validation</w:t>
      </w:r>
      <w:bookmarkEnd w:id="680"/>
    </w:p>
    <w:p w14:paraId="6E0DA6E9" w14:textId="77777777"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681" w:name="_Ref333755524"/>
      <w:bookmarkStart w:id="682" w:name="_Toc334962311"/>
      <w:r>
        <w:t>QA Process</w:t>
      </w:r>
      <w:bookmarkEnd w:id="681"/>
      <w:bookmarkEnd w:id="682"/>
    </w:p>
    <w:p w14:paraId="04C0A0C5" w14:textId="77777777" w:rsidR="00BB31B8" w:rsidRDefault="00BB31B8" w:rsidP="00BB31B8">
      <w:pPr>
        <w:jc w:val="both"/>
      </w:pPr>
      <w:r>
        <w:t xml:space="preserve">Once a manipulation has been </w:t>
      </w:r>
      <w:proofErr w:type="spellStart"/>
      <w:r>
        <w:t>journaled</w:t>
      </w:r>
      <w:proofErr w:type="spellEnd"/>
      <w:r>
        <w:t xml:space="preserve"> with the tool, </w:t>
      </w:r>
      <w:proofErr w:type="gramStart"/>
      <w:r>
        <w:t>it should be reviewed by a peer for completeness and accuracy</w:t>
      </w:r>
      <w:proofErr w:type="gramEnd"/>
      <w:r>
        <w:t xml:space="preserve">. </w:t>
      </w:r>
      <w:r w:rsidR="00D60B64">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2177AEDF" w14:textId="54318855" w:rsidR="00264E83" w:rsidRPr="00877A51" w:rsidRDefault="00264E83" w:rsidP="00D60B64">
      <w:pPr>
        <w:pStyle w:val="ListParagraph"/>
        <w:numPr>
          <w:ilvl w:val="1"/>
          <w:numId w:val="15"/>
        </w:numPr>
        <w:jc w:val="both"/>
        <w:rPr>
          <w:rFonts w:ascii="Times New Roman" w:hAnsi="Times New Roman" w:cs="Times New Roman"/>
          <w:sz w:val="24"/>
        </w:rPr>
      </w:pPr>
      <w:r>
        <w:rPr>
          <w:rFonts w:ascii="Times New Roman" w:hAnsi="Times New Roman" w:cs="Times New Roman"/>
          <w:sz w:val="24"/>
        </w:rPr>
        <w:t xml:space="preserve">Make sure all manipulations are isolated.  The only manipulations that are ‘combined’ involve fitting a pasted image into </w:t>
      </w:r>
      <w:proofErr w:type="gramStart"/>
      <w:r>
        <w:rPr>
          <w:rFonts w:ascii="Times New Roman" w:hAnsi="Times New Roman" w:cs="Times New Roman"/>
          <w:sz w:val="24"/>
        </w:rPr>
        <w:t>a</w:t>
      </w:r>
      <w:proofErr w:type="gramEnd"/>
      <w:r>
        <w:rPr>
          <w:rFonts w:ascii="Times New Roman" w:hAnsi="Times New Roman" w:cs="Times New Roman"/>
          <w:sz w:val="24"/>
        </w:rPr>
        <w:t xml:space="preserve"> image.</w:t>
      </w:r>
    </w:p>
    <w:p w14:paraId="5103B240" w14:textId="32541946"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If JPEG was the base node, the graph should end with </w:t>
      </w:r>
      <w:ins w:id="683" w:author="Eric Robertson" w:date="2016-10-13T14:05:00Z">
        <w:r w:rsidR="00F53782">
          <w:rPr>
            <w:rFonts w:ascii="Times New Roman" w:hAnsi="Times New Roman" w:cs="Times New Roman"/>
            <w:sz w:val="24"/>
          </w:rPr>
          <w:t xml:space="preserve">an additional </w:t>
        </w:r>
      </w:ins>
      <w:del w:id="684" w:author="Eric Robertson" w:date="2016-10-13T14:05:00Z">
        <w:r w:rsidRPr="00877A51" w:rsidDel="00F53782">
          <w:rPr>
            <w:rFonts w:ascii="Times New Roman" w:hAnsi="Times New Roman" w:cs="Times New Roman"/>
            <w:sz w:val="24"/>
          </w:rPr>
          <w:delText xml:space="preserve">two </w:delText>
        </w:r>
      </w:del>
      <w:r w:rsidRPr="00877A51">
        <w:rPr>
          <w:rFonts w:ascii="Times New Roman" w:hAnsi="Times New Roman" w:cs="Times New Roman"/>
          <w:sz w:val="24"/>
        </w:rPr>
        <w:t>link</w:t>
      </w:r>
      <w:ins w:id="685" w:author="Eric Robertson" w:date="2016-10-13T14:05:00Z">
        <w:r w:rsidR="00F53782">
          <w:rPr>
            <w:rFonts w:ascii="Times New Roman" w:hAnsi="Times New Roman" w:cs="Times New Roman"/>
            <w:sz w:val="24"/>
          </w:rPr>
          <w:t xml:space="preserve"> attached to each final node.</w:t>
        </w:r>
      </w:ins>
      <w:del w:id="686" w:author="Eric Robertson" w:date="2016-10-13T14:05:00Z">
        <w:r w:rsidRPr="00877A51" w:rsidDel="00F53782">
          <w:rPr>
            <w:rFonts w:ascii="Times New Roman" w:hAnsi="Times New Roman" w:cs="Times New Roman"/>
            <w:sz w:val="24"/>
          </w:rPr>
          <w:delText>s</w:delText>
        </w:r>
      </w:del>
      <w:r w:rsidRPr="00877A51">
        <w:rPr>
          <w:rFonts w:ascii="Times New Roman" w:hAnsi="Times New Roman" w:cs="Times New Roman"/>
          <w:sz w:val="24"/>
        </w:rPr>
        <w:t xml:space="preserve">: </w:t>
      </w:r>
      <w:proofErr w:type="spellStart"/>
      <w:r w:rsidRPr="00877A51">
        <w:rPr>
          <w:rFonts w:ascii="Times New Roman" w:hAnsi="Times New Roman" w:cs="Times New Roman"/>
          <w:sz w:val="24"/>
        </w:rPr>
        <w:t>AntiForensicExifQuantizationTable</w:t>
      </w:r>
      <w:proofErr w:type="spellEnd"/>
      <w:del w:id="687" w:author="Eric Robertson" w:date="2016-10-13T14:05:00Z">
        <w:r w:rsidRPr="00877A51" w:rsidDel="00F53782">
          <w:rPr>
            <w:rFonts w:ascii="Times New Roman" w:hAnsi="Times New Roman" w:cs="Times New Roman"/>
            <w:sz w:val="24"/>
          </w:rPr>
          <w:delText xml:space="preserve"> and AntiForensicCopyExif</w:delText>
        </w:r>
      </w:del>
      <w:r w:rsidRPr="00877A51">
        <w:rPr>
          <w:rFonts w:ascii="Times New Roman" w:hAnsi="Times New Roman" w:cs="Times New Roman"/>
          <w:sz w:val="24"/>
        </w:rPr>
        <w:t xml:space="preserve">. This can be done </w:t>
      </w:r>
      <w:ins w:id="688" w:author="Eric Robertson" w:date="2016-10-13T14:05:00Z">
        <w:r w:rsidR="00F53782">
          <w:rPr>
            <w:rFonts w:ascii="Times New Roman" w:hAnsi="Times New Roman" w:cs="Times New Roman"/>
            <w:sz w:val="24"/>
          </w:rPr>
          <w:t xml:space="preserve">in one operation </w:t>
        </w:r>
      </w:ins>
      <w:del w:id="689" w:author="Eric Robertson" w:date="2016-10-13T14:05:00Z">
        <w:r w:rsidRPr="00877A51" w:rsidDel="00F53782">
          <w:rPr>
            <w:rFonts w:ascii="Times New Roman" w:hAnsi="Times New Roman" w:cs="Times New Roman"/>
            <w:sz w:val="24"/>
          </w:rPr>
          <w:delText xml:space="preserve">easily </w:delText>
        </w:r>
      </w:del>
      <w:r w:rsidRPr="00877A51">
        <w:rPr>
          <w:rFonts w:ascii="Times New Roman" w:hAnsi="Times New Roman" w:cs="Times New Roman"/>
          <w:sz w:val="24"/>
        </w:rPr>
        <w:t>with Process -&gt; Create JPEG.</w:t>
      </w:r>
    </w:p>
    <w:p w14:paraId="15DA3012" w14:textId="77777777" w:rsidR="004C2FC0"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13EF9770" w14:textId="0D41996F" w:rsidR="00F01012" w:rsidRPr="00877A51" w:rsidRDefault="007C68B9" w:rsidP="004C2FC0">
      <w:pPr>
        <w:pStyle w:val="ListParagraph"/>
        <w:numPr>
          <w:ilvl w:val="1"/>
          <w:numId w:val="15"/>
        </w:numPr>
        <w:jc w:val="both"/>
        <w:rPr>
          <w:rFonts w:ascii="Times New Roman" w:hAnsi="Times New Roman" w:cs="Times New Roman"/>
          <w:sz w:val="24"/>
        </w:rPr>
      </w:pPr>
      <w:r>
        <w:rPr>
          <w:rFonts w:ascii="Times New Roman" w:hAnsi="Times New Roman" w:cs="Times New Roman"/>
          <w:sz w:val="24"/>
        </w:rPr>
        <w:t>Where possible, all input masks should be provided to operations that request the mask as a parameter.</w:t>
      </w:r>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Send the project back to the original manipulator with any feedback.</w:t>
      </w:r>
    </w:p>
    <w:p w14:paraId="12AEC906" w14:textId="77777777" w:rsidR="00416E57" w:rsidRDefault="00416E57" w:rsidP="000A73FA">
      <w:pPr>
        <w:pStyle w:val="ListParagraph"/>
        <w:ind w:left="1440"/>
        <w:jc w:val="both"/>
        <w:rPr>
          <w:rFonts w:ascii="Times New Roman" w:hAnsi="Times New Roman" w:cs="Times New Roman"/>
          <w:sz w:val="24"/>
        </w:rPr>
      </w:pPr>
    </w:p>
    <w:p w14:paraId="5662B6C8" w14:textId="77777777" w:rsidR="00416E57" w:rsidRDefault="00416E57" w:rsidP="000A73FA">
      <w:pPr>
        <w:pStyle w:val="ListParagraph"/>
        <w:ind w:left="1440"/>
        <w:jc w:val="both"/>
        <w:rPr>
          <w:rFonts w:ascii="Times New Roman" w:hAnsi="Times New Roman" w:cs="Times New Roman"/>
          <w:sz w:val="24"/>
        </w:rPr>
      </w:pPr>
    </w:p>
    <w:p w14:paraId="2C0673E7" w14:textId="77777777" w:rsidR="00D60B64" w:rsidRPr="00BB31B8" w:rsidRDefault="00D60B64" w:rsidP="00BB31B8">
      <w:pPr>
        <w:jc w:val="both"/>
      </w:pPr>
    </w:p>
    <w:p w14:paraId="0E991CAB" w14:textId="77777777" w:rsidR="007D41C4" w:rsidRDefault="007D41C4" w:rsidP="007D41C4">
      <w:pPr>
        <w:pStyle w:val="Heading1"/>
      </w:pPr>
      <w:bookmarkStart w:id="690" w:name="_Toc334962312"/>
      <w:r>
        <w:t>Batch operation</w:t>
      </w:r>
      <w:bookmarkEnd w:id="690"/>
    </w:p>
    <w:p w14:paraId="22ED84FE" w14:textId="77777777" w:rsidR="001277A7" w:rsidRDefault="001277A7" w:rsidP="001277A7">
      <w:pPr>
        <w:jc w:val="both"/>
      </w:pPr>
      <w:r>
        <w:t>T</w:t>
      </w:r>
      <w:r w:rsidRPr="001277A7">
        <w:t xml:space="preserve">he journaling tool currently supports a rudimentary </w:t>
      </w:r>
      <w:proofErr w:type="gramStart"/>
      <w:r w:rsidRPr="001277A7">
        <w:t>batch processing</w:t>
      </w:r>
      <w:proofErr w:type="gramEnd"/>
      <w:r w:rsidRPr="001277A7">
        <w:t xml:space="preserve">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lastRenderedPageBreak/>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w:t>
      </w:r>
      <w:r w:rsidRPr="004B273C">
        <w:rPr>
          <w:rFonts w:ascii="Times New Roman" w:hAnsi="Times New Roman" w:cs="Times New Roman"/>
          <w:i/>
          <w:sz w:val="24"/>
          <w:rPrChange w:id="691" w:author="Eric Robertson" w:date="2016-10-18T11:20:00Z">
            <w:rPr>
              <w:rFonts w:ascii="Times New Roman" w:hAnsi="Times New Roman" w:cs="Times New Roman"/>
              <w:sz w:val="24"/>
            </w:rPr>
          </w:rPrChange>
        </w:rPr>
        <w:t>image names aligned to source images</w:t>
      </w:r>
      <w:r w:rsidRPr="00C41F04">
        <w:rPr>
          <w:rFonts w:ascii="Times New Roman" w:hAnsi="Times New Roman" w:cs="Times New Roman"/>
          <w:sz w:val="24"/>
        </w:rPr>
        <w:t>).</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w:t>
      </w:r>
      <w:proofErr w:type="gramStart"/>
      <w:r w:rsidR="006C789E" w:rsidRPr="00C41F04">
        <w:rPr>
          <w:rFonts w:ascii="Times New Roman" w:hAnsi="Times New Roman" w:cs="Times New Roman"/>
          <w:sz w:val="24"/>
        </w:rPr>
        <w:t>many iterations</w:t>
      </w:r>
      <w:proofErr w:type="gramEnd"/>
      <w:r w:rsidR="006C789E" w:rsidRPr="00C41F04">
        <w:rPr>
          <w:rFonts w:ascii="Times New Roman" w:hAnsi="Times New Roman" w:cs="Times New Roman"/>
          <w:sz w:val="24"/>
        </w:rPr>
        <w:t>.</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Capping. Adding a final set of </w:t>
      </w:r>
      <w:proofErr w:type="spellStart"/>
      <w:r w:rsidRPr="00C41F04">
        <w:rPr>
          <w:rFonts w:ascii="Times New Roman" w:hAnsi="Times New Roman" w:cs="Times New Roman"/>
          <w:sz w:val="24"/>
        </w:rPr>
        <w:t>Antiforensics</w:t>
      </w:r>
      <w:proofErr w:type="spellEnd"/>
      <w:r w:rsidRPr="00C41F04">
        <w:rPr>
          <w:rFonts w:ascii="Times New Roman" w:hAnsi="Times New Roman" w:cs="Times New Roman"/>
          <w:sz w:val="24"/>
        </w:rPr>
        <w:t xml:space="preserve">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23D4159B" w:rsidR="001277A7" w:rsidRPr="001277A7" w:rsidRDefault="001277A7" w:rsidP="001277A7">
      <w:pPr>
        <w:pStyle w:val="Code"/>
      </w:pPr>
      <w:proofErr w:type="gramStart"/>
      <w:r w:rsidRPr="001277A7">
        <w:t>python</w:t>
      </w:r>
      <w:proofErr w:type="gramEnd"/>
      <w:r w:rsidRPr="001277A7">
        <w:t xml:space="preserve"> </w:t>
      </w:r>
      <w:del w:id="692" w:author="Eric Robertson" w:date="2016-09-08T13:53:00Z">
        <w:r w:rsidRPr="001277A7" w:rsidDel="005F0A0E">
          <w:delText>src/python</w:delText>
        </w:r>
      </w:del>
      <w:ins w:id="693" w:author="Eric Robertson" w:date="2016-09-08T13:53:00Z">
        <w:r w:rsidR="005F0A0E">
          <w:t xml:space="preserve">–m </w:t>
        </w:r>
        <w:proofErr w:type="spellStart"/>
        <w:r w:rsidR="005F0A0E">
          <w:t>maskgen.batch.</w:t>
        </w:r>
      </w:ins>
      <w:del w:id="694" w:author="Eric Robertson" w:date="2016-09-08T13:53:00Z">
        <w:r w:rsidRPr="001277A7" w:rsidDel="005F0A0E">
          <w:delText>/</w:delText>
        </w:r>
      </w:del>
      <w:proofErr w:type="gramStart"/>
      <w:r w:rsidRPr="001277A7">
        <w:t>batch</w:t>
      </w:r>
      <w:proofErr w:type="gramEnd"/>
      <w:r w:rsidRPr="001277A7">
        <w:t>_process</w:t>
      </w:r>
      <w:proofErr w:type="spellEnd"/>
      <w:del w:id="695" w:author="Eric Robertson" w:date="2016-09-08T13:53:00Z">
        <w:r w:rsidRPr="001277A7" w:rsidDel="005F0A0E">
          <w:delText>.py</w:delText>
        </w:r>
      </w:del>
      <w:r w:rsidRPr="001277A7">
        <w:t xml:space="preserve"> &lt;</w:t>
      </w:r>
      <w:proofErr w:type="spellStart"/>
      <w:r w:rsidRPr="001277A7">
        <w:t>args</w:t>
      </w:r>
      <w:proofErr w:type="spellEnd"/>
      <w:r w:rsidRPr="001277A7">
        <w:t>&gt;</w:t>
      </w:r>
    </w:p>
    <w:p w14:paraId="6BB47E6B" w14:textId="77777777" w:rsidR="001277A7" w:rsidRPr="001277A7" w:rsidRDefault="001277A7" w:rsidP="001277A7">
      <w:pPr>
        <w:pStyle w:val="Code"/>
      </w:pPr>
    </w:p>
    <w:p w14:paraId="0662BD18" w14:textId="77777777" w:rsidR="001277A7" w:rsidRPr="001277A7" w:rsidRDefault="001277A7" w:rsidP="001277A7">
      <w:pPr>
        <w:pStyle w:val="Code"/>
      </w:pPr>
      <w:r w:rsidRPr="001277A7">
        <w:t>Mandatory arguments:</w:t>
      </w:r>
    </w:p>
    <w:p w14:paraId="14FCFCB1" w14:textId="77777777" w:rsidR="001277A7" w:rsidRPr="001277A7" w:rsidRDefault="001277A7" w:rsidP="001277A7">
      <w:pPr>
        <w:pStyle w:val="Code"/>
      </w:pPr>
      <w:r w:rsidRPr="001277A7">
        <w:t>--</w:t>
      </w:r>
      <w:proofErr w:type="gramStart"/>
      <w:r w:rsidRPr="001277A7">
        <w:t>projects</w:t>
      </w:r>
      <w:proofErr w:type="gramEnd"/>
      <w:r w:rsidRPr="001277A7">
        <w:t xml:space="preserve"> &lt;</w:t>
      </w:r>
      <w:r w:rsidR="00127814">
        <w:t>DIR</w:t>
      </w:r>
      <w:r w:rsidRPr="001277A7">
        <w:t>&gt;: directory of project directories.</w:t>
      </w:r>
    </w:p>
    <w:p w14:paraId="4876C3E7" w14:textId="77777777" w:rsidR="001277A7" w:rsidRPr="001277A7" w:rsidRDefault="001277A7" w:rsidP="001277A7">
      <w:pPr>
        <w:pStyle w:val="Code"/>
      </w:pPr>
    </w:p>
    <w:p w14:paraId="0F465834" w14:textId="759630C6" w:rsidR="001277A7" w:rsidRPr="001277A7" w:rsidRDefault="00C87045" w:rsidP="001277A7">
      <w:pPr>
        <w:pStyle w:val="Code"/>
      </w:pPr>
      <w:r>
        <w:t>At least one</w:t>
      </w:r>
      <w:r w:rsidR="001277A7" w:rsidRPr="001277A7">
        <w:t xml:space="preserve"> of these three arguments must be present (see below for an explanation):</w:t>
      </w:r>
    </w:p>
    <w:p w14:paraId="18B269DB" w14:textId="77777777" w:rsidR="001277A7" w:rsidRPr="001277A7" w:rsidRDefault="001277A7" w:rsidP="001277A7">
      <w:pPr>
        <w:pStyle w:val="Code"/>
      </w:pPr>
      <w:r w:rsidRPr="001277A7">
        <w:t>--</w:t>
      </w:r>
      <w:proofErr w:type="spellStart"/>
      <w:proofErr w:type="gramStart"/>
      <w:r w:rsidRPr="001277A7">
        <w:t>sourceDir</w:t>
      </w:r>
      <w:proofErr w:type="spellEnd"/>
      <w:proofErr w:type="gramEnd"/>
      <w:r w:rsidRPr="001277A7">
        <w:t xml:space="preserve"> &lt;</w:t>
      </w:r>
      <w:r w:rsidR="00127814">
        <w:t>DIR</w:t>
      </w:r>
      <w:r w:rsidRPr="001277A7">
        <w:t>&gt;: directory of images</w:t>
      </w:r>
    </w:p>
    <w:p w14:paraId="0F93BB6C" w14:textId="77777777" w:rsidR="001277A7" w:rsidRPr="001277A7" w:rsidRDefault="001277A7" w:rsidP="001277A7">
      <w:pPr>
        <w:pStyle w:val="Code"/>
      </w:pPr>
      <w:r w:rsidRPr="001277A7">
        <w:t>--</w:t>
      </w:r>
      <w:proofErr w:type="gramStart"/>
      <w:r w:rsidRPr="001277A7">
        <w:t>plugin</w:t>
      </w:r>
      <w:proofErr w:type="gramEnd"/>
      <w:r w:rsidRPr="001277A7">
        <w:t xml:space="preserve"> &lt;</w:t>
      </w:r>
      <w:proofErr w:type="spellStart"/>
      <w:r w:rsidRPr="001277A7">
        <w:t>pluginName</w:t>
      </w:r>
      <w:proofErr w:type="spellEnd"/>
      <w:r w:rsidRPr="001277A7">
        <w:t>&gt;: plugin to perform</w:t>
      </w:r>
    </w:p>
    <w:p w14:paraId="3189CEF0" w14:textId="77777777" w:rsidR="001277A7" w:rsidRPr="001277A7" w:rsidRDefault="001277A7" w:rsidP="001277A7">
      <w:pPr>
        <w:pStyle w:val="Code"/>
      </w:pPr>
      <w:r w:rsidRPr="001277A7">
        <w:t>--</w:t>
      </w:r>
      <w:proofErr w:type="gramStart"/>
      <w:r w:rsidRPr="001277A7">
        <w:t>jpg</w:t>
      </w:r>
      <w:proofErr w:type="gramEnd"/>
      <w:r w:rsidRPr="001277A7">
        <w:t xml:space="preserve">: Copies quantization tables and </w:t>
      </w:r>
      <w:proofErr w:type="spellStart"/>
      <w:r w:rsidRPr="001277A7">
        <w:t>exif</w:t>
      </w:r>
      <w:proofErr w:type="spellEnd"/>
      <w:r w:rsidRPr="001277A7">
        <w:t xml:space="preserve"> data from base image to save new jpeg image.</w:t>
      </w:r>
    </w:p>
    <w:p w14:paraId="0ED4A994" w14:textId="77777777" w:rsidR="001277A7" w:rsidRPr="001277A7" w:rsidRDefault="001277A7" w:rsidP="001277A7">
      <w:pPr>
        <w:pStyle w:val="Code"/>
      </w:pPr>
    </w:p>
    <w:p w14:paraId="0F7A44D2" w14:textId="77777777" w:rsidR="001277A7" w:rsidRPr="001277A7" w:rsidRDefault="001277A7" w:rsidP="001277A7">
      <w:pPr>
        <w:pStyle w:val="Code"/>
      </w:pPr>
      <w:r w:rsidRPr="001277A7">
        <w:t xml:space="preserve">These arguments may be used only if using </w:t>
      </w:r>
      <w:proofErr w:type="spellStart"/>
      <w:r w:rsidRPr="001277A7">
        <w:t>sourceDir</w:t>
      </w:r>
      <w:proofErr w:type="spellEnd"/>
      <w:r w:rsidRPr="001277A7">
        <w:t>:</w:t>
      </w:r>
    </w:p>
    <w:p w14:paraId="4587097C" w14:textId="6883C6D7" w:rsidR="00885C4A" w:rsidRPr="001277A7" w:rsidRDefault="001277A7" w:rsidP="00885C4A">
      <w:pPr>
        <w:pStyle w:val="Code"/>
      </w:pPr>
      <w:r w:rsidRPr="001277A7">
        <w:t>--</w:t>
      </w:r>
      <w:proofErr w:type="gramStart"/>
      <w:r w:rsidRPr="001277A7">
        <w:t>op</w:t>
      </w:r>
      <w:proofErr w:type="gramEnd"/>
      <w:r w:rsidRPr="001277A7">
        <w:t xml:space="preserve"> &lt;operation&gt;: operation performed (required)</w:t>
      </w:r>
    </w:p>
    <w:p w14:paraId="31B99DA2" w14:textId="77777777" w:rsidR="001277A7" w:rsidRPr="001277A7" w:rsidRDefault="001277A7" w:rsidP="001277A7">
      <w:pPr>
        <w:pStyle w:val="Code"/>
      </w:pPr>
      <w:r w:rsidRPr="001277A7">
        <w:t>--</w:t>
      </w:r>
      <w:proofErr w:type="spellStart"/>
      <w:proofErr w:type="gramStart"/>
      <w:r w:rsidRPr="001277A7">
        <w:t>softwareName</w:t>
      </w:r>
      <w:proofErr w:type="spellEnd"/>
      <w:proofErr w:type="gramEnd"/>
      <w:r w:rsidRPr="001277A7">
        <w:t xml:space="preserve"> &lt;name&gt;: manipulation software used (required)</w:t>
      </w:r>
    </w:p>
    <w:p w14:paraId="38E116F6" w14:textId="77777777" w:rsidR="001277A7" w:rsidRPr="001277A7" w:rsidRDefault="001277A7" w:rsidP="001277A7">
      <w:pPr>
        <w:pStyle w:val="Code"/>
      </w:pPr>
      <w:r w:rsidRPr="001277A7">
        <w:t>--</w:t>
      </w:r>
      <w:proofErr w:type="spellStart"/>
      <w:proofErr w:type="gramStart"/>
      <w:r w:rsidRPr="001277A7">
        <w:t>softwareVersion</w:t>
      </w:r>
      <w:proofErr w:type="spellEnd"/>
      <w:proofErr w:type="gramEnd"/>
      <w:r w:rsidRPr="001277A7">
        <w:t xml:space="preserve"> &lt;version&gt;: manipulation software version (required)</w:t>
      </w:r>
    </w:p>
    <w:p w14:paraId="2E3A9D4E" w14:textId="77777777" w:rsidR="001277A7" w:rsidRPr="001277A7" w:rsidRDefault="001277A7" w:rsidP="001277A7">
      <w:pPr>
        <w:pStyle w:val="Code"/>
      </w:pPr>
      <w:r w:rsidRPr="001277A7">
        <w:t>--</w:t>
      </w:r>
      <w:proofErr w:type="spellStart"/>
      <w:proofErr w:type="gramStart"/>
      <w:r w:rsidRPr="001277A7">
        <w:t>endDir</w:t>
      </w:r>
      <w:proofErr w:type="spellEnd"/>
      <w:proofErr w:type="gramEnd"/>
      <w:r w:rsidRPr="001277A7">
        <w:t xml:space="preserve"> &lt;</w:t>
      </w:r>
      <w:r w:rsidR="00127814">
        <w:t>DIR</w:t>
      </w:r>
      <w:r w:rsidRPr="001277A7">
        <w:t>&gt;: directory of manipulated images (optional)</w:t>
      </w:r>
    </w:p>
    <w:p w14:paraId="19B18D2F" w14:textId="77777777" w:rsidR="001277A7" w:rsidRPr="001277A7" w:rsidRDefault="001277A7" w:rsidP="001277A7">
      <w:pPr>
        <w:pStyle w:val="Code"/>
      </w:pPr>
      <w:r w:rsidRPr="001277A7">
        <w:t>--</w:t>
      </w:r>
      <w:proofErr w:type="spellStart"/>
      <w:proofErr w:type="gramStart"/>
      <w:r w:rsidRPr="001277A7">
        <w:t>inputMaskPath</w:t>
      </w:r>
      <w:proofErr w:type="spellEnd"/>
      <w:proofErr w:type="gramEnd"/>
      <w:r w:rsidRPr="001277A7">
        <w:t xml:space="preserve"> &lt;</w:t>
      </w:r>
      <w:r w:rsidR="00127814">
        <w:t>DIR</w:t>
      </w:r>
      <w:r w:rsidRPr="001277A7">
        <w:t>&gt;: directory containing input masks (optional)</w:t>
      </w:r>
    </w:p>
    <w:p w14:paraId="4B82015D" w14:textId="77777777" w:rsidR="001277A7" w:rsidRPr="001277A7" w:rsidRDefault="001277A7" w:rsidP="001277A7">
      <w:pPr>
        <w:pStyle w:val="Code"/>
      </w:pPr>
      <w:r w:rsidRPr="001277A7">
        <w:t>--</w:t>
      </w:r>
      <w:proofErr w:type="gramStart"/>
      <w:r w:rsidRPr="001277A7">
        <w:t>description</w:t>
      </w:r>
      <w:proofErr w:type="gramEnd"/>
      <w:r w:rsidRPr="001277A7">
        <w:t xml:space="preserve"> &lt;"</w:t>
      </w:r>
      <w:proofErr w:type="spellStart"/>
      <w:r w:rsidRPr="001277A7">
        <w:t>descr</w:t>
      </w:r>
      <w:proofErr w:type="spellEnd"/>
      <w:r w:rsidRPr="001277A7">
        <w:t>"&gt;: description of manipulation performed (optional)</w:t>
      </w:r>
    </w:p>
    <w:p w14:paraId="557B3CF4" w14:textId="517C2CDC" w:rsidR="001277A7" w:rsidRDefault="001277A7" w:rsidP="001277A7">
      <w:pPr>
        <w:pStyle w:val="Code"/>
      </w:pPr>
      <w:r w:rsidRPr="001277A7">
        <w:t>--</w:t>
      </w:r>
      <w:proofErr w:type="gramStart"/>
      <w:r w:rsidRPr="001277A7">
        <w:t>additional</w:t>
      </w:r>
      <w:proofErr w:type="gramEnd"/>
      <w:r w:rsidRPr="001277A7">
        <w:t xml:space="preserve"> &lt;name1 value1 name2 value2...&gt;: additional operation arguments, such as rotation angle (optional)</w:t>
      </w:r>
    </w:p>
    <w:p w14:paraId="22701C6B" w14:textId="77777777" w:rsidR="00885C4A" w:rsidRDefault="00885C4A" w:rsidP="001277A7">
      <w:pPr>
        <w:pStyle w:val="Code"/>
      </w:pPr>
    </w:p>
    <w:p w14:paraId="41FF0771" w14:textId="5F48F07D" w:rsidR="00885C4A" w:rsidRDefault="00885C4A" w:rsidP="001277A7">
      <w:pPr>
        <w:pStyle w:val="Code"/>
      </w:pPr>
      <w:r>
        <w:t>These arguments are required when first creating a project:</w:t>
      </w:r>
    </w:p>
    <w:p w14:paraId="6FCD5A55" w14:textId="097606CC" w:rsidR="00885C4A" w:rsidRDefault="00885C4A" w:rsidP="001277A7">
      <w:pPr>
        <w:pStyle w:val="Code"/>
      </w:pPr>
      <w:r>
        <w:t>--</w:t>
      </w:r>
      <w:proofErr w:type="spellStart"/>
      <w:proofErr w:type="gramStart"/>
      <w:r>
        <w:t>projectDescription</w:t>
      </w:r>
      <w:proofErr w:type="spellEnd"/>
      <w:proofErr w:type="gramEnd"/>
      <w:r>
        <w:t xml:space="preserve"> &lt;quoted description&gt;</w:t>
      </w:r>
    </w:p>
    <w:p w14:paraId="0FEF8280" w14:textId="04D25BE5" w:rsidR="00885C4A" w:rsidRDefault="00885C4A" w:rsidP="001277A7">
      <w:pPr>
        <w:pStyle w:val="Code"/>
      </w:pPr>
      <w:r>
        <w:t>--</w:t>
      </w:r>
      <w:proofErr w:type="spellStart"/>
      <w:proofErr w:type="gramStart"/>
      <w:r>
        <w:t>technicalSummary</w:t>
      </w:r>
      <w:proofErr w:type="spellEnd"/>
      <w:proofErr w:type="gramEnd"/>
      <w:r>
        <w:t xml:space="preserve"> &lt;quoted technical summary with key words from assignment&gt;</w:t>
      </w:r>
    </w:p>
    <w:p w14:paraId="726E196D" w14:textId="6F1A7096" w:rsidR="00885C4A" w:rsidRPr="001277A7" w:rsidRDefault="00885C4A" w:rsidP="001277A7">
      <w:pPr>
        <w:pStyle w:val="Code"/>
      </w:pPr>
      <w:r>
        <w:t>--</w:t>
      </w:r>
      <w:proofErr w:type="gramStart"/>
      <w:r>
        <w:t>username</w:t>
      </w:r>
      <w:proofErr w:type="gramEnd"/>
      <w:r>
        <w:t xml:space="preserve"> &lt;name&gt; Only required if the operating system user name does not match your assignment ID</w:t>
      </w:r>
    </w:p>
    <w:p w14:paraId="73DE3341" w14:textId="77777777" w:rsidR="001277A7" w:rsidRPr="001277A7" w:rsidRDefault="001277A7" w:rsidP="001277A7">
      <w:pPr>
        <w:pStyle w:val="Code"/>
      </w:pPr>
    </w:p>
    <w:p w14:paraId="2E6143EB" w14:textId="77777777" w:rsidR="001277A7" w:rsidRPr="001277A7" w:rsidRDefault="001277A7" w:rsidP="001277A7">
      <w:pPr>
        <w:pStyle w:val="Code"/>
      </w:pPr>
      <w:r w:rsidRPr="001277A7">
        <w:t>Optional arguments:</w:t>
      </w:r>
    </w:p>
    <w:p w14:paraId="64775939" w14:textId="77777777" w:rsidR="001277A7" w:rsidRPr="001277A7" w:rsidRDefault="001277A7" w:rsidP="001277A7">
      <w:pPr>
        <w:pStyle w:val="Code"/>
      </w:pPr>
      <w:r w:rsidRPr="001277A7">
        <w:t>--</w:t>
      </w:r>
      <w:proofErr w:type="spellStart"/>
      <w:proofErr w:type="gramStart"/>
      <w:r w:rsidRPr="001277A7">
        <w:t>continueWithWarning</w:t>
      </w:r>
      <w:proofErr w:type="spellEnd"/>
      <w:proofErr w:type="gramEnd"/>
      <w:r w:rsidRPr="001277A7">
        <w:t>: use this tag to ignore warnings that check for valid operations, software, etc.</w:t>
      </w:r>
    </w:p>
    <w:p w14:paraId="51A6CB27" w14:textId="77777777" w:rsidR="001277A7" w:rsidRPr="001277A7" w:rsidRDefault="001277A7" w:rsidP="001277A7">
      <w:pPr>
        <w:pStyle w:val="Code"/>
      </w:pPr>
      <w:r w:rsidRPr="001277A7">
        <w:t>--</w:t>
      </w:r>
      <w:proofErr w:type="gramStart"/>
      <w:r w:rsidRPr="001277A7">
        <w:t>s3</w:t>
      </w:r>
      <w:proofErr w:type="gramEnd"/>
      <w:r w:rsidRPr="001277A7">
        <w:t xml:space="preserve"> &lt;bucket/path&gt;: if included, will automatically upload projects to specified S3 bucket after performing 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696" w:name="_Toc334962313"/>
      <w:r w:rsidRPr="001277A7">
        <w:lastRenderedPageBreak/>
        <w:t>Different arguments will trigger different functionality</w:t>
      </w:r>
      <w:r w:rsidR="00885C4A">
        <w:t>.</w:t>
      </w:r>
      <w:bookmarkEnd w:id="696"/>
    </w:p>
    <w:p w14:paraId="42A35994" w14:textId="6FA33D22" w:rsidR="00885C4A" w:rsidRDefault="000A73FA" w:rsidP="000A73FA">
      <w:pPr>
        <w:pStyle w:val="Heading2"/>
      </w:pPr>
      <w:r>
        <w:t xml:space="preserve"> </w:t>
      </w:r>
      <w:bookmarkStart w:id="697" w:name="_Toc334962314"/>
      <w:r>
        <w:t>Creating a Project</w:t>
      </w:r>
      <w:bookmarkEnd w:id="697"/>
    </w:p>
    <w:p w14:paraId="34D5DAFC" w14:textId="77777777" w:rsidR="001277A7" w:rsidRDefault="001277A7" w:rsidP="000A73FA">
      <w:pPr>
        <w:jc w:val="both"/>
      </w:pPr>
      <w:r w:rsidRPr="00E03312">
        <w:t>Using both --</w:t>
      </w:r>
      <w:proofErr w:type="spellStart"/>
      <w:r w:rsidRPr="00E03312">
        <w:t>sourceDir</w:t>
      </w:r>
      <w:proofErr w:type="spellEnd"/>
      <w:r w:rsidRPr="00E03312">
        <w:t xml:space="preserve"> and --</w:t>
      </w:r>
      <w:proofErr w:type="spellStart"/>
      <w:r w:rsidRPr="00E03312">
        <w:t>endDir</w:t>
      </w:r>
      <w:proofErr w:type="spellEnd"/>
      <w:r w:rsidRPr="00E03312">
        <w:t xml:space="preserve"> will create new projects, using the images in </w:t>
      </w:r>
      <w:proofErr w:type="spellStart"/>
      <w:r w:rsidRPr="00E03312">
        <w:t>sourceDir</w:t>
      </w:r>
      <w:proofErr w:type="spellEnd"/>
      <w:r w:rsidRPr="00E03312">
        <w:t xml:space="preserve">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43171ABD" w:rsidR="001277A7" w:rsidRDefault="001277A7" w:rsidP="001277A7">
      <w:pPr>
        <w:pStyle w:val="Code"/>
        <w:rPr>
          <w:ins w:id="698" w:author="Eric Robertson" w:date="2016-10-18T11:02:00Z"/>
        </w:rPr>
      </w:pPr>
      <w:proofErr w:type="gramStart"/>
      <w:r w:rsidRPr="001277A7">
        <w:t>python</w:t>
      </w:r>
      <w:proofErr w:type="gramEnd"/>
      <w:r w:rsidRPr="001277A7">
        <w:t xml:space="preserve"> </w:t>
      </w:r>
      <w:ins w:id="699"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700" w:author="Eric Robertson" w:date="2016-09-08T13:53:00Z">
        <w:r w:rsidRPr="001277A7" w:rsidDel="005F0A0E">
          <w:delText xml:space="preserve">src/python/batch_process.py </w:delText>
        </w:r>
      </w:del>
      <w:r w:rsidRPr="001277A7">
        <w:t>--projects &lt;DIR&gt; --</w:t>
      </w:r>
      <w:proofErr w:type="spellStart"/>
      <w:r w:rsidRPr="001277A7">
        <w:t>sourceDir</w:t>
      </w:r>
      <w:proofErr w:type="spellEnd"/>
      <w:r w:rsidRPr="001277A7">
        <w:t xml:space="preserve"> &lt;DIR&gt; --</w:t>
      </w:r>
      <w:proofErr w:type="spellStart"/>
      <w:r w:rsidRPr="001277A7">
        <w:t>endDir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ins w:id="701" w:author="Eric Robertson" w:date="2016-10-18T11:02:00Z">
        <w:r w:rsidR="008F3776">
          <w:t xml:space="preserve">  </w:t>
        </w:r>
      </w:ins>
    </w:p>
    <w:p w14:paraId="40261CF3" w14:textId="06155EC2" w:rsidR="008F3776" w:rsidRPr="001277A7" w:rsidDel="008F3776" w:rsidRDefault="008F3776" w:rsidP="001277A7">
      <w:pPr>
        <w:pStyle w:val="Code"/>
        <w:rPr>
          <w:del w:id="702" w:author="Eric Robertson" w:date="2016-10-18T11:03:00Z"/>
        </w:rPr>
      </w:pPr>
    </w:p>
    <w:p w14:paraId="0402D681" w14:textId="77777777" w:rsidR="001277A7" w:rsidRPr="001277A7" w:rsidRDefault="001277A7" w:rsidP="001277A7"/>
    <w:p w14:paraId="7BEBB51A" w14:textId="77777777" w:rsidR="001277A7" w:rsidRDefault="001277A7" w:rsidP="000A73FA">
      <w:pPr>
        <w:jc w:val="both"/>
      </w:pPr>
      <w:r w:rsidRPr="00E03312">
        <w:t>Using --</w:t>
      </w:r>
      <w:proofErr w:type="spellStart"/>
      <w:r w:rsidRPr="00E03312">
        <w:t>sourceDir</w:t>
      </w:r>
      <w:proofErr w:type="spellEnd"/>
      <w:r w:rsidRPr="00E03312">
        <w:t xml:space="preserve"> without --</w:t>
      </w:r>
      <w:proofErr w:type="spellStart"/>
      <w:r w:rsidRPr="00E03312">
        <w:t>endDir</w:t>
      </w:r>
      <w:proofErr w:type="spellEnd"/>
      <w:r w:rsidRPr="000B5A47">
        <w:t xml:space="preserve"> will add the images in the source directory to the current project and link them to the most recent node with the specified operation.</w:t>
      </w:r>
    </w:p>
    <w:p w14:paraId="7FEF36ED" w14:textId="77777777" w:rsidR="002E3771" w:rsidRPr="00E03312" w:rsidDel="008F3776" w:rsidRDefault="002E3771" w:rsidP="000A73FA">
      <w:pPr>
        <w:jc w:val="both"/>
        <w:rPr>
          <w:del w:id="703" w:author="Eric Robertson" w:date="2016-10-18T11:03:00Z"/>
        </w:rPr>
      </w:pPr>
    </w:p>
    <w:p w14:paraId="1C8FA706" w14:textId="4218C41C" w:rsidR="001277A7" w:rsidRPr="001277A7" w:rsidDel="008F3776" w:rsidRDefault="001277A7" w:rsidP="001277A7">
      <w:pPr>
        <w:pStyle w:val="Code"/>
        <w:rPr>
          <w:del w:id="704" w:author="Eric Robertson" w:date="2016-10-18T11:03:00Z"/>
        </w:rPr>
      </w:pPr>
      <w:del w:id="705" w:author="Eric Robertson" w:date="2016-10-18T11:03:00Z">
        <w:r w:rsidRPr="001277A7" w:rsidDel="008F3776">
          <w:delText xml:space="preserve">python </w:delText>
        </w:r>
      </w:del>
      <w:del w:id="706" w:author="Eric Robertson" w:date="2016-09-08T13:53:00Z">
        <w:r w:rsidRPr="001277A7" w:rsidDel="005F0A0E">
          <w:delText xml:space="preserve">src/python/batch_process.py </w:delText>
        </w:r>
      </w:del>
      <w:del w:id="707" w:author="Eric Robertson" w:date="2016-10-18T11:03:00Z">
        <w:r w:rsidRPr="001277A7" w:rsidDel="008F3776">
          <w:delText>--projects &lt;DIR&gt; --sourceDir &lt;DIR&gt; --op ColorColorBalance --softwareName GIMP --softwareVersion 2.8</w:delText>
        </w:r>
      </w:del>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6E73C816" w:rsidR="00C87045" w:rsidRPr="001277A7" w:rsidRDefault="001277A7" w:rsidP="00C87045">
      <w:pPr>
        <w:pStyle w:val="Code"/>
      </w:pPr>
      <w:proofErr w:type="gramStart"/>
      <w:r w:rsidRPr="001277A7">
        <w:t>python</w:t>
      </w:r>
      <w:proofErr w:type="gramEnd"/>
      <w:r w:rsidRPr="001277A7">
        <w:t xml:space="preserve"> </w:t>
      </w:r>
      <w:ins w:id="708"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709" w:author="Eric Robertson" w:date="2016-09-08T13:53:00Z">
        <w:r w:rsidRPr="001277A7" w:rsidDel="005F0A0E">
          <w:delText xml:space="preserve">src/python/batch_process.py </w:delText>
        </w:r>
      </w:del>
      <w:r w:rsidRPr="001277A7">
        <w:t xml:space="preserve">--projects &lt;DIR&gt; --plugin </w:t>
      </w:r>
      <w:proofErr w:type="spellStart"/>
      <w:r w:rsidRPr="001277A7">
        <w:t>ColorEqHist</w:t>
      </w:r>
      <w:proofErr w:type="spellEnd"/>
    </w:p>
    <w:p w14:paraId="168C5B12" w14:textId="77777777" w:rsidR="001277A7" w:rsidRPr="001277A7" w:rsidRDefault="001277A7" w:rsidP="001277A7"/>
    <w:p w14:paraId="1E3D7DEA" w14:textId="75D448C5" w:rsidR="002E3771" w:rsidRPr="000A73FA" w:rsidRDefault="000A73FA" w:rsidP="00C41F04">
      <w:pPr>
        <w:pStyle w:val="Heading2"/>
      </w:pPr>
      <w:ins w:id="710" w:author="Andrew Smith" w:date="2016-08-25T17:12:00Z">
        <w:r>
          <w:rPr>
            <w:rStyle w:val="Emphasis"/>
            <w:i w:val="0"/>
            <w:iCs w:val="0"/>
          </w:rPr>
          <w:t xml:space="preserve"> </w:t>
        </w:r>
      </w:ins>
      <w:bookmarkStart w:id="711" w:name="_Toc334962315"/>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711"/>
    </w:p>
    <w:p w14:paraId="4EDE4974" w14:textId="77777777" w:rsidR="002E3771" w:rsidRDefault="002E3771" w:rsidP="000A73FA">
      <w:pPr>
        <w:jc w:val="both"/>
      </w:pPr>
    </w:p>
    <w:p w14:paraId="38143068" w14:textId="105F43B2" w:rsidR="002E3771" w:rsidRDefault="002E3771" w:rsidP="000A73FA">
      <w:pPr>
        <w:jc w:val="both"/>
        <w:rPr>
          <w:ins w:id="712" w:author="Eric Robertson" w:date="2016-10-18T11:21:00Z"/>
        </w:rPr>
      </w:pPr>
      <w:proofErr w:type="gramStart"/>
      <w:r>
        <w:t>Projects are extended by providing a source directory containing manipulated images and an operation applied to those images</w:t>
      </w:r>
      <w:proofErr w:type="gramEnd"/>
      <w:r>
        <w:t xml:space="preserve">.  </w:t>
      </w:r>
    </w:p>
    <w:p w14:paraId="746F5FF3" w14:textId="77777777" w:rsidR="004B273C" w:rsidRDefault="004B273C" w:rsidP="000A73FA">
      <w:pPr>
        <w:jc w:val="both"/>
      </w:pP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ins w:id="713" w:author="Andrew Smith" w:date="2016-08-25T17:12:00Z">
        <w:r>
          <w:rPr>
            <w:rStyle w:val="Emphasis"/>
            <w:i w:val="0"/>
            <w:szCs w:val="28"/>
          </w:rPr>
          <w:t xml:space="preserve"> </w:t>
        </w:r>
      </w:ins>
      <w:bookmarkStart w:id="714" w:name="_Toc334962316"/>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xml:space="preserve">: </w:t>
      </w:r>
      <w:proofErr w:type="spellStart"/>
      <w:r w:rsidR="00283ABD" w:rsidRPr="000A73FA">
        <w:rPr>
          <w:rStyle w:val="Emphasis"/>
          <w:i w:val="0"/>
          <w:szCs w:val="28"/>
        </w:rPr>
        <w:t>Antiforensics</w:t>
      </w:r>
      <w:bookmarkEnd w:id="714"/>
      <w:proofErr w:type="spellEnd"/>
    </w:p>
    <w:p w14:paraId="61FA6F68" w14:textId="77777777" w:rsidR="002E3771" w:rsidRDefault="002E3771" w:rsidP="000A73FA">
      <w:pPr>
        <w:jc w:val="both"/>
      </w:pPr>
    </w:p>
    <w:p w14:paraId="458D0693" w14:textId="77777777" w:rsidR="009B3311" w:rsidRDefault="002E3771" w:rsidP="000A73FA">
      <w:pPr>
        <w:jc w:val="both"/>
        <w:rPr>
          <w:ins w:id="715" w:author="Eric Robertson" w:date="2016-10-18T14:25:00Z"/>
        </w:rPr>
      </w:pPr>
      <w:proofErr w:type="spellStart"/>
      <w:r>
        <w:t>Antiforensic</w:t>
      </w:r>
      <w:proofErr w:type="spellEnd"/>
      <w:r>
        <w:t xml:space="preserve">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w:t>
      </w:r>
      <w:proofErr w:type="spellStart"/>
      <w:r w:rsidR="001277A7" w:rsidRPr="00E03312">
        <w:t>antiforensic</w:t>
      </w:r>
      <w:proofErr w:type="spellEnd"/>
      <w:r w:rsidR="001277A7" w:rsidRPr="00E03312">
        <w:t xml:space="preserve"> jpeg </w:t>
      </w:r>
      <w:r w:rsidR="001277A7" w:rsidRPr="000B5A47">
        <w:t>export</w:t>
      </w:r>
    </w:p>
    <w:p w14:paraId="218E7338" w14:textId="4E421323" w:rsidR="001277A7" w:rsidRPr="000B5A47" w:rsidRDefault="001277A7" w:rsidP="000A73FA">
      <w:pPr>
        <w:jc w:val="both"/>
      </w:pPr>
      <w:r w:rsidRPr="000B5A47">
        <w:t xml:space="preserve"> </w:t>
      </w:r>
      <w:proofErr w:type="gramStart"/>
      <w:r w:rsidRPr="000B5A47">
        <w:t>and</w:t>
      </w:r>
      <w:proofErr w:type="gramEnd"/>
      <w:r w:rsidRPr="000B5A47">
        <w:t xml:space="preserve"> </w:t>
      </w:r>
      <w:proofErr w:type="spellStart"/>
      <w:r w:rsidRPr="000B5A47">
        <w:t>exif</w:t>
      </w:r>
      <w:proofErr w:type="spellEnd"/>
      <w:r w:rsidRPr="000B5A47">
        <w:t xml:space="preserve"> copy on existing projects.</w:t>
      </w:r>
      <w:ins w:id="716" w:author="Andrew Smith" w:date="2016-08-25T16:55:00Z">
        <w:r w:rsidR="00FC16E5">
          <w:t xml:space="preserve"> This option can also be added to any other operation.</w:t>
        </w:r>
      </w:ins>
    </w:p>
    <w:p w14:paraId="70E6EF3A" w14:textId="453446CB" w:rsidR="001277A7" w:rsidRPr="001277A7" w:rsidRDefault="001277A7" w:rsidP="00127814">
      <w:pPr>
        <w:pStyle w:val="Code"/>
      </w:pPr>
      <w:proofErr w:type="gramStart"/>
      <w:r w:rsidRPr="001277A7">
        <w:t>python</w:t>
      </w:r>
      <w:proofErr w:type="gramEnd"/>
      <w:r w:rsidRPr="001277A7">
        <w:t xml:space="preserve"> </w:t>
      </w:r>
      <w:ins w:id="717"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718" w:author="Eric Robertson" w:date="2016-09-08T13:53:00Z">
        <w:r w:rsidRPr="001277A7" w:rsidDel="005F0A0E">
          <w:delText xml:space="preserve">src/python/batch_process.py </w:delText>
        </w:r>
      </w:del>
      <w:r w:rsidRPr="001277A7">
        <w:t>--projects &lt;DIR&gt; --jpg</w:t>
      </w:r>
    </w:p>
    <w:p w14:paraId="5FEF69A8" w14:textId="77777777" w:rsidR="00283ABD" w:rsidRDefault="00283ABD" w:rsidP="001277A7">
      <w:pPr>
        <w:jc w:val="both"/>
      </w:pPr>
    </w:p>
    <w:p w14:paraId="28E339E8" w14:textId="3750B444" w:rsidR="00283ABD" w:rsidRDefault="000A73FA" w:rsidP="00C41F04">
      <w:pPr>
        <w:pStyle w:val="Heading2"/>
      </w:pPr>
      <w:ins w:id="719" w:author="Andrew Smith" w:date="2016-08-25T17:16:00Z">
        <w:r>
          <w:lastRenderedPageBreak/>
          <w:t xml:space="preserve"> </w:t>
        </w:r>
      </w:ins>
      <w:bookmarkStart w:id="720" w:name="_Toc334962317"/>
      <w:r w:rsidR="00283ABD" w:rsidRPr="000A73FA">
        <w:t>Image File Names</w:t>
      </w:r>
      <w:bookmarkEnd w:id="720"/>
    </w:p>
    <w:p w14:paraId="667473A3" w14:textId="303146D5" w:rsidR="001277A7" w:rsidRDefault="001277A7" w:rsidP="001277A7">
      <w:pPr>
        <w:jc w:val="both"/>
      </w:pPr>
      <w:r w:rsidRPr="001277A7">
        <w:t xml:space="preserve">All images that are to be placed in the same project should have the same </w:t>
      </w:r>
      <w:proofErr w:type="spellStart"/>
      <w:r w:rsidRPr="001277A7">
        <w:t>basename</w:t>
      </w:r>
      <w:proofErr w:type="spellEnd"/>
      <w:r w:rsidRPr="001277A7">
        <w:t xml:space="preserv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proofErr w:type="spellStart"/>
            <w:proofErr w:type="gramStart"/>
            <w:r>
              <w:t>sourceDir</w:t>
            </w:r>
            <w:proofErr w:type="spellEnd"/>
            <w:proofErr w:type="gramEnd"/>
          </w:p>
        </w:tc>
        <w:tc>
          <w:tcPr>
            <w:tcW w:w="1890" w:type="dxa"/>
          </w:tcPr>
          <w:p w14:paraId="263E0222" w14:textId="77777777" w:rsidR="00127814" w:rsidRDefault="00127814" w:rsidP="00127814">
            <w:pPr>
              <w:jc w:val="center"/>
            </w:pPr>
            <w:proofErr w:type="spellStart"/>
            <w:proofErr w:type="gramStart"/>
            <w:r>
              <w:t>endDir</w:t>
            </w:r>
            <w:proofErr w:type="spellEnd"/>
            <w:proofErr w:type="gramEnd"/>
          </w:p>
        </w:tc>
      </w:tr>
      <w:tr w:rsidR="00127814" w14:paraId="4DC36A41" w14:textId="77777777" w:rsidTr="00127814">
        <w:tc>
          <w:tcPr>
            <w:tcW w:w="1525" w:type="dxa"/>
          </w:tcPr>
          <w:p w14:paraId="657273B2" w14:textId="77777777" w:rsidR="00127814" w:rsidRDefault="00127814" w:rsidP="00127814">
            <w:pPr>
              <w:jc w:val="center"/>
            </w:pPr>
            <w:proofErr w:type="gramStart"/>
            <w:r>
              <w:t>imageA.jpg</w:t>
            </w:r>
            <w:proofErr w:type="gramEnd"/>
          </w:p>
        </w:tc>
        <w:tc>
          <w:tcPr>
            <w:tcW w:w="1890" w:type="dxa"/>
          </w:tcPr>
          <w:p w14:paraId="72CD6C5F" w14:textId="77777777" w:rsidR="00127814" w:rsidRDefault="00127814" w:rsidP="00127814">
            <w:pPr>
              <w:jc w:val="center"/>
            </w:pPr>
            <w:proofErr w:type="gramStart"/>
            <w:r>
              <w:t>imageA</w:t>
            </w:r>
            <w:proofErr w:type="gramEnd"/>
            <w:r>
              <w:t>_01.png</w:t>
            </w:r>
          </w:p>
        </w:tc>
      </w:tr>
      <w:tr w:rsidR="00127814" w14:paraId="0426EBD3" w14:textId="77777777" w:rsidTr="00127814">
        <w:tc>
          <w:tcPr>
            <w:tcW w:w="1525" w:type="dxa"/>
          </w:tcPr>
          <w:p w14:paraId="5CD00F43" w14:textId="77777777" w:rsidR="00127814" w:rsidRDefault="00127814" w:rsidP="00127814">
            <w:pPr>
              <w:jc w:val="center"/>
            </w:pPr>
            <w:proofErr w:type="gramStart"/>
            <w:r>
              <w:t>imageB.jpg</w:t>
            </w:r>
            <w:proofErr w:type="gramEnd"/>
          </w:p>
        </w:tc>
        <w:tc>
          <w:tcPr>
            <w:tcW w:w="1890" w:type="dxa"/>
          </w:tcPr>
          <w:p w14:paraId="34E65A67" w14:textId="77777777" w:rsidR="00127814" w:rsidRDefault="00127814" w:rsidP="00127814">
            <w:pPr>
              <w:jc w:val="center"/>
            </w:pPr>
            <w:proofErr w:type="gramStart"/>
            <w:r>
              <w:t>imageB</w:t>
            </w:r>
            <w:proofErr w:type="gramEnd"/>
            <w:r>
              <w:t>_01.png</w:t>
            </w:r>
          </w:p>
        </w:tc>
      </w:tr>
      <w:tr w:rsidR="00127814" w14:paraId="67392A1E" w14:textId="77777777" w:rsidTr="00127814">
        <w:tc>
          <w:tcPr>
            <w:tcW w:w="1525" w:type="dxa"/>
          </w:tcPr>
          <w:p w14:paraId="6431BF4A" w14:textId="77777777" w:rsidR="00127814" w:rsidRDefault="00127814" w:rsidP="00127814">
            <w:pPr>
              <w:jc w:val="center"/>
            </w:pPr>
            <w:proofErr w:type="gramStart"/>
            <w:r>
              <w:t>imageC.jpg</w:t>
            </w:r>
            <w:proofErr w:type="gramEnd"/>
          </w:p>
        </w:tc>
        <w:tc>
          <w:tcPr>
            <w:tcW w:w="1890" w:type="dxa"/>
          </w:tcPr>
          <w:p w14:paraId="63845837" w14:textId="77777777" w:rsidR="00127814" w:rsidRDefault="00127814" w:rsidP="00127814">
            <w:pPr>
              <w:jc w:val="center"/>
            </w:pPr>
            <w:proofErr w:type="gramStart"/>
            <w:r>
              <w:t>imageC</w:t>
            </w:r>
            <w:proofErr w:type="gramEnd"/>
            <w:r>
              <w:t>_01.png</w:t>
            </w:r>
          </w:p>
        </w:tc>
      </w:tr>
    </w:tbl>
    <w:p w14:paraId="1711AF92" w14:textId="77777777" w:rsidR="001277A7" w:rsidRPr="001277A7" w:rsidRDefault="001277A7" w:rsidP="001277A7"/>
    <w:p w14:paraId="1C893262" w14:textId="77777777" w:rsidR="005F2E86" w:rsidRDefault="001277A7" w:rsidP="00127814">
      <w:pPr>
        <w:jc w:val="both"/>
      </w:pPr>
      <w:r w:rsidRPr="001277A7">
        <w:t xml:space="preserve">It is recommended the user view generated graphs by opening the projects in </w:t>
      </w:r>
      <w:proofErr w:type="spellStart"/>
      <w:r w:rsidRPr="001277A7">
        <w:t>MaskGenUI</w:t>
      </w:r>
      <w:proofErr w:type="spellEnd"/>
      <w:r w:rsidRPr="001277A7">
        <w:t xml:space="preserve">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t xml:space="preserve"> </w:t>
      </w:r>
      <w:bookmarkStart w:id="721" w:name="_Toc456792480"/>
      <w:bookmarkStart w:id="722" w:name="_Toc334962318"/>
      <w:r>
        <w:t>JSON</w:t>
      </w:r>
      <w:bookmarkEnd w:id="721"/>
      <w:bookmarkEnd w:id="722"/>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w:t>
      </w:r>
      <w:proofErr w:type="gramStart"/>
      <w:r>
        <w:t>directed</w:t>
      </w:r>
      <w:proofErr w:type="gramEnd"/>
      <w:r>
        <w:t>": true,</w:t>
      </w:r>
    </w:p>
    <w:p w14:paraId="53A7FA9B" w14:textId="77777777" w:rsidR="00E20C6A" w:rsidRDefault="00E20C6A" w:rsidP="00E20C6A">
      <w:pPr>
        <w:pStyle w:val="Code"/>
      </w:pPr>
      <w:r>
        <w:t xml:space="preserve">  "</w:t>
      </w:r>
      <w:proofErr w:type="gramStart"/>
      <w:r>
        <w:t>graph</w:t>
      </w:r>
      <w:proofErr w:type="gramEnd"/>
      <w:r>
        <w:t>": {</w:t>
      </w:r>
    </w:p>
    <w:p w14:paraId="6E45F8F4" w14:textId="77777777" w:rsidR="000B0E72" w:rsidRDefault="000B0E72" w:rsidP="000B0E72">
      <w:pPr>
        <w:pStyle w:val="Code"/>
      </w:pPr>
      <w:r>
        <w:t xml:space="preserve">    "</w:t>
      </w:r>
      <w:proofErr w:type="spellStart"/>
      <w:proofErr w:type="gramStart"/>
      <w:r>
        <w:t>igversion</w:t>
      </w:r>
      <w:proofErr w:type="spellEnd"/>
      <w:proofErr w:type="gramEnd"/>
      <w:r>
        <w:t xml:space="preserve">": "0.1", </w:t>
      </w:r>
    </w:p>
    <w:p w14:paraId="0D6C9105" w14:textId="77777777" w:rsidR="000B0E72" w:rsidRDefault="000B0E72" w:rsidP="000B0E72">
      <w:pPr>
        <w:pStyle w:val="Code"/>
      </w:pPr>
      <w:r>
        <w:t xml:space="preserve">    "</w:t>
      </w:r>
      <w:proofErr w:type="spellStart"/>
      <w:proofErr w:type="gramStart"/>
      <w:r>
        <w:t>idcount</w:t>
      </w:r>
      <w:proofErr w:type="spellEnd"/>
      <w:proofErr w:type="gramEnd"/>
      <w:r>
        <w:t xml:space="preserve">": 21, </w:t>
      </w:r>
    </w:p>
    <w:p w14:paraId="19042158" w14:textId="77777777" w:rsidR="000B0E72" w:rsidRDefault="000B0E72" w:rsidP="000B0E72">
      <w:pPr>
        <w:pStyle w:val="Code"/>
      </w:pPr>
      <w:r>
        <w:t xml:space="preserve">    "</w:t>
      </w:r>
      <w:proofErr w:type="gramStart"/>
      <w:r>
        <w:t>name</w:t>
      </w:r>
      <w:proofErr w:type="gramEnd"/>
      <w:r>
        <w:t xml:space="preserve">": "sample", </w:t>
      </w:r>
    </w:p>
    <w:p w14:paraId="4E7FED1B" w14:textId="77777777" w:rsidR="000B0E72" w:rsidRDefault="000B0E72" w:rsidP="000B0E72">
      <w:pPr>
        <w:pStyle w:val="Code"/>
      </w:pPr>
      <w:r>
        <w:t xml:space="preserve">    "</w:t>
      </w:r>
      <w:proofErr w:type="spellStart"/>
      <w:proofErr w:type="gramStart"/>
      <w:r>
        <w:t>typespref</w:t>
      </w:r>
      <w:proofErr w:type="spellEnd"/>
      <w:proofErr w:type="gramEnd"/>
      <w:r>
        <w:t>":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w:t>
      </w:r>
      <w:proofErr w:type="gramStart"/>
      <w:r>
        <w:t>nodes</w:t>
      </w:r>
      <w:proofErr w:type="gramEnd"/>
      <w:r>
        <w:t>": [],</w:t>
      </w:r>
    </w:p>
    <w:p w14:paraId="495CA018" w14:textId="77777777" w:rsidR="00E20C6A" w:rsidRDefault="00E20C6A" w:rsidP="00E20C6A">
      <w:pPr>
        <w:pStyle w:val="Code"/>
      </w:pPr>
      <w:r>
        <w:t xml:space="preserve">  “</w:t>
      </w:r>
      <w:proofErr w:type="gramStart"/>
      <w:r>
        <w:t>links</w:t>
      </w:r>
      <w:proofErr w:type="gramEnd"/>
      <w:r>
        <w:t>”: [],</w:t>
      </w:r>
    </w:p>
    <w:p w14:paraId="01769722" w14:textId="77777777" w:rsidR="00E20C6A" w:rsidRDefault="00E20C6A" w:rsidP="00E20C6A">
      <w:pPr>
        <w:pStyle w:val="Code"/>
      </w:pPr>
      <w:r>
        <w:t xml:space="preserve">  "</w:t>
      </w:r>
      <w:proofErr w:type="spellStart"/>
      <w:proofErr w:type="gramStart"/>
      <w:r>
        <w:t>multigraph</w:t>
      </w:r>
      <w:proofErr w:type="spellEnd"/>
      <w:proofErr w:type="gramEnd"/>
      <w:r>
        <w:t>": false</w:t>
      </w:r>
    </w:p>
    <w:p w14:paraId="3D90A1BC" w14:textId="77777777" w:rsidR="00E20C6A" w:rsidRDefault="00E20C6A" w:rsidP="00E20C6A">
      <w:pPr>
        <w:pStyle w:val="Code"/>
      </w:pPr>
      <w:r>
        <w:t>}</w:t>
      </w:r>
    </w:p>
    <w:p w14:paraId="70996D7B" w14:textId="77777777" w:rsidR="00E20C6A" w:rsidRDefault="00E20C6A" w:rsidP="00E20C6A">
      <w:pPr>
        <w:jc w:val="both"/>
      </w:pPr>
    </w:p>
    <w:p w14:paraId="6E6FB1C9" w14:textId="78B82B74" w:rsidR="002C2D16" w:rsidRDefault="002C2D16" w:rsidP="00AA3D31">
      <w:pPr>
        <w:pStyle w:val="BodyText"/>
        <w:rPr>
          <w:ins w:id="723" w:author="Eric Robertson" w:date="2016-10-06T12:09:00Z"/>
        </w:rPr>
      </w:pPr>
      <w:ins w:id="724" w:author="Eric Robertson" w:date="2016-10-06T12:09:00Z">
        <w:r>
          <w:t>The graph mapping includes project properties incl</w:t>
        </w:r>
        <w:r w:rsidR="008440AC">
          <w:t xml:space="preserve">uding categorical information as described in </w:t>
        </w:r>
        <w:proofErr w:type="spellStart"/>
        <w:r w:rsidR="008440AC">
          <w:t>project_properties.json</w:t>
        </w:r>
        <w:proofErr w:type="spellEnd"/>
        <w:r w:rsidR="008440AC">
          <w:t xml:space="preserve">, for those properties where </w:t>
        </w:r>
      </w:ins>
      <w:ins w:id="725" w:author="Eric Robertson" w:date="2016-10-18T14:22:00Z">
        <w:r w:rsidR="008440AC">
          <w:t>‘node’ is false.</w:t>
        </w:r>
      </w:ins>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w:t>
      </w:r>
      <w:proofErr w:type="spellStart"/>
      <w:proofErr w:type="gramStart"/>
      <w:r>
        <w:t>xpos</w:t>
      </w:r>
      <w:proofErr w:type="spellEnd"/>
      <w:proofErr w:type="gramEnd"/>
      <w:r>
        <w:t xml:space="preserve">": 619,          </w:t>
      </w:r>
    </w:p>
    <w:p w14:paraId="68E1146F" w14:textId="77777777" w:rsidR="00E20C6A" w:rsidRDefault="00E20C6A" w:rsidP="00E20C6A">
      <w:pPr>
        <w:pStyle w:val="Code"/>
      </w:pPr>
      <w:r>
        <w:t xml:space="preserve">  “</w:t>
      </w:r>
      <w:proofErr w:type="gramStart"/>
      <w:r>
        <w:t>file</w:t>
      </w:r>
      <w:proofErr w:type="gramEnd"/>
      <w:r>
        <w:t>": "cropTest_1.png",</w:t>
      </w:r>
    </w:p>
    <w:p w14:paraId="1DD9E04F" w14:textId="77777777" w:rsidR="00E20C6A" w:rsidRDefault="00E20C6A" w:rsidP="00E20C6A">
      <w:pPr>
        <w:pStyle w:val="Code"/>
      </w:pPr>
      <w:r>
        <w:t xml:space="preserve">  "</w:t>
      </w:r>
      <w:proofErr w:type="spellStart"/>
      <w:proofErr w:type="gramStart"/>
      <w:r>
        <w:t>ypos</w:t>
      </w:r>
      <w:proofErr w:type="spellEnd"/>
      <w:proofErr w:type="gramEnd"/>
      <w:r>
        <w:t>": 33,</w:t>
      </w:r>
    </w:p>
    <w:p w14:paraId="4A7F0573" w14:textId="77777777" w:rsidR="00E20C6A" w:rsidRDefault="00E20C6A" w:rsidP="00E20C6A">
      <w:pPr>
        <w:pStyle w:val="Code"/>
      </w:pPr>
      <w:r>
        <w:t xml:space="preserve">  "</w:t>
      </w:r>
      <w:proofErr w:type="spellStart"/>
      <w:proofErr w:type="gramStart"/>
      <w:r>
        <w:t>seriesname</w:t>
      </w:r>
      <w:proofErr w:type="spellEnd"/>
      <w:proofErr w:type="gramEnd"/>
      <w:r>
        <w:t>": "cropTest_1",</w:t>
      </w:r>
    </w:p>
    <w:p w14:paraId="0600E2F3" w14:textId="77777777" w:rsidR="00E20C6A" w:rsidRDefault="00E20C6A" w:rsidP="00E20C6A">
      <w:pPr>
        <w:pStyle w:val="Code"/>
      </w:pPr>
      <w:r>
        <w:t xml:space="preserve">  "</w:t>
      </w:r>
      <w:proofErr w:type="gramStart"/>
      <w:r>
        <w:t>ownership</w:t>
      </w:r>
      <w:proofErr w:type="gramEnd"/>
      <w:r>
        <w:t>": "yes",</w:t>
      </w:r>
    </w:p>
    <w:p w14:paraId="6B0F3368" w14:textId="77777777" w:rsidR="00E20C6A" w:rsidRDefault="00E20C6A" w:rsidP="00E20C6A">
      <w:pPr>
        <w:pStyle w:val="Code"/>
      </w:pPr>
      <w:r>
        <w:t xml:space="preserve">  "</w:t>
      </w:r>
      <w:proofErr w:type="gramStart"/>
      <w:r>
        <w:t>id</w:t>
      </w:r>
      <w:proofErr w:type="gramEnd"/>
      <w:r>
        <w:t>": "cropTest_1",</w:t>
      </w:r>
    </w:p>
    <w:p w14:paraId="41340049" w14:textId="77777777" w:rsidR="00E20C6A" w:rsidRDefault="00E20C6A" w:rsidP="00E20C6A">
      <w:pPr>
        <w:pStyle w:val="Code"/>
      </w:pPr>
      <w:r>
        <w:lastRenderedPageBreak/>
        <w:t xml:space="preserve">  "</w:t>
      </w:r>
      <w:proofErr w:type="spellStart"/>
      <w:proofErr w:type="gramStart"/>
      <w:r>
        <w:t>ctime</w:t>
      </w:r>
      <w:proofErr w:type="spellEnd"/>
      <w:proofErr w:type="gramEnd"/>
      <w:r>
        <w:t>":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proofErr w:type="gramStart"/>
      <w:r w:rsidRPr="00274563">
        <w:rPr>
          <w:b/>
          <w:i/>
        </w:rPr>
        <w:t>file</w:t>
      </w:r>
      <w:proofErr w:type="gramEnd"/>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proofErr w:type="spellStart"/>
      <w:proofErr w:type="gramStart"/>
      <w:r w:rsidRPr="00274563">
        <w:rPr>
          <w:b/>
          <w:i/>
        </w:rPr>
        <w:t>seriesname</w:t>
      </w:r>
      <w:proofErr w:type="spellEnd"/>
      <w:proofErr w:type="gramEnd"/>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proofErr w:type="gramStart"/>
      <w:r w:rsidRPr="00274563">
        <w:rPr>
          <w:b/>
          <w:i/>
        </w:rPr>
        <w:t>id</w:t>
      </w:r>
      <w:proofErr w:type="gramEnd"/>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proofErr w:type="spellStart"/>
      <w:proofErr w:type="gramStart"/>
      <w:r w:rsidRPr="00274563">
        <w:rPr>
          <w:b/>
          <w:i/>
        </w:rPr>
        <w:t>ctime</w:t>
      </w:r>
      <w:proofErr w:type="spellEnd"/>
      <w:proofErr w:type="gramEnd"/>
      <w:r w:rsidRPr="00274563">
        <w:rPr>
          <w:b/>
          <w:i/>
        </w:rPr>
        <w:t xml:space="preserve"> </w:t>
      </w:r>
      <w:r w:rsidR="00274563">
        <w:t>-</w:t>
      </w:r>
      <w:r w:rsidRPr="00E20C6A">
        <w:t xml:space="preserve"> the creation time of the image file within the project</w:t>
      </w:r>
    </w:p>
    <w:p w14:paraId="7FC8189E" w14:textId="56DEC5A4" w:rsidR="00AA3D31" w:rsidRDefault="00E20C6A" w:rsidP="000B0E72">
      <w:pPr>
        <w:pStyle w:val="ListBullet2"/>
        <w:rPr>
          <w:ins w:id="726" w:author="Eric Robertson" w:date="2016-10-06T12:08:00Z"/>
        </w:rPr>
      </w:pPr>
      <w:proofErr w:type="gramStart"/>
      <w:r w:rsidRPr="00274563">
        <w:rPr>
          <w:b/>
          <w:i/>
        </w:rPr>
        <w:t>ownership</w:t>
      </w:r>
      <w:proofErr w:type="gramEnd"/>
      <w:r w:rsidRPr="00E20C6A">
        <w:t xml:space="preserve"> </w:t>
      </w:r>
      <w:r w:rsidR="00274563">
        <w:t>-</w:t>
      </w:r>
      <w:r w:rsidRPr="00E20C6A">
        <w:t xml:space="preserve"> “yes” if the image file was created by a tool operation or copied into the project from another location</w:t>
      </w:r>
    </w:p>
    <w:p w14:paraId="12F93F1E" w14:textId="713ED446" w:rsidR="002C2D16" w:rsidRDefault="0034098D" w:rsidP="002C2D16">
      <w:pPr>
        <w:pStyle w:val="ListBullet2"/>
        <w:rPr>
          <w:ins w:id="727" w:author="Eric Robertson" w:date="2016-10-06T12:08:00Z"/>
        </w:rPr>
      </w:pPr>
      <w:proofErr w:type="spellStart"/>
      <w:proofErr w:type="gramStart"/>
      <w:ins w:id="728" w:author="Eric Robertson" w:date="2016-10-06T12:10:00Z">
        <w:r w:rsidRPr="00E90B39">
          <w:rPr>
            <w:rFonts w:ascii="Menlo Regular" w:hAnsi="Menlo Regular" w:cs="Menlo Regular"/>
            <w:i/>
            <w:color w:val="000000"/>
            <w:sz w:val="22"/>
            <w:szCs w:val="22"/>
            <w:rPrChange w:id="729" w:author="Eric Robertson" w:date="2016-10-06T12:12:00Z">
              <w:rPr>
                <w:rFonts w:ascii="Menlo Regular" w:hAnsi="Menlo Regular" w:cs="Menlo Regular"/>
                <w:color w:val="000000"/>
                <w:sz w:val="22"/>
                <w:szCs w:val="22"/>
              </w:rPr>
            </w:rPrChange>
          </w:rPr>
          <w:t>donormaskname</w:t>
        </w:r>
      </w:ins>
      <w:proofErr w:type="spellEnd"/>
      <w:proofErr w:type="gramEnd"/>
      <w:ins w:id="730" w:author="Eric Robertson" w:date="2016-10-06T12:08:00Z">
        <w:r w:rsidR="002C2D16">
          <w:t>-</w:t>
        </w:r>
        <w:r w:rsidR="002C2D16" w:rsidRPr="00E20C6A">
          <w:t xml:space="preserve"> </w:t>
        </w:r>
      </w:ins>
      <w:ins w:id="731" w:author="Eric Robertson" w:date="2016-10-06T12:10:00Z">
        <w:r>
          <w:t xml:space="preserve">The file name of the last computed donor mask corrected for </w:t>
        </w:r>
      </w:ins>
      <w:ins w:id="732" w:author="Eric Robertson" w:date="2016-10-06T12:11:00Z">
        <w:r>
          <w:t>transformation</w:t>
        </w:r>
      </w:ins>
      <w:ins w:id="733" w:author="Eric Robertson" w:date="2016-10-06T12:10:00Z">
        <w:r>
          <w:t>s from the unaltered donor image.  The donor mask is attached the node modified by a Paste Splice.</w:t>
        </w:r>
      </w:ins>
    </w:p>
    <w:p w14:paraId="7EF71765" w14:textId="5B83844C" w:rsidR="002C2D16" w:rsidRDefault="0034098D" w:rsidP="002C2D16">
      <w:pPr>
        <w:pStyle w:val="ListBullet2"/>
        <w:rPr>
          <w:ins w:id="734" w:author="Eric Robertson" w:date="2016-10-18T14:08:00Z"/>
        </w:rPr>
      </w:pPr>
      <w:proofErr w:type="spellStart"/>
      <w:proofErr w:type="gramStart"/>
      <w:ins w:id="735" w:author="Eric Robertson" w:date="2016-10-06T12:11:00Z">
        <w:r w:rsidRPr="00E90B39">
          <w:rPr>
            <w:rFonts w:ascii="Menlo Regular" w:hAnsi="Menlo Regular" w:cs="Menlo Regular"/>
            <w:i/>
            <w:color w:val="000000"/>
            <w:sz w:val="22"/>
            <w:szCs w:val="22"/>
            <w:rPrChange w:id="736" w:author="Eric Robertson" w:date="2016-10-06T12:12:00Z">
              <w:rPr>
                <w:rFonts w:ascii="Menlo Regular" w:hAnsi="Menlo Regular" w:cs="Menlo Regular"/>
                <w:color w:val="000000"/>
                <w:sz w:val="22"/>
                <w:szCs w:val="22"/>
              </w:rPr>
            </w:rPrChange>
          </w:rPr>
          <w:t>compositemaskname</w:t>
        </w:r>
        <w:proofErr w:type="spellEnd"/>
        <w:proofErr w:type="gramEnd"/>
        <w:r>
          <w:t xml:space="preserve"> –</w:t>
        </w:r>
      </w:ins>
      <w:ins w:id="737" w:author="Eric Robertson" w:date="2016-10-06T12:08:00Z">
        <w:r w:rsidR="002C2D16" w:rsidRPr="00E20C6A">
          <w:t xml:space="preserve"> </w:t>
        </w:r>
      </w:ins>
      <w:ins w:id="738" w:author="Eric Robertson" w:date="2016-10-06T12:11:00Z">
        <w:r>
          <w:t xml:space="preserve">The file name of the last computed composite mask </w:t>
        </w:r>
      </w:ins>
      <w:ins w:id="739" w:author="Eric Robertson" w:date="2016-10-06T12:12:00Z">
        <w:r>
          <w:t>attached to nodes of</w:t>
        </w:r>
      </w:ins>
      <w:ins w:id="740" w:author="Eric Robertson" w:date="2016-10-06T12:11:00Z">
        <w:r>
          <w:t xml:space="preserve"> final images.</w:t>
        </w:r>
      </w:ins>
    </w:p>
    <w:p w14:paraId="4ECC8548" w14:textId="56B35B76" w:rsidR="00D14D65" w:rsidRPr="00D14D65" w:rsidRDefault="00D14D65" w:rsidP="002C2D16">
      <w:pPr>
        <w:pStyle w:val="ListBullet2"/>
        <w:rPr>
          <w:ins w:id="741" w:author="Eric Robertson" w:date="2016-10-18T14:10:00Z"/>
          <w:rPrChange w:id="742" w:author="Eric Robertson" w:date="2016-10-18T14:10:00Z">
            <w:rPr>
              <w:ins w:id="743" w:author="Eric Robertson" w:date="2016-10-18T14:10:00Z"/>
              <w:rFonts w:ascii="Menlo Regular" w:hAnsi="Menlo Regular" w:cs="Menlo Regular"/>
              <w:color w:val="000000"/>
              <w:sz w:val="22"/>
              <w:szCs w:val="22"/>
            </w:rPr>
          </w:rPrChange>
        </w:rPr>
      </w:pPr>
      <w:ins w:id="744" w:author="Eric Robertson" w:date="2016-10-18T14:09:00Z">
        <w:r>
          <w:rPr>
            <w:rFonts w:ascii="Menlo Regular" w:hAnsi="Menlo Regular" w:cs="Menlo Regular"/>
            <w:color w:val="000000"/>
            <w:sz w:val="22"/>
            <w:szCs w:val="22"/>
          </w:rPr>
          <w:t>"</w:t>
        </w:r>
        <w:proofErr w:type="gramStart"/>
        <w:r w:rsidRPr="00D14D65">
          <w:rPr>
            <w:rFonts w:ascii="Menlo Regular" w:hAnsi="Menlo Regular" w:cs="Menlo Regular"/>
            <w:i/>
            <w:color w:val="000000"/>
            <w:sz w:val="22"/>
            <w:szCs w:val="22"/>
            <w:rPrChange w:id="745" w:author="Eric Robertson" w:date="2016-10-18T14:09:00Z">
              <w:rPr>
                <w:rFonts w:ascii="Menlo Regular" w:hAnsi="Menlo Regular" w:cs="Menlo Regular"/>
                <w:color w:val="000000"/>
                <w:sz w:val="22"/>
                <w:szCs w:val="22"/>
              </w:rPr>
            </w:rPrChange>
          </w:rPr>
          <w:t>composite</w:t>
        </w:r>
        <w:proofErr w:type="gramEnd"/>
        <w:r w:rsidRPr="00D14D65">
          <w:rPr>
            <w:rFonts w:ascii="Menlo Regular" w:hAnsi="Menlo Regular" w:cs="Menlo Regular"/>
            <w:i/>
            <w:color w:val="000000"/>
            <w:sz w:val="22"/>
            <w:szCs w:val="22"/>
            <w:rPrChange w:id="746" w:author="Eric Robertson" w:date="2016-10-18T14:09:00Z">
              <w:rPr>
                <w:rFonts w:ascii="Menlo Regular" w:hAnsi="Menlo Regular" w:cs="Menlo Regular"/>
                <w:color w:val="000000"/>
                <w:sz w:val="22"/>
                <w:szCs w:val="22"/>
              </w:rPr>
            </w:rPrChange>
          </w:rPr>
          <w:t xml:space="preserve"> change size category":</w:t>
        </w:r>
        <w:r>
          <w:rPr>
            <w:rFonts w:ascii="Menlo Regular" w:hAnsi="Menlo Regular" w:cs="Menlo Regular"/>
            <w:color w:val="000000"/>
            <w:sz w:val="22"/>
            <w:szCs w:val="22"/>
          </w:rPr>
          <w:t xml:space="preserve"> "small", </w:t>
        </w:r>
      </w:ins>
      <w:ins w:id="747" w:author="Eric Robertson" w:date="2016-10-18T14:10:00Z">
        <w:r>
          <w:rPr>
            <w:rFonts w:ascii="Menlo Regular" w:hAnsi="Menlo Regular" w:cs="Menlo Regular"/>
            <w:color w:val="000000"/>
            <w:sz w:val="22"/>
            <w:szCs w:val="22"/>
          </w:rPr>
          <w:t>"</w:t>
        </w:r>
      </w:ins>
      <w:ins w:id="748" w:author="Eric Robertson" w:date="2016-10-18T14:09:00Z">
        <w:r>
          <w:rPr>
            <w:rFonts w:ascii="Menlo Regular" w:hAnsi="Menlo Regular" w:cs="Menlo Regular"/>
            <w:color w:val="000000"/>
            <w:sz w:val="22"/>
            <w:szCs w:val="22"/>
          </w:rPr>
          <w:t>medium</w:t>
        </w:r>
      </w:ins>
      <w:ins w:id="749" w:author="Eric Robertson" w:date="2016-10-18T14:10:00Z">
        <w:r>
          <w:rPr>
            <w:rFonts w:ascii="Menlo Regular" w:hAnsi="Menlo Regular" w:cs="Menlo Regular"/>
            <w:color w:val="000000"/>
            <w:sz w:val="22"/>
            <w:szCs w:val="22"/>
          </w:rPr>
          <w:t>"</w:t>
        </w:r>
      </w:ins>
      <w:ins w:id="750" w:author="Eric Robertson" w:date="2016-10-18T14:09:00Z">
        <w:r>
          <w:rPr>
            <w:rFonts w:ascii="Menlo Regular" w:hAnsi="Menlo Regular" w:cs="Menlo Regular"/>
            <w:color w:val="000000"/>
            <w:sz w:val="22"/>
            <w:szCs w:val="22"/>
          </w:rPr>
          <w:t xml:space="preserve"> or </w:t>
        </w:r>
      </w:ins>
      <w:ins w:id="751" w:author="Eric Robertson" w:date="2016-10-18T14:10:00Z">
        <w:r>
          <w:rPr>
            <w:rFonts w:ascii="Menlo Regular" w:hAnsi="Menlo Regular" w:cs="Menlo Regular"/>
            <w:color w:val="000000"/>
            <w:sz w:val="22"/>
            <w:szCs w:val="22"/>
          </w:rPr>
          <w:t>"</w:t>
        </w:r>
      </w:ins>
      <w:ins w:id="752" w:author="Eric Robertson" w:date="2016-10-18T14:09:00Z">
        <w:r>
          <w:rPr>
            <w:rFonts w:ascii="Menlo Regular" w:hAnsi="Menlo Regular" w:cs="Menlo Regular"/>
            <w:color w:val="000000"/>
            <w:sz w:val="22"/>
            <w:szCs w:val="22"/>
          </w:rPr>
          <w:t>large</w:t>
        </w:r>
      </w:ins>
      <w:ins w:id="753" w:author="Eric Robertson" w:date="2016-10-18T14:10:00Z">
        <w:r>
          <w:rPr>
            <w:rFonts w:ascii="Menlo Regular" w:hAnsi="Menlo Regular" w:cs="Menlo Regular"/>
            <w:color w:val="000000"/>
            <w:sz w:val="22"/>
            <w:szCs w:val="22"/>
          </w:rPr>
          <w:t>"</w:t>
        </w:r>
      </w:ins>
      <w:ins w:id="754" w:author="Eric Robertson" w:date="2016-10-18T14:09:00Z">
        <w:r>
          <w:rPr>
            <w:rFonts w:ascii="Menlo Regular" w:hAnsi="Menlo Regular" w:cs="Menlo Regular"/>
            <w:color w:val="000000"/>
            <w:sz w:val="22"/>
            <w:szCs w:val="22"/>
          </w:rPr>
          <w:t xml:space="preserve"> depending on the number of pixels represented in the mask.</w:t>
        </w:r>
      </w:ins>
    </w:p>
    <w:p w14:paraId="7582146D" w14:textId="303EB5AB" w:rsidR="00D14D65" w:rsidRDefault="00D14D65" w:rsidP="002C2D16">
      <w:pPr>
        <w:pStyle w:val="ListBullet2"/>
        <w:rPr>
          <w:ins w:id="755" w:author="Eric Robertson" w:date="2016-10-18T14:17:00Z"/>
        </w:rPr>
      </w:pPr>
      <w:proofErr w:type="spellStart"/>
      <w:proofErr w:type="gramStart"/>
      <w:ins w:id="756" w:author="Eric Robertson" w:date="2016-10-18T14:12:00Z">
        <w:r w:rsidRPr="00D14D65">
          <w:rPr>
            <w:i/>
            <w:rPrChange w:id="757" w:author="Eric Robertson" w:date="2016-10-18T14:12:00Z">
              <w:rPr/>
            </w:rPrChange>
          </w:rPr>
          <w:t>pathanalysis</w:t>
        </w:r>
        <w:proofErr w:type="spellEnd"/>
        <w:proofErr w:type="gramEnd"/>
        <w:r>
          <w:t xml:space="preserve"> – a structure containing values associated with property rules.</w:t>
        </w:r>
      </w:ins>
      <w:ins w:id="758" w:author="Eric Robertson" w:date="2016-10-18T14:17:00Z">
        <w:r w:rsidR="001E7EA7">
          <w:t xml:space="preserve">  The property rules are defined in </w:t>
        </w:r>
        <w:proofErr w:type="spellStart"/>
        <w:r w:rsidR="001E7EA7">
          <w:t>project_properties.json</w:t>
        </w:r>
        <w:proofErr w:type="spellEnd"/>
        <w:r w:rsidR="001E7EA7">
          <w:t>, labeled with ‘</w:t>
        </w:r>
        <w:proofErr w:type="spellStart"/>
        <w:r w:rsidR="001E7EA7">
          <w:t>node’</w:t>
        </w:r>
        <w:proofErr w:type="gramStart"/>
        <w:r w:rsidR="001E7EA7">
          <w:t>:true</w:t>
        </w:r>
        <w:proofErr w:type="spellEnd"/>
        <w:proofErr w:type="gramEnd"/>
        <w:r w:rsidR="001E7EA7">
          <w:t>.  These properties summarize all the activities leading up to the final image node.  An example image structure is shown below:</w:t>
        </w:r>
      </w:ins>
    </w:p>
    <w:p w14:paraId="1F202BD8" w14:textId="77777777" w:rsidR="001E7EA7" w:rsidRDefault="001E7EA7">
      <w:pPr>
        <w:pStyle w:val="Code"/>
        <w:rPr>
          <w:ins w:id="759" w:author="Eric Robertson" w:date="2016-10-18T14:19:00Z"/>
        </w:rPr>
        <w:pPrChange w:id="760" w:author="Eric Robertson" w:date="2016-10-18T14:19:00Z">
          <w:pPr>
            <w:pStyle w:val="ListBullet2"/>
          </w:pPr>
        </w:pPrChange>
      </w:pPr>
    </w:p>
    <w:p w14:paraId="3C8840BC" w14:textId="77777777" w:rsidR="001E7EA7" w:rsidRDefault="001E7EA7">
      <w:pPr>
        <w:pStyle w:val="Code"/>
        <w:rPr>
          <w:ins w:id="761" w:author="Eric Robertson" w:date="2016-10-18T14:19:00Z"/>
        </w:rPr>
        <w:pPrChange w:id="762"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63" w:author="Eric Robertson" w:date="2016-10-18T14:19:00Z">
        <w:r>
          <w:t>"</w:t>
        </w:r>
        <w:proofErr w:type="spellStart"/>
        <w:proofErr w:type="gramStart"/>
        <w:r>
          <w:t>pathanalysis</w:t>
        </w:r>
        <w:proofErr w:type="spellEnd"/>
        <w:proofErr w:type="gramEnd"/>
        <w:r>
          <w:t>": {</w:t>
        </w:r>
      </w:ins>
    </w:p>
    <w:p w14:paraId="52283128" w14:textId="77777777" w:rsidR="001E7EA7" w:rsidRDefault="001E7EA7">
      <w:pPr>
        <w:pStyle w:val="Code"/>
        <w:rPr>
          <w:ins w:id="764" w:author="Eric Robertson" w:date="2016-10-18T14:19:00Z"/>
        </w:rPr>
        <w:pPrChange w:id="765"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66" w:author="Eric Robertson" w:date="2016-10-18T14:19:00Z">
        <w:r>
          <w:t xml:space="preserve">        "</w:t>
        </w:r>
        <w:proofErr w:type="spellStart"/>
        <w:proofErr w:type="gramStart"/>
        <w:r>
          <w:t>healinglocal</w:t>
        </w:r>
        <w:proofErr w:type="spellEnd"/>
        <w:proofErr w:type="gramEnd"/>
        <w:r>
          <w:t>": "no",</w:t>
        </w:r>
      </w:ins>
    </w:p>
    <w:p w14:paraId="6AF2A298" w14:textId="77777777" w:rsidR="001E7EA7" w:rsidRDefault="001E7EA7">
      <w:pPr>
        <w:pStyle w:val="Code"/>
        <w:rPr>
          <w:ins w:id="767" w:author="Eric Robertson" w:date="2016-10-18T14:19:00Z"/>
        </w:rPr>
        <w:pPrChange w:id="768"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69" w:author="Eric Robertson" w:date="2016-10-18T14:19:00Z">
        <w:r>
          <w:t xml:space="preserve">        "</w:t>
        </w:r>
        <w:proofErr w:type="gramStart"/>
        <w:r>
          <w:t>natural</w:t>
        </w:r>
        <w:proofErr w:type="gramEnd"/>
        <w:r>
          <w:t>": "no",</w:t>
        </w:r>
      </w:ins>
    </w:p>
    <w:p w14:paraId="7954A3F7" w14:textId="77777777" w:rsidR="001E7EA7" w:rsidRDefault="001E7EA7">
      <w:pPr>
        <w:pStyle w:val="Code"/>
        <w:rPr>
          <w:ins w:id="770" w:author="Eric Robertson" w:date="2016-10-18T14:19:00Z"/>
        </w:rPr>
        <w:pPrChange w:id="771"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72" w:author="Eric Robertson" w:date="2016-10-18T14:19:00Z">
        <w:r>
          <w:t xml:space="preserve">        "</w:t>
        </w:r>
        <w:proofErr w:type="gramStart"/>
        <w:r>
          <w:t>people</w:t>
        </w:r>
        <w:proofErr w:type="gramEnd"/>
        <w:r>
          <w:t>": "no",</w:t>
        </w:r>
      </w:ins>
    </w:p>
    <w:p w14:paraId="3F233996" w14:textId="77777777" w:rsidR="001E7EA7" w:rsidRDefault="001E7EA7">
      <w:pPr>
        <w:pStyle w:val="Code"/>
        <w:rPr>
          <w:ins w:id="773" w:author="Eric Robertson" w:date="2016-10-18T14:19:00Z"/>
        </w:rPr>
        <w:pPrChange w:id="774"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75" w:author="Eric Robertson" w:date="2016-10-18T14:19:00Z">
        <w:r>
          <w:t xml:space="preserve">        "</w:t>
        </w:r>
        <w:proofErr w:type="gramStart"/>
        <w:r>
          <w:t>color</w:t>
        </w:r>
        <w:proofErr w:type="gramEnd"/>
        <w:r>
          <w:t>": "no",</w:t>
        </w:r>
      </w:ins>
    </w:p>
    <w:p w14:paraId="4564F6E6" w14:textId="77777777" w:rsidR="001E7EA7" w:rsidRDefault="001E7EA7">
      <w:pPr>
        <w:pStyle w:val="Code"/>
        <w:rPr>
          <w:ins w:id="776" w:author="Eric Robertson" w:date="2016-10-18T14:19:00Z"/>
        </w:rPr>
        <w:pPrChange w:id="777"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78" w:author="Eric Robertson" w:date="2016-10-18T14:19:00Z">
        <w:r>
          <w:t xml:space="preserve">        "</w:t>
        </w:r>
        <w:proofErr w:type="spellStart"/>
        <w:proofErr w:type="gramStart"/>
        <w:r>
          <w:t>otherenhancements</w:t>
        </w:r>
        <w:proofErr w:type="spellEnd"/>
        <w:proofErr w:type="gramEnd"/>
        <w:r>
          <w:t>": "no",</w:t>
        </w:r>
      </w:ins>
    </w:p>
    <w:p w14:paraId="4D60B35D" w14:textId="77777777" w:rsidR="001E7EA7" w:rsidRDefault="001E7EA7">
      <w:pPr>
        <w:pStyle w:val="Code"/>
        <w:rPr>
          <w:ins w:id="779" w:author="Eric Robertson" w:date="2016-10-18T14:19:00Z"/>
        </w:rPr>
        <w:pPrChange w:id="780"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81" w:author="Eric Robertson" w:date="2016-10-18T14:19:00Z">
        <w:r>
          <w:t xml:space="preserve">        "</w:t>
        </w:r>
        <w:proofErr w:type="spellStart"/>
        <w:proofErr w:type="gramStart"/>
        <w:r>
          <w:t>contrastenhancement</w:t>
        </w:r>
        <w:proofErr w:type="spellEnd"/>
        <w:proofErr w:type="gramEnd"/>
        <w:r>
          <w:t>": "no",</w:t>
        </w:r>
      </w:ins>
    </w:p>
    <w:p w14:paraId="11CDE083" w14:textId="77777777" w:rsidR="001E7EA7" w:rsidRDefault="001E7EA7">
      <w:pPr>
        <w:pStyle w:val="Code"/>
        <w:rPr>
          <w:ins w:id="782" w:author="Eric Robertson" w:date="2016-10-18T14:19:00Z"/>
        </w:rPr>
        <w:pPrChange w:id="783"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84" w:author="Eric Robertson" w:date="2016-10-18T14:19:00Z">
        <w:r>
          <w:t xml:space="preserve">        "</w:t>
        </w:r>
        <w:proofErr w:type="gramStart"/>
        <w:r>
          <w:t>manmade</w:t>
        </w:r>
        <w:proofErr w:type="gramEnd"/>
        <w:r>
          <w:t>": "no",</w:t>
        </w:r>
      </w:ins>
    </w:p>
    <w:p w14:paraId="222AC062" w14:textId="77777777" w:rsidR="001E7EA7" w:rsidRDefault="001E7EA7">
      <w:pPr>
        <w:pStyle w:val="Code"/>
        <w:rPr>
          <w:ins w:id="785" w:author="Eric Robertson" w:date="2016-10-18T14:19:00Z"/>
        </w:rPr>
        <w:pPrChange w:id="786"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87" w:author="Eric Robertson" w:date="2016-10-18T14:19:00Z">
        <w:r>
          <w:t xml:space="preserve">        "</w:t>
        </w:r>
        <w:proofErr w:type="spellStart"/>
        <w:proofErr w:type="gramStart"/>
        <w:r>
          <w:t>blurlocal</w:t>
        </w:r>
        <w:proofErr w:type="spellEnd"/>
        <w:proofErr w:type="gramEnd"/>
        <w:r>
          <w:t>": "no",</w:t>
        </w:r>
      </w:ins>
    </w:p>
    <w:p w14:paraId="5D232B51" w14:textId="77777777" w:rsidR="001E7EA7" w:rsidRDefault="001E7EA7">
      <w:pPr>
        <w:pStyle w:val="Code"/>
        <w:rPr>
          <w:ins w:id="788" w:author="Eric Robertson" w:date="2016-10-18T14:19:00Z"/>
        </w:rPr>
        <w:pPrChange w:id="789"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90" w:author="Eric Robertson" w:date="2016-10-18T14:19:00Z">
        <w:r>
          <w:t xml:space="preserve">        "</w:t>
        </w:r>
        <w:proofErr w:type="gramStart"/>
        <w:r>
          <w:t>remove</w:t>
        </w:r>
        <w:proofErr w:type="gramEnd"/>
        <w:r>
          <w:t>": "no",</w:t>
        </w:r>
      </w:ins>
    </w:p>
    <w:p w14:paraId="2941B9B7" w14:textId="77777777" w:rsidR="001E7EA7" w:rsidRDefault="001E7EA7">
      <w:pPr>
        <w:pStyle w:val="Code"/>
        <w:rPr>
          <w:ins w:id="791" w:author="Eric Robertson" w:date="2016-10-18T14:19:00Z"/>
        </w:rPr>
        <w:pPrChange w:id="792"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93" w:author="Eric Robertson" w:date="2016-10-18T14:19:00Z">
        <w:r>
          <w:t xml:space="preserve">        "</w:t>
        </w:r>
        <w:proofErr w:type="gramStart"/>
        <w:r>
          <w:t>face</w:t>
        </w:r>
        <w:proofErr w:type="gramEnd"/>
        <w:r>
          <w:t>": "no",</w:t>
        </w:r>
      </w:ins>
    </w:p>
    <w:p w14:paraId="597E5B8C" w14:textId="77777777" w:rsidR="001E7EA7" w:rsidRDefault="001E7EA7">
      <w:pPr>
        <w:pStyle w:val="Code"/>
        <w:rPr>
          <w:ins w:id="794" w:author="Eric Robertson" w:date="2016-10-18T14:19:00Z"/>
        </w:rPr>
        <w:pPrChange w:id="795"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96" w:author="Eric Robertson" w:date="2016-10-18T14:19:00Z">
        <w:r>
          <w:t xml:space="preserve">        "</w:t>
        </w:r>
        <w:proofErr w:type="spellStart"/>
        <w:proofErr w:type="gramStart"/>
        <w:r>
          <w:t>othersubjects</w:t>
        </w:r>
        <w:proofErr w:type="spellEnd"/>
        <w:proofErr w:type="gramEnd"/>
        <w:r>
          <w:t>": "no",</w:t>
        </w:r>
      </w:ins>
    </w:p>
    <w:p w14:paraId="5F8B014B" w14:textId="77777777" w:rsidR="001E7EA7" w:rsidRDefault="001E7EA7">
      <w:pPr>
        <w:pStyle w:val="Code"/>
        <w:rPr>
          <w:ins w:id="797" w:author="Eric Robertson" w:date="2016-10-18T14:19:00Z"/>
        </w:rPr>
        <w:pPrChange w:id="798"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99" w:author="Eric Robertson" w:date="2016-10-18T14:19:00Z">
        <w:r>
          <w:t xml:space="preserve">        "</w:t>
        </w:r>
        <w:proofErr w:type="spellStart"/>
        <w:proofErr w:type="gramStart"/>
        <w:r>
          <w:t>compositepixelsize</w:t>
        </w:r>
        <w:proofErr w:type="spellEnd"/>
        <w:proofErr w:type="gramEnd"/>
        <w:r>
          <w:t>": "small",</w:t>
        </w:r>
      </w:ins>
    </w:p>
    <w:p w14:paraId="72BD889D" w14:textId="77777777" w:rsidR="001E7EA7" w:rsidRDefault="001E7EA7">
      <w:pPr>
        <w:pStyle w:val="Code"/>
        <w:rPr>
          <w:ins w:id="800" w:author="Eric Robertson" w:date="2016-10-18T14:19:00Z"/>
        </w:rPr>
        <w:pPrChange w:id="801"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02" w:author="Eric Robertson" w:date="2016-10-18T14:19:00Z">
        <w:r>
          <w:t xml:space="preserve">        "</w:t>
        </w:r>
        <w:proofErr w:type="spellStart"/>
        <w:proofErr w:type="gramStart"/>
        <w:r>
          <w:t>largemanmade</w:t>
        </w:r>
        <w:proofErr w:type="spellEnd"/>
        <w:proofErr w:type="gramEnd"/>
        <w:r>
          <w:t>": "no",</w:t>
        </w:r>
      </w:ins>
    </w:p>
    <w:p w14:paraId="6C2EDE3A" w14:textId="77777777" w:rsidR="001E7EA7" w:rsidRDefault="001E7EA7">
      <w:pPr>
        <w:pStyle w:val="Code"/>
        <w:rPr>
          <w:ins w:id="803" w:author="Eric Robertson" w:date="2016-10-18T14:19:00Z"/>
        </w:rPr>
        <w:pPrChange w:id="804"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05" w:author="Eric Robertson" w:date="2016-10-18T14:19:00Z">
        <w:r>
          <w:lastRenderedPageBreak/>
          <w:t xml:space="preserve">        "</w:t>
        </w:r>
        <w:proofErr w:type="spellStart"/>
        <w:proofErr w:type="gramStart"/>
        <w:r>
          <w:t>histogramnormalizationglobal</w:t>
        </w:r>
        <w:proofErr w:type="spellEnd"/>
        <w:proofErr w:type="gramEnd"/>
        <w:r>
          <w:t>": "no",</w:t>
        </w:r>
      </w:ins>
    </w:p>
    <w:p w14:paraId="5D104630" w14:textId="77777777" w:rsidR="001E7EA7" w:rsidRDefault="001E7EA7">
      <w:pPr>
        <w:pStyle w:val="Code"/>
        <w:rPr>
          <w:ins w:id="806" w:author="Eric Robertson" w:date="2016-10-18T14:19:00Z"/>
        </w:rPr>
        <w:pPrChange w:id="807"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08" w:author="Eric Robertson" w:date="2016-10-18T14:19:00Z">
        <w:r>
          <w:t xml:space="preserve">        "</w:t>
        </w:r>
        <w:proofErr w:type="gramStart"/>
        <w:r>
          <w:t>clone</w:t>
        </w:r>
        <w:proofErr w:type="gramEnd"/>
        <w:r>
          <w:t>": "no",</w:t>
        </w:r>
      </w:ins>
    </w:p>
    <w:p w14:paraId="546187A9" w14:textId="77777777" w:rsidR="001E7EA7" w:rsidRDefault="001E7EA7">
      <w:pPr>
        <w:pStyle w:val="Code"/>
        <w:rPr>
          <w:ins w:id="809" w:author="Eric Robertson" w:date="2016-10-18T14:19:00Z"/>
        </w:rPr>
        <w:pPrChange w:id="810"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11" w:author="Eric Robertson" w:date="2016-10-18T14:19:00Z">
        <w:r>
          <w:t xml:space="preserve">        "</w:t>
        </w:r>
        <w:proofErr w:type="gramStart"/>
        <w:r>
          <w:t>landscape</w:t>
        </w:r>
        <w:proofErr w:type="gramEnd"/>
        <w:r>
          <w:t>": "no",</w:t>
        </w:r>
      </w:ins>
    </w:p>
    <w:p w14:paraId="3C9E51A3" w14:textId="77777777" w:rsidR="001E7EA7" w:rsidRDefault="001E7EA7">
      <w:pPr>
        <w:pStyle w:val="Code"/>
        <w:rPr>
          <w:ins w:id="812" w:author="Eric Robertson" w:date="2016-10-18T14:19:00Z"/>
        </w:rPr>
        <w:pPrChange w:id="813"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14" w:author="Eric Robertson" w:date="2016-10-18T14:19:00Z">
        <w:r>
          <w:t xml:space="preserve">        "</w:t>
        </w:r>
        <w:proofErr w:type="spellStart"/>
        <w:proofErr w:type="gramStart"/>
        <w:r>
          <w:t>imagecompression</w:t>
        </w:r>
        <w:proofErr w:type="spellEnd"/>
        <w:proofErr w:type="gramEnd"/>
        <w:r>
          <w:t>": "no"</w:t>
        </w:r>
      </w:ins>
    </w:p>
    <w:p w14:paraId="24A93802" w14:textId="20AE9BA1" w:rsidR="001E7EA7" w:rsidRDefault="001E7EA7">
      <w:pPr>
        <w:pStyle w:val="Code"/>
        <w:rPr>
          <w:ins w:id="815" w:author="Eric Robertson" w:date="2016-10-06T12:08:00Z"/>
        </w:rPr>
        <w:pPrChange w:id="816" w:author="Eric Robertson" w:date="2016-10-18T14:19:00Z">
          <w:pPr>
            <w:pStyle w:val="ListBullet2"/>
          </w:pPr>
        </w:pPrChange>
      </w:pPr>
      <w:ins w:id="817" w:author="Eric Robertson" w:date="2016-10-18T14:19:00Z">
        <w:r>
          <w:t xml:space="preserve">      }</w:t>
        </w:r>
      </w:ins>
    </w:p>
    <w:p w14:paraId="1D4FBA0B" w14:textId="77777777" w:rsidR="002C2D16" w:rsidRPr="000B0E72" w:rsidRDefault="002C2D16">
      <w:pPr>
        <w:pStyle w:val="ListBullet2"/>
        <w:numPr>
          <w:ilvl w:val="0"/>
          <w:numId w:val="0"/>
        </w:numPr>
        <w:pPrChange w:id="818" w:author="Eric Robertson" w:date="2016-10-06T12:14:00Z">
          <w:pPr>
            <w:pStyle w:val="ListBullet2"/>
          </w:pPr>
        </w:pPrChange>
      </w:pPr>
    </w:p>
    <w:p w14:paraId="3A656DEB" w14:textId="77777777" w:rsidR="00E20C6A" w:rsidRPr="00C8495E" w:rsidRDefault="00E20C6A" w:rsidP="00AA3D31">
      <w:pPr>
        <w:pStyle w:val="BodyText"/>
      </w:pPr>
      <w:r w:rsidRPr="00E20C6A">
        <w:t xml:space="preserve">A link is a connection between source and target nodes. </w:t>
      </w:r>
      <w:proofErr w:type="gramStart"/>
      <w:r w:rsidRPr="00E20C6A">
        <w:t>The nodes are referenced by a number</w:t>
      </w:r>
      <w:proofErr w:type="gramEnd"/>
      <w:r w:rsidRPr="00E20C6A">
        <w:t xml:space="preserve">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14:paraId="721A21E5" w14:textId="77777777" w:rsidR="00E20C6A" w:rsidRDefault="00E20C6A" w:rsidP="00E20C6A">
      <w:pPr>
        <w:pStyle w:val="Code"/>
      </w:pPr>
      <w:r>
        <w:t xml:space="preserve">   "</w:t>
      </w:r>
      <w:proofErr w:type="spellStart"/>
      <w:proofErr w:type="gramStart"/>
      <w:r>
        <w:t>maskname</w:t>
      </w:r>
      <w:proofErr w:type="spellEnd"/>
      <w:proofErr w:type="gramEnd"/>
      <w:r>
        <w:t>": "cropTest_cropTest_1_mask.png",</w:t>
      </w:r>
    </w:p>
    <w:p w14:paraId="6F9339C9" w14:textId="77777777" w:rsidR="00E20C6A" w:rsidRDefault="00E20C6A" w:rsidP="00E20C6A">
      <w:pPr>
        <w:pStyle w:val="Code"/>
      </w:pPr>
      <w:r>
        <w:t xml:space="preserve">   "</w:t>
      </w:r>
      <w:proofErr w:type="spellStart"/>
      <w:proofErr w:type="gramStart"/>
      <w:r>
        <w:t>psnr</w:t>
      </w:r>
      <w:proofErr w:type="spellEnd"/>
      <w:proofErr w:type="gramEnd"/>
      <w:r>
        <w:t>": 29.379891227475664,</w:t>
      </w:r>
    </w:p>
    <w:p w14:paraId="7E1CCDED" w14:textId="77777777" w:rsidR="00E20C6A" w:rsidRDefault="00E20C6A" w:rsidP="00E20C6A">
      <w:pPr>
        <w:pStyle w:val="Code"/>
      </w:pPr>
      <w:r>
        <w:t xml:space="preserve">   "</w:t>
      </w:r>
      <w:proofErr w:type="gramStart"/>
      <w:r>
        <w:t>description</w:t>
      </w:r>
      <w:proofErr w:type="gramEnd"/>
      <w:r>
        <w:t>": "\n",</w:t>
      </w:r>
    </w:p>
    <w:p w14:paraId="3214EB51" w14:textId="77777777" w:rsidR="005F697D" w:rsidRDefault="005F697D" w:rsidP="00E20C6A">
      <w:pPr>
        <w:pStyle w:val="Code"/>
      </w:pPr>
      <w:r>
        <w:t xml:space="preserve">   “</w:t>
      </w:r>
      <w:proofErr w:type="gramStart"/>
      <w:r>
        <w:t>shape</w:t>
      </w:r>
      <w:proofErr w:type="gramEnd"/>
      <w:r>
        <w:t xml:space="preserve"> change": "(0,0)",</w:t>
      </w:r>
    </w:p>
    <w:p w14:paraId="679463C1" w14:textId="77777777" w:rsidR="00E20C6A" w:rsidRDefault="00E20C6A" w:rsidP="00E20C6A">
      <w:pPr>
        <w:pStyle w:val="Code"/>
      </w:pPr>
      <w:r>
        <w:t xml:space="preserve">   "</w:t>
      </w:r>
      <w:proofErr w:type="gramStart"/>
      <w:r>
        <w:t>source</w:t>
      </w:r>
      <w:proofErr w:type="gramEnd"/>
      <w:r>
        <w:t>": 16,</w:t>
      </w:r>
    </w:p>
    <w:p w14:paraId="42C3E171" w14:textId="77777777" w:rsidR="00E20C6A" w:rsidRDefault="00E20C6A" w:rsidP="00E20C6A">
      <w:pPr>
        <w:pStyle w:val="Code"/>
      </w:pPr>
      <w:r>
        <w:t xml:space="preserve">   "</w:t>
      </w:r>
      <w:proofErr w:type="gramStart"/>
      <w:r>
        <w:t>editable</w:t>
      </w:r>
      <w:proofErr w:type="gramEnd"/>
      <w:r>
        <w:t>": "yes",</w:t>
      </w:r>
    </w:p>
    <w:p w14:paraId="6FAC8F54" w14:textId="77777777" w:rsidR="00E20C6A" w:rsidRDefault="00E20C6A" w:rsidP="00E20C6A">
      <w:pPr>
        <w:pStyle w:val="Code"/>
      </w:pPr>
      <w:r>
        <w:t xml:space="preserve">   "</w:t>
      </w:r>
      <w:proofErr w:type="spellStart"/>
      <w:proofErr w:type="gramStart"/>
      <w:r>
        <w:t>ssim</w:t>
      </w:r>
      <w:proofErr w:type="spellEnd"/>
      <w:proofErr w:type="gramEnd"/>
      <w:r>
        <w:t>": 0.9918523088886719,</w:t>
      </w:r>
    </w:p>
    <w:p w14:paraId="4A037D34" w14:textId="77777777"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14:paraId="02E71F1E" w14:textId="77777777" w:rsidR="00E20C6A" w:rsidRDefault="00E20C6A" w:rsidP="00E20C6A">
      <w:pPr>
        <w:pStyle w:val="Code"/>
      </w:pPr>
      <w:r>
        <w:t xml:space="preserve">   "</w:t>
      </w:r>
      <w:proofErr w:type="spellStart"/>
      <w:proofErr w:type="gramStart"/>
      <w:r>
        <w:t>inputmaskownership</w:t>
      </w:r>
      <w:proofErr w:type="spellEnd"/>
      <w:proofErr w:type="gramEnd"/>
      <w:r>
        <w:t>": "no",</w:t>
      </w:r>
    </w:p>
    <w:p w14:paraId="77A17299" w14:textId="77777777" w:rsidR="00E20C6A" w:rsidRDefault="00E20C6A" w:rsidP="00E20C6A">
      <w:pPr>
        <w:pStyle w:val="Code"/>
      </w:pPr>
      <w:r>
        <w:t xml:space="preserve">   "</w:t>
      </w:r>
      <w:proofErr w:type="spellStart"/>
      <w:proofErr w:type="gramStart"/>
      <w:r>
        <w:t>softwareVersion</w:t>
      </w:r>
      <w:proofErr w:type="spellEnd"/>
      <w:proofErr w:type="gramEnd"/>
      <w:r>
        <w:t>": "2.4.13",</w:t>
      </w:r>
    </w:p>
    <w:p w14:paraId="07B65A57" w14:textId="77777777"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root:xnu-3248.50.21~8/RELEASE_X86_64",</w:t>
      </w:r>
    </w:p>
    <w:p w14:paraId="79B45E4B" w14:textId="77777777" w:rsidR="00E20C6A" w:rsidRDefault="00E20C6A" w:rsidP="00E20C6A">
      <w:pPr>
        <w:pStyle w:val="Code"/>
      </w:pPr>
      <w:r>
        <w:t xml:space="preserve">   "</w:t>
      </w:r>
      <w:proofErr w:type="spellStart"/>
      <w:proofErr w:type="gramStart"/>
      <w:r>
        <w:t>inputmaskname</w:t>
      </w:r>
      <w:proofErr w:type="spellEnd"/>
      <w:proofErr w:type="gramEnd"/>
      <w:r>
        <w:t>": "",</w:t>
      </w:r>
    </w:p>
    <w:p w14:paraId="17926746" w14:textId="77777777" w:rsidR="00E20C6A" w:rsidRDefault="00E20C6A" w:rsidP="00E20C6A">
      <w:pPr>
        <w:pStyle w:val="Code"/>
      </w:pPr>
      <w:r>
        <w:t xml:space="preserve">   "</w:t>
      </w:r>
      <w:proofErr w:type="gramStart"/>
      <w:r>
        <w:t>target</w:t>
      </w:r>
      <w:proofErr w:type="gramEnd"/>
      <w:r>
        <w:t>": 0,</w:t>
      </w:r>
    </w:p>
    <w:p w14:paraId="66909E00" w14:textId="77777777"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14:paraId="550A6155" w14:textId="77777777" w:rsidR="008662C2" w:rsidRDefault="008662C2" w:rsidP="008662C2">
      <w:pPr>
        <w:pStyle w:val="Code"/>
      </w:pPr>
      <w:r>
        <w:t xml:space="preserve">   "</w:t>
      </w:r>
      <w:proofErr w:type="spellStart"/>
      <w:proofErr w:type="gramStart"/>
      <w:r>
        <w:t>argments</w:t>
      </w:r>
      <w:proofErr w:type="spellEnd"/>
      <w:proofErr w:type="gramEnd"/>
      <w:r>
        <w:t>":  {“x”:1},</w:t>
      </w:r>
    </w:p>
    <w:p w14:paraId="0A44D2F9" w14:textId="77777777" w:rsidR="008662C2" w:rsidRDefault="008662C2" w:rsidP="008662C2">
      <w:pPr>
        <w:pStyle w:val="Code"/>
      </w:pPr>
      <w:r>
        <w:t xml:space="preserve">   “</w:t>
      </w:r>
      <w:proofErr w:type="spellStart"/>
      <w:proofErr w:type="gramStart"/>
      <w:r>
        <w:t>exifdiff</w:t>
      </w:r>
      <w:proofErr w:type="spellEnd"/>
      <w:proofErr w:type="gramEnd"/>
      <w:r>
        <w:t>":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proofErr w:type="gramStart"/>
      <w:r w:rsidRPr="00274563">
        <w:rPr>
          <w:b/>
          <w:i/>
        </w:rPr>
        <w:t>source</w:t>
      </w:r>
      <w:proofErr w:type="gramEnd"/>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proofErr w:type="gramStart"/>
      <w:r w:rsidRPr="00274563">
        <w:rPr>
          <w:b/>
          <w:i/>
        </w:rPr>
        <w:t>target</w:t>
      </w:r>
      <w:proofErr w:type="gramEnd"/>
      <w:r w:rsidRPr="00274563">
        <w:rPr>
          <w:b/>
          <w:i/>
        </w:rPr>
        <w:t xml:space="preserve">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proofErr w:type="spellStart"/>
      <w:proofErr w:type="gramStart"/>
      <w:r w:rsidRPr="00274563">
        <w:rPr>
          <w:b/>
          <w:i/>
        </w:rPr>
        <w:t>maskname</w:t>
      </w:r>
      <w:proofErr w:type="spellEnd"/>
      <w:proofErr w:type="gramEnd"/>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proofErr w:type="gramStart"/>
      <w:r w:rsidRPr="00274563">
        <w:rPr>
          <w:b/>
          <w:i/>
        </w:rPr>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proofErr w:type="gramStart"/>
      <w:r w:rsidRPr="00274563">
        <w:rPr>
          <w:b/>
          <w:i/>
        </w:rPr>
        <w:t>editable</w:t>
      </w:r>
      <w:proofErr w:type="gramEnd"/>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proofErr w:type="gramStart"/>
      <w:r w:rsidRPr="00274563">
        <w:rPr>
          <w:b/>
          <w:i/>
        </w:rPr>
        <w:t>username</w:t>
      </w:r>
      <w:proofErr w:type="gramEnd"/>
      <w:r w:rsidRPr="00274563">
        <w:rPr>
          <w:b/>
          <w:i/>
        </w:rPr>
        <w:t xml:space="preserve"> </w:t>
      </w:r>
      <w:r w:rsidR="00274563">
        <w:t>-</w:t>
      </w:r>
      <w:r w:rsidRPr="00E20C6A">
        <w:t xml:space="preserve"> the name of the user that created the link</w:t>
      </w:r>
    </w:p>
    <w:p w14:paraId="6B720F62" w14:textId="585A1271" w:rsidR="00A6325D" w:rsidRPr="000A73FA" w:rsidRDefault="00A6325D" w:rsidP="00732A79">
      <w:pPr>
        <w:pStyle w:val="ListBullet2"/>
      </w:pPr>
      <w:proofErr w:type="gramStart"/>
      <w:r>
        <w:rPr>
          <w:b/>
          <w:i/>
        </w:rPr>
        <w:t>automated</w:t>
      </w:r>
      <w:proofErr w:type="gramEnd"/>
      <w:r>
        <w:rPr>
          <w:b/>
          <w:i/>
        </w:rPr>
        <w:t xml:space="preserve"> –</w:t>
      </w:r>
      <w:r>
        <w:t>‘yes’ if the link is created through a batch or automated process</w:t>
      </w:r>
    </w:p>
    <w:p w14:paraId="4556015C" w14:textId="11C504C3" w:rsidR="00E20C6A" w:rsidRPr="00E20C6A" w:rsidRDefault="00E20C6A" w:rsidP="00732A79">
      <w:pPr>
        <w:pStyle w:val="ListBullet2"/>
      </w:pPr>
      <w:proofErr w:type="spellStart"/>
      <w:proofErr w:type="gramStart"/>
      <w:r w:rsidRPr="00274563">
        <w:rPr>
          <w:b/>
          <w:i/>
        </w:rPr>
        <w:lastRenderedPageBreak/>
        <w:t>opsys</w:t>
      </w:r>
      <w:proofErr w:type="spellEnd"/>
      <w:proofErr w:type="gramEnd"/>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proofErr w:type="gramStart"/>
      <w:r w:rsidRPr="00274563">
        <w:rPr>
          <w:b/>
          <w:i/>
        </w:rPr>
        <w:t>op</w:t>
      </w:r>
      <w:proofErr w:type="gramEnd"/>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proofErr w:type="spellStart"/>
      <w:proofErr w:type="gramStart"/>
      <w:r w:rsidRPr="00274563">
        <w:rPr>
          <w:b/>
          <w:i/>
        </w:rPr>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proofErr w:type="spellStart"/>
      <w:proofErr w:type="gramStart"/>
      <w:r w:rsidRPr="00274563">
        <w:rPr>
          <w:b/>
          <w:i/>
        </w:rPr>
        <w:t>softwareVersion</w:t>
      </w:r>
      <w:proofErr w:type="spellEnd"/>
      <w:proofErr w:type="gramEnd"/>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proofErr w:type="gramStart"/>
      <w:r>
        <w:rPr>
          <w:b/>
          <w:i/>
        </w:rPr>
        <w:t>arguments</w:t>
      </w:r>
      <w:proofErr w:type="gramEnd"/>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w:t>
      </w:r>
      <w:proofErr w:type="gramStart"/>
      <w:r w:rsidRPr="00E20C6A">
        <w:t>seam carving</w:t>
      </w:r>
      <w:proofErr w:type="gramEnd"/>
      <w:r w:rsidRPr="00E20C6A">
        <w:t xml:space="preserve"> algorithm may use an input file masking regions to keep and discard from the source image.</w:t>
      </w:r>
    </w:p>
    <w:p w14:paraId="56B189B5" w14:textId="77777777"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14:paraId="43124E63" w14:textId="70139A8B" w:rsidR="00D2792B" w:rsidRPr="00E20C6A" w:rsidRDefault="00D2792B" w:rsidP="00D2792B">
      <w:pPr>
        <w:pStyle w:val="ListBullet2"/>
      </w:pPr>
      <w:proofErr w:type="spellStart"/>
      <w:proofErr w:type="gramStart"/>
      <w:r>
        <w:rPr>
          <w:b/>
          <w:i/>
        </w:rPr>
        <w:t>select</w:t>
      </w:r>
      <w:r w:rsidRPr="00274563">
        <w:rPr>
          <w:b/>
          <w:i/>
        </w:rPr>
        <w:t>maskname</w:t>
      </w:r>
      <w:proofErr w:type="spellEnd"/>
      <w:proofErr w:type="gramEnd"/>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proofErr w:type="spellStart"/>
      <w:proofErr w:type="gramStart"/>
      <w:r>
        <w:rPr>
          <w:b/>
          <w:i/>
        </w:rPr>
        <w:t>select</w:t>
      </w:r>
      <w:r w:rsidRPr="00274563">
        <w:rPr>
          <w:b/>
          <w:i/>
        </w:rPr>
        <w:t>maskownership</w:t>
      </w:r>
      <w:proofErr w:type="spellEnd"/>
      <w:proofErr w:type="gramEnd"/>
      <w:r w:rsidRPr="00E20C6A">
        <w:t xml:space="preserve"> </w:t>
      </w:r>
      <w:r>
        <w:t>-</w:t>
      </w:r>
      <w:r w:rsidRPr="00E20C6A">
        <w:t xml:space="preserve"> ‘y</w:t>
      </w:r>
      <w:r>
        <w:t xml:space="preserve">es’ if the tool copied the </w:t>
      </w:r>
      <w:proofErr w:type="spellStart"/>
      <w:r>
        <w:t>select</w:t>
      </w:r>
      <w:r w:rsidRPr="00E20C6A">
        <w:t>maskname</w:t>
      </w:r>
      <w:proofErr w:type="spellEnd"/>
      <w:r w:rsidRPr="00E20C6A">
        <w:t xml:space="preserve"> into the project folder</w:t>
      </w:r>
    </w:p>
    <w:p w14:paraId="5FAD8E84" w14:textId="10A98A25" w:rsidR="00D2792B" w:rsidRDefault="00D2792B" w:rsidP="00D2792B">
      <w:pPr>
        <w:pStyle w:val="ListBullet2"/>
      </w:pPr>
      <w:proofErr w:type="spellStart"/>
      <w:proofErr w:type="gramStart"/>
      <w:r w:rsidRPr="000A73FA">
        <w:rPr>
          <w:b/>
          <w:i/>
        </w:rPr>
        <w:t>recordCompositeInMask</w:t>
      </w:r>
      <w:proofErr w:type="spellEnd"/>
      <w:proofErr w:type="gramEnd"/>
      <w:r>
        <w:t xml:space="preserve"> –‘yes’ if the mask for this link should be included in the composite mask for a </w:t>
      </w:r>
      <w:r w:rsidR="00913E1C">
        <w:t>successor node.</w:t>
      </w:r>
    </w:p>
    <w:p w14:paraId="2A86CE6A" w14:textId="12C4DC4A" w:rsidR="00913E1C" w:rsidRDefault="00913E1C" w:rsidP="00D2792B">
      <w:pPr>
        <w:pStyle w:val="ListBullet2"/>
      </w:pPr>
      <w:proofErr w:type="gramStart"/>
      <w:r w:rsidRPr="000A73FA">
        <w:rPr>
          <w:b/>
          <w:i/>
        </w:rPr>
        <w:t>masks</w:t>
      </w:r>
      <w:proofErr w:type="gramEnd"/>
      <w:r w:rsidRPr="000A73FA">
        <w:rPr>
          <w:b/>
          <w:i/>
        </w:rPr>
        <w:t xml:space="preserve"> count</w:t>
      </w:r>
      <w:r>
        <w:t xml:space="preserve"> – the number of video masks</w:t>
      </w:r>
    </w:p>
    <w:p w14:paraId="7DED46DF" w14:textId="51929FCE" w:rsidR="00913E1C" w:rsidRDefault="00913E1C" w:rsidP="00D2792B">
      <w:pPr>
        <w:pStyle w:val="ListBullet2"/>
      </w:pPr>
      <w:proofErr w:type="spellStart"/>
      <w:proofErr w:type="gramStart"/>
      <w:r w:rsidRPr="000A73FA">
        <w:rPr>
          <w:b/>
          <w:i/>
        </w:rPr>
        <w:t>videomasks</w:t>
      </w:r>
      <w:proofErr w:type="spellEnd"/>
      <w:proofErr w:type="gramEnd"/>
      <w:r>
        <w:t xml:space="preserve"> – structures describing the masks for each video. </w:t>
      </w:r>
    </w:p>
    <w:p w14:paraId="3A4C29BC" w14:textId="77777777" w:rsidR="00913E1C" w:rsidRDefault="00913E1C" w:rsidP="00D2792B">
      <w:pPr>
        <w:pStyle w:val="ListBullet2"/>
      </w:pPr>
      <w:proofErr w:type="spellStart"/>
      <w:proofErr w:type="gramStart"/>
      <w:r w:rsidRPr="000A73FA">
        <w:rPr>
          <w:b/>
          <w:i/>
        </w:rPr>
        <w:t>metadatadiff</w:t>
      </w:r>
      <w:proofErr w:type="spellEnd"/>
      <w:proofErr w:type="gramEnd"/>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proofErr w:type="spellStart"/>
      <w:proofErr w:type="gramStart"/>
      <w:r w:rsidRPr="00274563">
        <w:rPr>
          <w:b/>
          <w:i/>
        </w:rPr>
        <w:t>psnr</w:t>
      </w:r>
      <w:proofErr w:type="spellEnd"/>
      <w:proofErr w:type="gramEnd"/>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proofErr w:type="gramStart"/>
      <w:r>
        <w:rPr>
          <w:b/>
          <w:i/>
        </w:rPr>
        <w:t>shape</w:t>
      </w:r>
      <w:proofErr w:type="gramEnd"/>
      <w:r>
        <w:rPr>
          <w:b/>
          <w:i/>
        </w:rPr>
        <w:t xml:space="preserv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proofErr w:type="spellStart"/>
      <w:proofErr w:type="gramStart"/>
      <w:r w:rsidRPr="00274563">
        <w:rPr>
          <w:b/>
          <w:i/>
        </w:rPr>
        <w:lastRenderedPageBreak/>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proofErr w:type="spellStart"/>
      <w:proofErr w:type="gramStart"/>
      <w:r>
        <w:rPr>
          <w:b/>
          <w:i/>
        </w:rPr>
        <w:t>exifdiff</w:t>
      </w:r>
      <w:proofErr w:type="spellEnd"/>
      <w:proofErr w:type="gramEnd"/>
      <w:r>
        <w:rPr>
          <w:b/>
          <w:i/>
        </w:rPr>
        <w:t xml:space="preserve"> – </w:t>
      </w:r>
      <w:r>
        <w:t>a structure that defines changes to EXIF tags.  Each key is the tag name.  Each value is a list of one of the following</w:t>
      </w:r>
    </w:p>
    <w:p w14:paraId="3FEA0591" w14:textId="77777777" w:rsidR="008662C2" w:rsidRPr="00732A79" w:rsidRDefault="008662C2">
      <w:pPr>
        <w:pStyle w:val="ListBullet2"/>
        <w:tabs>
          <w:tab w:val="clear" w:pos="720"/>
          <w:tab w:val="num" w:pos="1080"/>
        </w:tabs>
        <w:ind w:left="1080"/>
        <w:pPrChange w:id="819" w:author="Eric Robertson" w:date="2016-10-06T12:14:00Z">
          <w:pPr>
            <w:pStyle w:val="ListBullet2"/>
          </w:pPr>
        </w:pPrChange>
      </w:pPr>
      <w:r>
        <w:t>[</w:t>
      </w:r>
      <w:proofErr w:type="gramStart"/>
      <w:r>
        <w:t>‘change’</w:t>
      </w:r>
      <w:proofErr w:type="gramEnd"/>
      <w:r>
        <w:t>, old value, new value]</w:t>
      </w:r>
    </w:p>
    <w:p w14:paraId="0FE452C9" w14:textId="77777777" w:rsidR="008662C2" w:rsidRPr="00732A79" w:rsidRDefault="008662C2">
      <w:pPr>
        <w:pStyle w:val="ListBullet2"/>
        <w:tabs>
          <w:tab w:val="clear" w:pos="720"/>
          <w:tab w:val="num" w:pos="1080"/>
        </w:tabs>
        <w:ind w:left="1080"/>
        <w:pPrChange w:id="820" w:author="Eric Robertson" w:date="2016-10-06T12:14:00Z">
          <w:pPr>
            <w:pStyle w:val="ListBullet2"/>
          </w:pPr>
        </w:pPrChange>
      </w:pPr>
      <w:r>
        <w:t>[</w:t>
      </w:r>
      <w:proofErr w:type="gramStart"/>
      <w:r>
        <w:t>‘add’</w:t>
      </w:r>
      <w:proofErr w:type="gramEnd"/>
      <w:r>
        <w:t>, new value]</w:t>
      </w:r>
    </w:p>
    <w:p w14:paraId="4548AAF5" w14:textId="77777777" w:rsidR="008662C2" w:rsidRDefault="008662C2">
      <w:pPr>
        <w:pStyle w:val="ListBullet2"/>
        <w:tabs>
          <w:tab w:val="clear" w:pos="720"/>
          <w:tab w:val="num" w:pos="1080"/>
        </w:tabs>
        <w:ind w:left="1080"/>
        <w:rPr>
          <w:ins w:id="821" w:author="Eric Robertson" w:date="2016-10-06T12:14:00Z"/>
        </w:rPr>
        <w:pPrChange w:id="822" w:author="Eric Robertson" w:date="2016-10-06T12:14:00Z">
          <w:pPr>
            <w:pStyle w:val="ListBullet2"/>
          </w:pPr>
        </w:pPrChange>
      </w:pPr>
      <w:r>
        <w:t>[</w:t>
      </w:r>
      <w:proofErr w:type="gramStart"/>
      <w:r>
        <w:t>‘delete’</w:t>
      </w:r>
      <w:proofErr w:type="gramEnd"/>
      <w:r>
        <w:t>, old value]</w:t>
      </w:r>
    </w:p>
    <w:p w14:paraId="1F6C6581" w14:textId="77777777" w:rsidR="00E90B39" w:rsidRDefault="00E90B39" w:rsidP="00E90B39">
      <w:pPr>
        <w:pStyle w:val="ListBullet2"/>
        <w:rPr>
          <w:ins w:id="823" w:author="Eric Robertson" w:date="2016-10-06T12:14:00Z"/>
        </w:rPr>
      </w:pPr>
      <w:proofErr w:type="spellStart"/>
      <w:proofErr w:type="gramStart"/>
      <w:ins w:id="824" w:author="Eric Robertson" w:date="2016-10-06T12:14:00Z">
        <w:r>
          <w:rPr>
            <w:b/>
            <w:i/>
          </w:rPr>
          <w:t>compositecolor</w:t>
        </w:r>
        <w:proofErr w:type="spellEnd"/>
        <w:proofErr w:type="gramEnd"/>
        <w:r w:rsidRPr="00E20C6A">
          <w:t xml:space="preserve"> </w:t>
        </w:r>
        <w:r>
          <w:t>– The assigned RGB color of the link when assigned to affected pixels in the composite mask.</w:t>
        </w:r>
      </w:ins>
    </w:p>
    <w:p w14:paraId="1C7EC2EF" w14:textId="64001954" w:rsidR="00E90B39" w:rsidRDefault="00E90B39" w:rsidP="00E90B39">
      <w:pPr>
        <w:pStyle w:val="ListBullet2"/>
        <w:rPr>
          <w:ins w:id="825" w:author="Eric Robertson" w:date="2016-10-06T12:14:00Z"/>
        </w:rPr>
      </w:pPr>
      <w:proofErr w:type="gramStart"/>
      <w:ins w:id="826" w:author="Eric Robertson" w:date="2016-10-06T12:14:00Z">
        <w:r>
          <w:rPr>
            <w:b/>
            <w:i/>
          </w:rPr>
          <w:t>transform</w:t>
        </w:r>
        <w:proofErr w:type="gramEnd"/>
        <w:r>
          <w:rPr>
            <w:b/>
            <w:i/>
          </w:rPr>
          <w:t xml:space="preserve"> matrix</w:t>
        </w:r>
        <w:r w:rsidRPr="00E20C6A">
          <w:t xml:space="preserve"> </w:t>
        </w:r>
      </w:ins>
      <w:ins w:id="827" w:author="Eric Robertson" w:date="2016-10-06T12:15:00Z">
        <w:r>
          <w:t>–</w:t>
        </w:r>
      </w:ins>
      <w:ins w:id="828" w:author="Eric Robertson" w:date="2016-10-06T12:14:00Z">
        <w:r w:rsidRPr="00E20C6A">
          <w:t xml:space="preserve"> </w:t>
        </w:r>
      </w:ins>
      <w:ins w:id="829" w:author="Eric Robertson" w:date="2016-10-06T12:15:00Z">
        <w:r>
          <w:t>A description of a 3x3 transformation matrix used to realign images to their original after a transformation, applied masks during construction of the composite mask</w:t>
        </w:r>
      </w:ins>
      <w:ins w:id="830" w:author="Eric Robertson" w:date="2016-10-06T12:16:00Z">
        <w:r>
          <w:t>.</w:t>
        </w:r>
      </w:ins>
    </w:p>
    <w:p w14:paraId="435E9AFB" w14:textId="77777777" w:rsidR="00E90B39" w:rsidRPr="00E20C6A" w:rsidRDefault="00E90B39" w:rsidP="00732A79">
      <w:pPr>
        <w:pStyle w:val="ListBullet2"/>
      </w:pP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Default="00E20C6A" w:rsidP="00154DAF">
      <w:pPr>
        <w:spacing w:after="240"/>
        <w:jc w:val="both"/>
        <w:rPr>
          <w:ins w:id="831" w:author="Eric Robertson" w:date="2016-10-18T14:23:00Z"/>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832" w:name="_Toc50876249"/>
      <w:bookmarkStart w:id="833" w:name="_Toc51126450"/>
      <w:bookmarkStart w:id="834" w:name="_Toc51126669"/>
      <w:bookmarkStart w:id="835" w:name="_Toc51387376"/>
      <w:bookmarkStart w:id="836" w:name="_Toc51720456"/>
      <w:bookmarkStart w:id="837" w:name="_Toc53278026"/>
      <w:bookmarkStart w:id="838" w:name="_Toc53278220"/>
      <w:bookmarkStart w:id="839" w:name="_Toc53278575"/>
      <w:bookmarkStart w:id="840" w:name="_Toc53278975"/>
      <w:bookmarkStart w:id="841" w:name="_Toc53285162"/>
      <w:bookmarkStart w:id="842" w:name="_Toc53388095"/>
      <w:bookmarkStart w:id="843" w:name="_Toc53463709"/>
      <w:bookmarkStart w:id="844" w:name="_Toc53463822"/>
      <w:bookmarkStart w:id="845" w:name="_Toc50876254"/>
      <w:bookmarkStart w:id="846" w:name="_Toc51126455"/>
      <w:bookmarkStart w:id="847" w:name="_Toc51126674"/>
      <w:bookmarkStart w:id="848" w:name="_Toc51387381"/>
      <w:bookmarkStart w:id="849" w:name="_Toc51720461"/>
      <w:bookmarkStart w:id="850" w:name="_Toc53278031"/>
      <w:bookmarkStart w:id="851" w:name="_Toc53278225"/>
      <w:bookmarkStart w:id="852" w:name="_Toc53278580"/>
      <w:bookmarkStart w:id="853" w:name="_Toc53278980"/>
      <w:bookmarkStart w:id="854" w:name="_Toc53285167"/>
      <w:bookmarkStart w:id="855" w:name="_Toc53388100"/>
      <w:bookmarkStart w:id="856" w:name="_Toc53463714"/>
      <w:bookmarkStart w:id="857" w:name="_Toc53463827"/>
      <w:bookmarkStart w:id="858" w:name="_Toc50876255"/>
      <w:bookmarkStart w:id="859" w:name="_Toc51126456"/>
      <w:bookmarkStart w:id="860" w:name="_Toc51126675"/>
      <w:bookmarkStart w:id="861" w:name="_Toc51387382"/>
      <w:bookmarkStart w:id="862" w:name="_Toc51720462"/>
      <w:bookmarkStart w:id="863" w:name="_Toc53278032"/>
      <w:bookmarkStart w:id="864" w:name="_Toc53278226"/>
      <w:bookmarkStart w:id="865" w:name="_Toc53278581"/>
      <w:bookmarkStart w:id="866" w:name="_Toc53278981"/>
      <w:bookmarkStart w:id="867" w:name="_Toc53285168"/>
      <w:bookmarkStart w:id="868" w:name="_Toc53388101"/>
      <w:bookmarkStart w:id="869" w:name="_Toc53463715"/>
      <w:bookmarkStart w:id="870" w:name="_Toc53463828"/>
      <w:bookmarkStart w:id="871" w:name="_Toc50876256"/>
      <w:bookmarkStart w:id="872" w:name="_Toc51126457"/>
      <w:bookmarkStart w:id="873" w:name="_Toc51126676"/>
      <w:bookmarkStart w:id="874" w:name="_Toc51387383"/>
      <w:bookmarkStart w:id="875" w:name="_Toc51720463"/>
      <w:bookmarkStart w:id="876" w:name="_Toc53278033"/>
      <w:bookmarkStart w:id="877" w:name="_Toc53278227"/>
      <w:bookmarkStart w:id="878" w:name="_Toc53278582"/>
      <w:bookmarkStart w:id="879" w:name="_Toc53278982"/>
      <w:bookmarkStart w:id="880" w:name="_Toc53285169"/>
      <w:bookmarkStart w:id="881" w:name="_Toc53388102"/>
      <w:bookmarkStart w:id="882" w:name="_Toc53463716"/>
      <w:bookmarkStart w:id="883" w:name="_Toc53463829"/>
      <w:bookmarkStart w:id="884" w:name="_Toc50876260"/>
      <w:bookmarkStart w:id="885" w:name="_Toc51126461"/>
      <w:bookmarkStart w:id="886" w:name="_Toc51126680"/>
      <w:bookmarkStart w:id="887" w:name="_Toc51387387"/>
      <w:bookmarkStart w:id="888" w:name="_Toc51720467"/>
      <w:bookmarkStart w:id="889" w:name="_Toc53278037"/>
      <w:bookmarkStart w:id="890" w:name="_Toc53278231"/>
      <w:bookmarkStart w:id="891" w:name="_Toc53278586"/>
      <w:bookmarkStart w:id="892" w:name="_Toc53278986"/>
      <w:bookmarkStart w:id="893" w:name="_Toc53285173"/>
      <w:bookmarkStart w:id="894" w:name="_Toc53388106"/>
      <w:bookmarkStart w:id="895" w:name="_Toc53463720"/>
      <w:bookmarkStart w:id="896" w:name="_Toc53463833"/>
      <w:bookmarkStart w:id="897" w:name="_Toc50876264"/>
      <w:bookmarkStart w:id="898" w:name="_Toc51126465"/>
      <w:bookmarkStart w:id="899" w:name="_Toc51126684"/>
      <w:bookmarkStart w:id="900" w:name="_Toc51387391"/>
      <w:bookmarkStart w:id="901" w:name="_Toc51720471"/>
      <w:bookmarkStart w:id="902" w:name="_Toc53278041"/>
      <w:bookmarkStart w:id="903" w:name="_Toc53278235"/>
      <w:bookmarkStart w:id="904" w:name="_Toc53278590"/>
      <w:bookmarkStart w:id="905" w:name="_Toc53278990"/>
      <w:bookmarkStart w:id="906" w:name="_Toc53285177"/>
      <w:bookmarkStart w:id="907" w:name="_Toc53388110"/>
      <w:bookmarkStart w:id="908" w:name="_Toc53463724"/>
      <w:bookmarkStart w:id="909" w:name="_Toc53463837"/>
      <w:bookmarkStart w:id="910" w:name="_Toc50876265"/>
      <w:bookmarkStart w:id="911" w:name="_Toc51126466"/>
      <w:bookmarkStart w:id="912" w:name="_Toc51126685"/>
      <w:bookmarkStart w:id="913" w:name="_Toc51387392"/>
      <w:bookmarkStart w:id="914" w:name="_Toc51720472"/>
      <w:bookmarkStart w:id="915" w:name="_Toc53278042"/>
      <w:bookmarkStart w:id="916" w:name="_Toc53278236"/>
      <w:bookmarkStart w:id="917" w:name="_Toc53278591"/>
      <w:bookmarkStart w:id="918" w:name="_Toc53278991"/>
      <w:bookmarkStart w:id="919" w:name="_Toc53285178"/>
      <w:bookmarkStart w:id="920" w:name="_Toc53388111"/>
      <w:bookmarkStart w:id="921" w:name="_Toc53463725"/>
      <w:bookmarkStart w:id="922" w:name="_Toc53463838"/>
      <w:bookmarkStart w:id="923" w:name="_Toc50876266"/>
      <w:bookmarkStart w:id="924" w:name="_Toc51126467"/>
      <w:bookmarkStart w:id="925" w:name="_Toc51126686"/>
      <w:bookmarkStart w:id="926" w:name="_Toc51387393"/>
      <w:bookmarkStart w:id="927" w:name="_Toc51720473"/>
      <w:bookmarkStart w:id="928" w:name="_Toc53278043"/>
      <w:bookmarkStart w:id="929" w:name="_Toc53278237"/>
      <w:bookmarkStart w:id="930" w:name="_Toc53278592"/>
      <w:bookmarkStart w:id="931" w:name="_Toc53278992"/>
      <w:bookmarkStart w:id="932" w:name="_Toc53285179"/>
      <w:bookmarkStart w:id="933" w:name="_Toc53388112"/>
      <w:bookmarkStart w:id="934" w:name="_Toc53463726"/>
      <w:bookmarkStart w:id="935" w:name="_Toc53463839"/>
      <w:bookmarkStart w:id="936" w:name="_Toc50876273"/>
      <w:bookmarkStart w:id="937" w:name="_Toc51126474"/>
      <w:bookmarkStart w:id="938" w:name="_Toc51126693"/>
      <w:bookmarkStart w:id="939" w:name="_Toc51387400"/>
      <w:bookmarkStart w:id="940" w:name="_Toc51720480"/>
      <w:bookmarkStart w:id="941" w:name="_Toc53278050"/>
      <w:bookmarkStart w:id="942" w:name="_Toc53278244"/>
      <w:bookmarkStart w:id="943" w:name="_Toc53278599"/>
      <w:bookmarkStart w:id="944" w:name="_Toc53278999"/>
      <w:bookmarkStart w:id="945" w:name="_Toc53285186"/>
      <w:bookmarkStart w:id="946" w:name="_Toc53388119"/>
      <w:bookmarkStart w:id="947" w:name="_Toc53463733"/>
      <w:bookmarkStart w:id="948" w:name="_Toc53463846"/>
      <w:bookmarkStart w:id="949" w:name="_Toc50876277"/>
      <w:bookmarkStart w:id="950" w:name="_Toc51126478"/>
      <w:bookmarkStart w:id="951" w:name="_Toc51126697"/>
      <w:bookmarkStart w:id="952" w:name="_Toc51387404"/>
      <w:bookmarkStart w:id="953" w:name="_Toc51720484"/>
      <w:bookmarkStart w:id="954" w:name="_Toc53278054"/>
      <w:bookmarkStart w:id="955" w:name="_Toc53278248"/>
      <w:bookmarkStart w:id="956" w:name="_Toc53278603"/>
      <w:bookmarkStart w:id="957" w:name="_Toc53279003"/>
      <w:bookmarkStart w:id="958" w:name="_Toc53285190"/>
      <w:bookmarkStart w:id="959" w:name="_Toc53388123"/>
      <w:bookmarkStart w:id="960" w:name="_Toc53463737"/>
      <w:bookmarkStart w:id="961" w:name="_Toc53463850"/>
      <w:bookmarkStart w:id="962" w:name="_Toc50876278"/>
      <w:bookmarkStart w:id="963" w:name="_Toc51126479"/>
      <w:bookmarkStart w:id="964" w:name="_Toc51126698"/>
      <w:bookmarkStart w:id="965" w:name="_Toc51387405"/>
      <w:bookmarkStart w:id="966" w:name="_Toc51720485"/>
      <w:bookmarkStart w:id="967" w:name="_Toc53278055"/>
      <w:bookmarkStart w:id="968" w:name="_Toc53278249"/>
      <w:bookmarkStart w:id="969" w:name="_Toc53278604"/>
      <w:bookmarkStart w:id="970" w:name="_Toc53279004"/>
      <w:bookmarkStart w:id="971" w:name="_Toc53285191"/>
      <w:bookmarkStart w:id="972" w:name="_Toc53388124"/>
      <w:bookmarkStart w:id="973" w:name="_Toc53463738"/>
      <w:bookmarkStart w:id="974" w:name="_Toc53463851"/>
      <w:bookmarkStart w:id="975" w:name="_Toc50876279"/>
      <w:bookmarkStart w:id="976" w:name="_Toc51126480"/>
      <w:bookmarkStart w:id="977" w:name="_Toc51126699"/>
      <w:bookmarkStart w:id="978" w:name="_Toc51387406"/>
      <w:bookmarkStart w:id="979" w:name="_Toc51720486"/>
      <w:bookmarkStart w:id="980" w:name="_Toc53278056"/>
      <w:bookmarkStart w:id="981" w:name="_Toc53278250"/>
      <w:bookmarkStart w:id="982" w:name="_Toc53278605"/>
      <w:bookmarkStart w:id="983" w:name="_Toc53279005"/>
      <w:bookmarkStart w:id="984" w:name="_Toc53285192"/>
      <w:bookmarkStart w:id="985" w:name="_Toc53388125"/>
      <w:bookmarkStart w:id="986" w:name="_Toc53463739"/>
      <w:bookmarkStart w:id="987" w:name="_Toc53463852"/>
      <w:bookmarkStart w:id="988" w:name="_Toc50876280"/>
      <w:bookmarkStart w:id="989" w:name="_Toc51126481"/>
      <w:bookmarkStart w:id="990" w:name="_Toc51126700"/>
      <w:bookmarkStart w:id="991" w:name="_Toc51387407"/>
      <w:bookmarkStart w:id="992" w:name="_Toc51720487"/>
      <w:bookmarkStart w:id="993" w:name="_Toc53278057"/>
      <w:bookmarkStart w:id="994" w:name="_Toc53278251"/>
      <w:bookmarkStart w:id="995" w:name="_Toc53278606"/>
      <w:bookmarkStart w:id="996" w:name="_Toc53279006"/>
      <w:bookmarkStart w:id="997" w:name="_Toc53285193"/>
      <w:bookmarkStart w:id="998" w:name="_Toc53388126"/>
      <w:bookmarkStart w:id="999" w:name="_Toc53463740"/>
      <w:bookmarkStart w:id="1000" w:name="_Toc53463853"/>
      <w:bookmarkStart w:id="1001" w:name="_Toc50876281"/>
      <w:bookmarkStart w:id="1002" w:name="_Toc51126482"/>
      <w:bookmarkStart w:id="1003" w:name="_Toc51126701"/>
      <w:bookmarkStart w:id="1004" w:name="_Toc51387408"/>
      <w:bookmarkStart w:id="1005" w:name="_Toc51720488"/>
      <w:bookmarkStart w:id="1006" w:name="_Toc53278058"/>
      <w:bookmarkStart w:id="1007" w:name="_Toc53278252"/>
      <w:bookmarkStart w:id="1008" w:name="_Toc53278607"/>
      <w:bookmarkStart w:id="1009" w:name="_Toc53279007"/>
      <w:bookmarkStart w:id="1010" w:name="_Toc53285194"/>
      <w:bookmarkStart w:id="1011" w:name="_Toc53388127"/>
      <w:bookmarkStart w:id="1012" w:name="_Toc53463741"/>
      <w:bookmarkStart w:id="1013" w:name="_Toc53463854"/>
      <w:bookmarkStart w:id="1014" w:name="_Toc50876285"/>
      <w:bookmarkStart w:id="1015" w:name="_Toc51126486"/>
      <w:bookmarkStart w:id="1016" w:name="_Toc51126705"/>
      <w:bookmarkStart w:id="1017" w:name="_Toc51387412"/>
      <w:bookmarkStart w:id="1018" w:name="_Toc51720492"/>
      <w:bookmarkStart w:id="1019" w:name="_Toc53278062"/>
      <w:bookmarkStart w:id="1020" w:name="_Toc53278256"/>
      <w:bookmarkStart w:id="1021" w:name="_Toc53278611"/>
      <w:bookmarkStart w:id="1022" w:name="_Toc53279011"/>
      <w:bookmarkStart w:id="1023" w:name="_Toc53285198"/>
      <w:bookmarkStart w:id="1024" w:name="_Toc53388131"/>
      <w:bookmarkStart w:id="1025" w:name="_Toc53463745"/>
      <w:bookmarkStart w:id="1026" w:name="_Toc53463858"/>
      <w:bookmarkStart w:id="1027" w:name="_Toc50876286"/>
      <w:bookmarkStart w:id="1028" w:name="_Toc51126487"/>
      <w:bookmarkStart w:id="1029" w:name="_Toc51126706"/>
      <w:bookmarkStart w:id="1030" w:name="_Toc51387413"/>
      <w:bookmarkStart w:id="1031" w:name="_Toc51720493"/>
      <w:bookmarkStart w:id="1032" w:name="_Toc53278063"/>
      <w:bookmarkStart w:id="1033" w:name="_Toc53278257"/>
      <w:bookmarkStart w:id="1034" w:name="_Toc53278612"/>
      <w:bookmarkStart w:id="1035" w:name="_Toc53279012"/>
      <w:bookmarkStart w:id="1036" w:name="_Toc53285199"/>
      <w:bookmarkStart w:id="1037" w:name="_Toc53388132"/>
      <w:bookmarkStart w:id="1038" w:name="_Toc53463746"/>
      <w:bookmarkStart w:id="1039" w:name="_Toc53463859"/>
      <w:bookmarkStart w:id="1040" w:name="_Toc50876290"/>
      <w:bookmarkStart w:id="1041" w:name="_Toc51126491"/>
      <w:bookmarkStart w:id="1042" w:name="_Toc51126710"/>
      <w:bookmarkStart w:id="1043" w:name="_Toc51387417"/>
      <w:bookmarkStart w:id="1044" w:name="_Toc51720497"/>
      <w:bookmarkStart w:id="1045" w:name="_Toc53278067"/>
      <w:bookmarkStart w:id="1046" w:name="_Toc53278261"/>
      <w:bookmarkStart w:id="1047" w:name="_Toc53278616"/>
      <w:bookmarkStart w:id="1048" w:name="_Toc53279016"/>
      <w:bookmarkStart w:id="1049" w:name="_Toc53285203"/>
      <w:bookmarkStart w:id="1050" w:name="_Toc53388136"/>
      <w:bookmarkStart w:id="1051" w:name="_Toc53463750"/>
      <w:bookmarkStart w:id="1052" w:name="_Toc53463863"/>
      <w:bookmarkStart w:id="1053" w:name="_Toc50876291"/>
      <w:bookmarkStart w:id="1054" w:name="_Toc51126492"/>
      <w:bookmarkStart w:id="1055" w:name="_Toc51126711"/>
      <w:bookmarkStart w:id="1056" w:name="_Toc51387418"/>
      <w:bookmarkStart w:id="1057" w:name="_Toc51720498"/>
      <w:bookmarkStart w:id="1058" w:name="_Toc53278068"/>
      <w:bookmarkStart w:id="1059" w:name="_Toc53278262"/>
      <w:bookmarkStart w:id="1060" w:name="_Toc53278617"/>
      <w:bookmarkStart w:id="1061" w:name="_Toc53279017"/>
      <w:bookmarkStart w:id="1062" w:name="_Toc53285204"/>
      <w:bookmarkStart w:id="1063" w:name="_Toc53388137"/>
      <w:bookmarkStart w:id="1064" w:name="_Toc53463751"/>
      <w:bookmarkStart w:id="1065" w:name="_Toc53463864"/>
      <w:bookmarkStart w:id="1066" w:name="_Toc50876292"/>
      <w:bookmarkStart w:id="1067" w:name="_Toc51126493"/>
      <w:bookmarkStart w:id="1068" w:name="_Toc51126712"/>
      <w:bookmarkStart w:id="1069" w:name="_Toc51387419"/>
      <w:bookmarkStart w:id="1070" w:name="_Toc51720499"/>
      <w:bookmarkStart w:id="1071" w:name="_Toc53278069"/>
      <w:bookmarkStart w:id="1072" w:name="_Toc53278263"/>
      <w:bookmarkStart w:id="1073" w:name="_Toc53278618"/>
      <w:bookmarkStart w:id="1074" w:name="_Toc53279018"/>
      <w:bookmarkStart w:id="1075" w:name="_Toc53285205"/>
      <w:bookmarkStart w:id="1076" w:name="_Toc53388138"/>
      <w:bookmarkStart w:id="1077" w:name="_Toc53463752"/>
      <w:bookmarkStart w:id="1078" w:name="_Toc53463865"/>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p>
    <w:p w14:paraId="4C67FF05" w14:textId="77777777" w:rsidR="009B3311" w:rsidRDefault="009B3311" w:rsidP="00154DAF">
      <w:pPr>
        <w:spacing w:after="240"/>
        <w:jc w:val="both"/>
        <w:rPr>
          <w:ins w:id="1079" w:author="Eric Robertson" w:date="2016-10-18T14:23:00Z"/>
          <w:i/>
          <w:sz w:val="22"/>
          <w:szCs w:val="22"/>
        </w:rPr>
      </w:pPr>
    </w:p>
    <w:p w14:paraId="7812993E" w14:textId="6748D149" w:rsidR="009B3311" w:rsidRDefault="009B3311">
      <w:pPr>
        <w:pStyle w:val="Heading1"/>
        <w:rPr>
          <w:ins w:id="1080" w:author="Eric Robertson" w:date="2016-10-18T14:23:00Z"/>
        </w:rPr>
        <w:pPrChange w:id="1081" w:author="Eric Robertson" w:date="2016-10-18T14:23:00Z">
          <w:pPr>
            <w:spacing w:after="240"/>
            <w:jc w:val="both"/>
          </w:pPr>
        </w:pPrChange>
      </w:pPr>
      <w:ins w:id="1082" w:author="Eric Robertson" w:date="2016-10-18T14:23:00Z">
        <w:r>
          <w:t>Project properties</w:t>
        </w:r>
      </w:ins>
    </w:p>
    <w:p w14:paraId="7C8DCEF0" w14:textId="6F91C059" w:rsidR="009B3311" w:rsidRDefault="009B3311">
      <w:pPr>
        <w:rPr>
          <w:ins w:id="1083" w:author="Eric Robertson" w:date="2016-10-18T14:29:00Z"/>
        </w:rPr>
        <w:pPrChange w:id="1084" w:author="Eric Robertson" w:date="2016-10-18T14:23:00Z">
          <w:pPr>
            <w:spacing w:after="240"/>
            <w:jc w:val="both"/>
          </w:pPr>
        </w:pPrChange>
      </w:pPr>
      <w:ins w:id="1085" w:author="Eric Robertson" w:date="2016-10-18T14:23:00Z">
        <w:r>
          <w:t>Project Properties is a JSON file that describes properties captured by the user at the project level.  The JSON file also describes properties assigned to each final image done during export.</w:t>
        </w:r>
      </w:ins>
    </w:p>
    <w:p w14:paraId="7FAF792D" w14:textId="77777777" w:rsidR="00656DD2" w:rsidRDefault="00656DD2">
      <w:pPr>
        <w:rPr>
          <w:ins w:id="1086" w:author="Eric Robertson" w:date="2016-10-18T14:29:00Z"/>
        </w:rPr>
        <w:pPrChange w:id="1087" w:author="Eric Robertson" w:date="2016-10-18T14:23:00Z">
          <w:pPr>
            <w:spacing w:after="240"/>
            <w:jc w:val="both"/>
          </w:pPr>
        </w:pPrChange>
      </w:pPr>
    </w:p>
    <w:p w14:paraId="09C8C071" w14:textId="18ED67E8" w:rsidR="00656DD2" w:rsidRDefault="00656DD2">
      <w:pPr>
        <w:rPr>
          <w:ins w:id="1088" w:author="Eric Robertson" w:date="2016-10-18T14:30:00Z"/>
        </w:rPr>
        <w:pPrChange w:id="1089" w:author="Eric Robertson" w:date="2016-10-18T14:23:00Z">
          <w:pPr>
            <w:spacing w:after="240"/>
            <w:jc w:val="both"/>
          </w:pPr>
        </w:pPrChange>
      </w:pPr>
      <w:ins w:id="1090" w:author="Eric Robertson" w:date="2016-10-18T14:29:00Z">
        <w:r>
          <w:t xml:space="preserve">A project property is defined for a final image node if the ‘node’ property attribute is true.  </w:t>
        </w:r>
      </w:ins>
      <w:ins w:id="1091" w:author="Eric Robertson" w:date="2016-10-18T14:30:00Z">
        <w:r>
          <w:t xml:space="preserve"> Properties may automatically be determined based on rules.  The rules are setup in t</w:t>
        </w:r>
      </w:ins>
      <w:ins w:id="1092" w:author="Eric Robertson" w:date="2016-10-18T14:31:00Z">
        <w:r>
          <w:t>h</w:t>
        </w:r>
      </w:ins>
      <w:ins w:id="1093" w:author="Eric Robertson" w:date="2016-10-18T14:30:00Z">
        <w:r>
          <w:t>ree ways:</w:t>
        </w:r>
      </w:ins>
    </w:p>
    <w:p w14:paraId="55BF42E6" w14:textId="77777777" w:rsidR="00656DD2" w:rsidRDefault="00656DD2">
      <w:pPr>
        <w:pStyle w:val="ListParagraph"/>
        <w:numPr>
          <w:ilvl w:val="0"/>
          <w:numId w:val="28"/>
        </w:numPr>
        <w:rPr>
          <w:ins w:id="1094" w:author="Eric Robertson" w:date="2016-10-18T14:32:00Z"/>
        </w:rPr>
        <w:pPrChange w:id="1095" w:author="Eric Robertson" w:date="2016-10-18T14:32:00Z">
          <w:pPr>
            <w:spacing w:after="240"/>
            <w:jc w:val="both"/>
          </w:pPr>
        </w:pPrChange>
      </w:pPr>
      <w:ins w:id="1096" w:author="Eric Robertson" w:date="2016-10-18T14:30:00Z">
        <w:r>
          <w:t xml:space="preserve">Existence of an edge with a </w:t>
        </w:r>
      </w:ins>
      <w:ins w:id="1097" w:author="Eric Robertson" w:date="2016-10-18T14:31:00Z">
        <w:r>
          <w:t>specified</w:t>
        </w:r>
      </w:ins>
      <w:ins w:id="1098" w:author="Eric Robertson" w:date="2016-10-18T14:30:00Z">
        <w:r>
          <w:t xml:space="preserve"> operation</w:t>
        </w:r>
      </w:ins>
    </w:p>
    <w:p w14:paraId="348579C8" w14:textId="77777777" w:rsidR="00656DD2" w:rsidRDefault="00656DD2">
      <w:pPr>
        <w:pStyle w:val="ListParagraph"/>
        <w:numPr>
          <w:ilvl w:val="0"/>
          <w:numId w:val="28"/>
        </w:numPr>
        <w:rPr>
          <w:ins w:id="1099" w:author="Eric Robertson" w:date="2016-10-18T14:32:00Z"/>
        </w:rPr>
        <w:pPrChange w:id="1100" w:author="Eric Robertson" w:date="2016-10-18T14:32:00Z">
          <w:pPr>
            <w:spacing w:after="240"/>
            <w:jc w:val="both"/>
          </w:pPr>
        </w:pPrChange>
      </w:pPr>
      <w:ins w:id="1101" w:author="Eric Robertson" w:date="2016-10-18T14:31:00Z">
        <w:r>
          <w:t>Existence of an edge with a specified operation and argument with a specific valued.</w:t>
        </w:r>
      </w:ins>
    </w:p>
    <w:p w14:paraId="6F59D5D7" w14:textId="7F9DB86E" w:rsidR="00656DD2" w:rsidRDefault="00656DD2">
      <w:pPr>
        <w:pStyle w:val="ListParagraph"/>
        <w:numPr>
          <w:ilvl w:val="0"/>
          <w:numId w:val="28"/>
        </w:numPr>
        <w:rPr>
          <w:ins w:id="1102" w:author="Eric Robertson" w:date="2016-10-18T14:32:00Z"/>
        </w:rPr>
        <w:pPrChange w:id="1103" w:author="Eric Robertson" w:date="2016-10-18T14:32:00Z">
          <w:pPr>
            <w:spacing w:after="240"/>
            <w:jc w:val="both"/>
          </w:pPr>
        </w:pPrChange>
      </w:pPr>
      <w:ins w:id="1104" w:author="Eric Robertson" w:date="2016-10-18T14:31:00Z">
        <w:r>
          <w:t>A general rule (python function)</w:t>
        </w:r>
      </w:ins>
    </w:p>
    <w:p w14:paraId="60B95ECD" w14:textId="228DAD15" w:rsidR="00656DD2" w:rsidRDefault="00656DD2">
      <w:pPr>
        <w:rPr>
          <w:ins w:id="1105" w:author="Eric Robertson" w:date="2016-10-18T14:32:00Z"/>
        </w:rPr>
        <w:pPrChange w:id="1106" w:author="Eric Robertson" w:date="2016-10-18T14:32:00Z">
          <w:pPr>
            <w:spacing w:after="240"/>
            <w:jc w:val="both"/>
          </w:pPr>
        </w:pPrChange>
      </w:pPr>
      <w:ins w:id="1107" w:author="Eric Robertson" w:date="2016-10-18T14:32:00Z">
        <w:r>
          <w:t>Project level properties inspect all edges.  Final image node properties inspect those edges from the final node to the base node, ignoring paths of edges starting with a donor.</w:t>
        </w:r>
      </w:ins>
    </w:p>
    <w:p w14:paraId="26F866D4" w14:textId="77777777" w:rsidR="00656DD2" w:rsidRDefault="00656DD2">
      <w:pPr>
        <w:rPr>
          <w:ins w:id="1108" w:author="Eric Robertson" w:date="2016-10-18T14:33:00Z"/>
        </w:rPr>
        <w:pPrChange w:id="1109" w:author="Eric Robertson" w:date="2016-10-18T14:32:00Z">
          <w:pPr>
            <w:spacing w:after="240"/>
            <w:jc w:val="both"/>
          </w:pPr>
        </w:pPrChange>
      </w:pPr>
    </w:p>
    <w:p w14:paraId="3035BED8" w14:textId="5682989E" w:rsidR="00656DD2" w:rsidRDefault="00E67861">
      <w:pPr>
        <w:pStyle w:val="Heading2"/>
        <w:rPr>
          <w:ins w:id="1110" w:author="Eric Robertson" w:date="2016-10-18T14:33:00Z"/>
        </w:rPr>
        <w:pPrChange w:id="1111" w:author="Eric Robertson" w:date="2016-10-18T14:33:00Z">
          <w:pPr>
            <w:spacing w:after="240"/>
            <w:jc w:val="both"/>
          </w:pPr>
        </w:pPrChange>
      </w:pPr>
      <w:ins w:id="1112" w:author="Eric Robertson" w:date="2016-10-18T14:33:00Z">
        <w:r>
          <w:lastRenderedPageBreak/>
          <w:t>Example Edge with Specific Operation</w:t>
        </w:r>
      </w:ins>
    </w:p>
    <w:p w14:paraId="7AB50ACB" w14:textId="77777777" w:rsidR="00E67861" w:rsidRPr="00E67861" w:rsidRDefault="00E67861">
      <w:pPr>
        <w:pStyle w:val="Code"/>
        <w:rPr>
          <w:ins w:id="1113" w:author="Eric Robertson" w:date="2016-10-18T14:33:00Z"/>
        </w:rPr>
        <w:pPrChange w:id="1114" w:author="Eric Robertson" w:date="2016-10-18T14:33: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ins w:id="1115" w:author="Eric Robertson" w:date="2016-10-18T14:33:00Z">
        <w:r w:rsidRPr="00E67861">
          <w:t>{</w:t>
        </w:r>
        <w:r w:rsidRPr="00E67861">
          <w:br/>
          <w:t xml:space="preserve">  </w:t>
        </w:r>
        <w:r w:rsidRPr="00E67861">
          <w:rPr>
            <w:color w:val="660E7A"/>
          </w:rPr>
          <w:t>"</w:t>
        </w:r>
        <w:proofErr w:type="gramStart"/>
        <w:r w:rsidRPr="00E67861">
          <w:rPr>
            <w:color w:val="660E7A"/>
          </w:rPr>
          <w:t>description</w:t>
        </w:r>
        <w:proofErr w:type="gramEnd"/>
        <w:r w:rsidRPr="00E67861">
          <w:rPr>
            <w:color w:val="660E7A"/>
          </w:rPr>
          <w:t>"</w:t>
        </w:r>
        <w:r w:rsidRPr="00E67861">
          <w:t>: "Image Compression",</w:t>
        </w:r>
        <w:r w:rsidRPr="00E67861">
          <w:br/>
          <w:t xml:space="preserve">  </w:t>
        </w:r>
        <w:r w:rsidRPr="00E67861">
          <w:rPr>
            <w:color w:val="660E7A"/>
          </w:rPr>
          <w:t>"name"</w:t>
        </w:r>
        <w:r w:rsidRPr="00E67861">
          <w:t>: "</w:t>
        </w:r>
        <w:proofErr w:type="spellStart"/>
        <w:r w:rsidRPr="00E67861">
          <w:t>imagecompression</w:t>
        </w:r>
        <w:proofErr w:type="spellEnd"/>
        <w:r w:rsidRPr="00E67861">
          <w:t>",</w:t>
        </w:r>
        <w:r w:rsidRPr="00E67861">
          <w:br/>
          <w:t xml:space="preserve">  </w:t>
        </w:r>
        <w:r w:rsidRPr="00E67861">
          <w:rPr>
            <w:color w:val="660E7A"/>
          </w:rPr>
          <w:t>"type"</w:t>
        </w:r>
        <w:r w:rsidRPr="00E67861">
          <w:t>: "</w:t>
        </w:r>
        <w:proofErr w:type="spellStart"/>
        <w:r w:rsidRPr="00E67861">
          <w:t>yesno</w:t>
        </w:r>
        <w:proofErr w:type="spellEnd"/>
        <w:r w:rsidRPr="00E67861">
          <w:t>",</w:t>
        </w:r>
        <w:r w:rsidRPr="00E67861">
          <w:br/>
          <w:t xml:space="preserve">  </w:t>
        </w:r>
        <w:r w:rsidRPr="00E67861">
          <w:rPr>
            <w:color w:val="660E7A"/>
          </w:rPr>
          <w:t xml:space="preserve">"operation" </w:t>
        </w:r>
        <w:r w:rsidRPr="00E67861">
          <w:t>: "</w:t>
        </w:r>
        <w:proofErr w:type="spellStart"/>
        <w:r w:rsidRPr="00E67861">
          <w:t>AntiForensicExifQuantizationTable</w:t>
        </w:r>
        <w:proofErr w:type="spellEnd"/>
        <w:r w:rsidRPr="00E67861">
          <w:t>",</w:t>
        </w:r>
        <w:r w:rsidRPr="00E67861">
          <w:br/>
          <w:t xml:space="preserve">  </w:t>
        </w:r>
        <w:r w:rsidRPr="00E67861">
          <w:rPr>
            <w:color w:val="660E7A"/>
          </w:rPr>
          <w:t xml:space="preserve">"node" </w:t>
        </w:r>
        <w:r w:rsidRPr="00E67861">
          <w:t xml:space="preserve">: </w:t>
        </w:r>
        <w:r w:rsidRPr="00E67861">
          <w:rPr>
            <w:color w:val="000080"/>
          </w:rPr>
          <w:t>true</w:t>
        </w:r>
        <w:r w:rsidRPr="00E67861">
          <w:rPr>
            <w:color w:val="000080"/>
          </w:rPr>
          <w:br/>
        </w:r>
        <w:r w:rsidRPr="00E67861">
          <w:t>},</w:t>
        </w:r>
      </w:ins>
    </w:p>
    <w:p w14:paraId="7B4D1098" w14:textId="77777777" w:rsidR="00E67861" w:rsidRPr="00E67861" w:rsidRDefault="00E67861">
      <w:pPr>
        <w:rPr>
          <w:ins w:id="1116" w:author="Eric Robertson" w:date="2016-10-18T14:31:00Z"/>
        </w:rPr>
        <w:pPrChange w:id="1117" w:author="Eric Robertson" w:date="2016-10-18T14:33:00Z">
          <w:pPr>
            <w:spacing w:after="240"/>
            <w:jc w:val="both"/>
          </w:pPr>
        </w:pPrChange>
      </w:pPr>
    </w:p>
    <w:p w14:paraId="56C8551C" w14:textId="47072E20" w:rsidR="00656DD2" w:rsidRDefault="00E67861">
      <w:pPr>
        <w:pStyle w:val="Heading2"/>
        <w:rPr>
          <w:ins w:id="1118" w:author="Eric Robertson" w:date="2016-10-18T14:34:00Z"/>
        </w:rPr>
        <w:pPrChange w:id="1119" w:author="Eric Robertson" w:date="2016-10-18T14:34:00Z">
          <w:pPr>
            <w:spacing w:after="240"/>
            <w:jc w:val="both"/>
          </w:pPr>
        </w:pPrChange>
      </w:pPr>
      <w:ins w:id="1120" w:author="Eric Robertson" w:date="2016-10-18T14:34:00Z">
        <w:r>
          <w:t>Example Edge with Specific Operation and Argument Value</w:t>
        </w:r>
      </w:ins>
    </w:p>
    <w:p w14:paraId="2B4A0514" w14:textId="77777777" w:rsidR="00E67861" w:rsidRDefault="00E67861">
      <w:pPr>
        <w:pStyle w:val="Code"/>
        <w:rPr>
          <w:ins w:id="1121" w:author="Eric Robertson" w:date="2016-10-18T14:34:00Z"/>
        </w:rPr>
        <w:pPrChange w:id="1122" w:author="Eric Robertson" w:date="2016-10-18T14:34:00Z">
          <w:pPr>
            <w:pStyle w:val="HTMLPreformatted"/>
            <w:shd w:val="clear" w:color="auto" w:fill="FFFFFF"/>
          </w:pPr>
        </w:pPrChange>
      </w:pPr>
      <w:ins w:id="1123" w:author="Eric Robertson" w:date="2016-10-18T14:34:00Z">
        <w:r>
          <w:t>{</w:t>
        </w:r>
        <w:r>
          <w:br/>
          <w:t xml:space="preserve">  </w:t>
        </w:r>
        <w:r>
          <w:rPr>
            <w:color w:val="660E7A"/>
          </w:rPr>
          <w:t>"</w:t>
        </w:r>
        <w:proofErr w:type="gramStart"/>
        <w:r>
          <w:rPr>
            <w:color w:val="660E7A"/>
          </w:rPr>
          <w:t>description</w:t>
        </w:r>
        <w:proofErr w:type="gramEnd"/>
        <w:r>
          <w:rPr>
            <w:color w:val="660E7A"/>
          </w:rPr>
          <w:t>"</w:t>
        </w:r>
        <w:r>
          <w:t>: "Other Subjects",</w:t>
        </w:r>
        <w:r>
          <w:br/>
          <w:t xml:space="preserve">  </w:t>
        </w:r>
        <w:r>
          <w:rPr>
            <w:color w:val="660E7A"/>
          </w:rPr>
          <w:t>"name"</w:t>
        </w:r>
        <w:r>
          <w:t>: "</w:t>
        </w:r>
        <w:proofErr w:type="spellStart"/>
        <w:r>
          <w:t>othersubjects</w:t>
        </w:r>
        <w:proofErr w:type="spellEnd"/>
        <w:r>
          <w:t>",</w:t>
        </w:r>
        <w:r>
          <w:br/>
          <w:t xml:space="preserve">  </w:t>
        </w:r>
        <w:r>
          <w:rPr>
            <w:color w:val="660E7A"/>
          </w:rPr>
          <w:t>"type"</w:t>
        </w:r>
        <w:r>
          <w:t>:"</w:t>
        </w:r>
        <w:proofErr w:type="spellStart"/>
        <w:r>
          <w:t>yesno</w:t>
        </w:r>
        <w:proofErr w:type="spellEnd"/>
        <w:r>
          <w:t>",</w:t>
        </w:r>
        <w:r>
          <w:br/>
          <w:t xml:space="preserve">  </w:t>
        </w:r>
        <w:r>
          <w:rPr>
            <w:color w:val="660E7A"/>
          </w:rPr>
          <w:t xml:space="preserve">"operation" </w:t>
        </w:r>
        <w:r>
          <w:t>:"</w:t>
        </w:r>
        <w:proofErr w:type="spellStart"/>
        <w:r>
          <w:t>PasteSplice</w:t>
        </w:r>
        <w:proofErr w:type="spellEnd"/>
        <w:r>
          <w:t>",</w:t>
        </w:r>
        <w:r>
          <w:br/>
          <w:t xml:space="preserve">  </w:t>
        </w:r>
        <w:r>
          <w:rPr>
            <w:color w:val="660E7A"/>
          </w:rPr>
          <w:t>"</w:t>
        </w:r>
        <w:proofErr w:type="spellStart"/>
        <w:r>
          <w:rPr>
            <w:color w:val="660E7A"/>
          </w:rPr>
          <w:t>parameter"</w:t>
        </w:r>
        <w:r>
          <w:t>:"subject</w:t>
        </w:r>
        <w:proofErr w:type="spellEnd"/>
        <w:r>
          <w:t>",</w:t>
        </w:r>
        <w:r>
          <w:br/>
          <w:t xml:space="preserve">  </w:t>
        </w:r>
        <w:r>
          <w:rPr>
            <w:color w:val="660E7A"/>
          </w:rPr>
          <w:t>"</w:t>
        </w:r>
        <w:proofErr w:type="spellStart"/>
        <w:r>
          <w:rPr>
            <w:color w:val="660E7A"/>
          </w:rPr>
          <w:t>value"</w:t>
        </w:r>
        <w:r>
          <w:t>:"other</w:t>
        </w:r>
        <w:proofErr w:type="spellEnd"/>
        <w:r>
          <w:t>",</w:t>
        </w:r>
        <w:r>
          <w:br/>
          <w:t xml:space="preserve">  </w:t>
        </w:r>
        <w:r>
          <w:rPr>
            <w:color w:val="660E7A"/>
          </w:rPr>
          <w:t xml:space="preserve">"node" </w:t>
        </w:r>
        <w:r>
          <w:t xml:space="preserve">: </w:t>
        </w:r>
        <w:r>
          <w:rPr>
            <w:color w:val="000080"/>
          </w:rPr>
          <w:t>true</w:t>
        </w:r>
        <w:r>
          <w:rPr>
            <w:color w:val="000080"/>
          </w:rPr>
          <w:br/>
        </w:r>
        <w:r>
          <w:t>},</w:t>
        </w:r>
      </w:ins>
    </w:p>
    <w:p w14:paraId="7FF3CCDD" w14:textId="77777777" w:rsidR="00E67861" w:rsidRPr="00E67861" w:rsidRDefault="00E67861">
      <w:pPr>
        <w:rPr>
          <w:ins w:id="1124" w:author="Eric Robertson" w:date="2016-10-18T14:30:00Z"/>
        </w:rPr>
        <w:pPrChange w:id="1125" w:author="Eric Robertson" w:date="2016-10-18T14:34:00Z">
          <w:pPr>
            <w:spacing w:after="240"/>
            <w:jc w:val="both"/>
          </w:pPr>
        </w:pPrChange>
      </w:pPr>
    </w:p>
    <w:p w14:paraId="23BF9A47" w14:textId="1D0ECF58" w:rsidR="00656DD2" w:rsidRDefault="00E67861">
      <w:pPr>
        <w:pStyle w:val="Heading2"/>
        <w:rPr>
          <w:ins w:id="1126" w:author="Eric Robertson" w:date="2016-10-18T14:34:00Z"/>
        </w:rPr>
        <w:pPrChange w:id="1127" w:author="Eric Robertson" w:date="2016-10-18T14:34:00Z">
          <w:pPr>
            <w:spacing w:after="240"/>
            <w:jc w:val="both"/>
          </w:pPr>
        </w:pPrChange>
      </w:pPr>
      <w:ins w:id="1128" w:author="Eric Robertson" w:date="2016-10-18T14:34:00Z">
        <w:r>
          <w:t>Example with a Rule</w:t>
        </w:r>
      </w:ins>
    </w:p>
    <w:p w14:paraId="40BD424B" w14:textId="77777777" w:rsidR="00E67861" w:rsidRDefault="00E67861">
      <w:pPr>
        <w:pStyle w:val="Code"/>
        <w:rPr>
          <w:ins w:id="1129" w:author="Eric Robertson" w:date="2016-10-18T14:34:00Z"/>
        </w:rPr>
        <w:pPrChange w:id="1130" w:author="Eric Robertson" w:date="2016-10-18T14:35:00Z">
          <w:pPr>
            <w:pStyle w:val="HTMLPreformatted"/>
            <w:shd w:val="clear" w:color="auto" w:fill="FFFFFF"/>
          </w:pPr>
        </w:pPrChange>
      </w:pPr>
      <w:ins w:id="1131" w:author="Eric Robertson" w:date="2016-10-18T14:34:00Z">
        <w:r>
          <w:t>{</w:t>
        </w:r>
        <w:r>
          <w:br/>
          <w:t xml:space="preserve">  </w:t>
        </w:r>
        <w:r>
          <w:rPr>
            <w:color w:val="660E7A"/>
          </w:rPr>
          <w:t>"</w:t>
        </w:r>
        <w:proofErr w:type="gramStart"/>
        <w:r>
          <w:rPr>
            <w:color w:val="660E7A"/>
          </w:rPr>
          <w:t>description</w:t>
        </w:r>
        <w:proofErr w:type="gramEnd"/>
        <w:r>
          <w:rPr>
            <w:color w:val="660E7A"/>
          </w:rPr>
          <w:t>"</w:t>
        </w:r>
        <w:r>
          <w:t>: "</w:t>
        </w:r>
        <w:proofErr w:type="spellStart"/>
        <w:r>
          <w:t>ColorEnhancement</w:t>
        </w:r>
        <w:proofErr w:type="spellEnd"/>
        <w:r>
          <w:t>",</w:t>
        </w:r>
        <w:r>
          <w:br/>
          <w:t xml:space="preserve">  </w:t>
        </w:r>
        <w:r>
          <w:rPr>
            <w:color w:val="660E7A"/>
          </w:rPr>
          <w:t>"name"</w:t>
        </w:r>
        <w:r>
          <w:t>: "color",</w:t>
        </w:r>
        <w:r>
          <w:br/>
          <w:t xml:space="preserve">  </w:t>
        </w:r>
        <w:r>
          <w:rPr>
            <w:color w:val="660E7A"/>
          </w:rPr>
          <w:t>"type"</w:t>
        </w:r>
        <w:r>
          <w:t>: "</w:t>
        </w:r>
        <w:proofErr w:type="spellStart"/>
        <w:r>
          <w:t>yesno</w:t>
        </w:r>
        <w:proofErr w:type="spellEnd"/>
        <w:r>
          <w:t>",</w:t>
        </w:r>
        <w:r>
          <w:br/>
          <w:t xml:space="preserve">  </w:t>
        </w:r>
        <w:r>
          <w:rPr>
            <w:color w:val="660E7A"/>
          </w:rPr>
          <w:t>"_comment"</w:t>
        </w:r>
        <w:r>
          <w:t>: " any color category operation",</w:t>
        </w:r>
        <w:r>
          <w:br/>
          <w:t xml:space="preserve">  </w:t>
        </w:r>
        <w:r>
          <w:rPr>
            <w:color w:val="660E7A"/>
          </w:rPr>
          <w:t>"rule"</w:t>
        </w:r>
        <w:r>
          <w:t>: "</w:t>
        </w:r>
        <w:proofErr w:type="spellStart"/>
        <w:r>
          <w:t>colorGlobalRule</w:t>
        </w:r>
        <w:proofErr w:type="spellEnd"/>
        <w:r>
          <w:t>",</w:t>
        </w:r>
        <w:r>
          <w:br/>
          <w:t xml:space="preserve">  </w:t>
        </w:r>
        <w:r>
          <w:rPr>
            <w:color w:val="660E7A"/>
          </w:rPr>
          <w:t xml:space="preserve">"node" </w:t>
        </w:r>
        <w:r>
          <w:t xml:space="preserve">: </w:t>
        </w:r>
        <w:r>
          <w:rPr>
            <w:color w:val="000080"/>
          </w:rPr>
          <w:t>true</w:t>
        </w:r>
        <w:r>
          <w:rPr>
            <w:color w:val="000080"/>
          </w:rPr>
          <w:br/>
        </w:r>
        <w:r>
          <w:t>},</w:t>
        </w:r>
      </w:ins>
    </w:p>
    <w:p w14:paraId="5C35226E" w14:textId="7B9BACE3" w:rsidR="00E67861" w:rsidRDefault="00E67861">
      <w:pPr>
        <w:pStyle w:val="Heading2"/>
        <w:rPr>
          <w:ins w:id="1132" w:author="Eric Robertson" w:date="2016-10-18T14:35:00Z"/>
        </w:rPr>
        <w:pPrChange w:id="1133" w:author="Eric Robertson" w:date="2016-10-18T14:35:00Z">
          <w:pPr>
            <w:spacing w:after="240"/>
            <w:jc w:val="both"/>
          </w:pPr>
        </w:pPrChange>
      </w:pPr>
      <w:ins w:id="1134" w:author="Eric Robertson" w:date="2016-10-18T14:35:00Z">
        <w:r>
          <w:t>Example Project Property without a Rule</w:t>
        </w:r>
      </w:ins>
    </w:p>
    <w:p w14:paraId="44293323" w14:textId="77777777" w:rsidR="00E67861" w:rsidRDefault="00E67861">
      <w:pPr>
        <w:pStyle w:val="Code"/>
        <w:rPr>
          <w:ins w:id="1135" w:author="Eric Robertson" w:date="2016-10-18T14:35:00Z"/>
        </w:rPr>
        <w:pPrChange w:id="1136" w:author="Eric Robertson" w:date="2016-10-18T14:35:00Z">
          <w:pPr>
            <w:pStyle w:val="HTMLPreformatted"/>
            <w:shd w:val="clear" w:color="auto" w:fill="FFFFFF"/>
          </w:pPr>
        </w:pPrChange>
      </w:pPr>
      <w:ins w:id="1137" w:author="Eric Robertson" w:date="2016-10-18T14:35:00Z">
        <w:r>
          <w:t>{</w:t>
        </w:r>
        <w:r>
          <w:br/>
          <w:t xml:space="preserve">  </w:t>
        </w:r>
        <w:r>
          <w:rPr>
            <w:color w:val="660E7A"/>
          </w:rPr>
          <w:t>"</w:t>
        </w:r>
        <w:proofErr w:type="gramStart"/>
        <w:r>
          <w:rPr>
            <w:color w:val="660E7A"/>
          </w:rPr>
          <w:t>description</w:t>
        </w:r>
        <w:proofErr w:type="gramEnd"/>
        <w:r>
          <w:rPr>
            <w:color w:val="660E7A"/>
          </w:rPr>
          <w:t>"</w:t>
        </w:r>
        <w:r>
          <w:t>: "Manipulation Category",</w:t>
        </w:r>
        <w:r>
          <w:br/>
          <w:t xml:space="preserve">  </w:t>
        </w:r>
        <w:r>
          <w:rPr>
            <w:color w:val="660E7A"/>
          </w:rPr>
          <w:t>"name"</w:t>
        </w:r>
        <w:r>
          <w:t>: "</w:t>
        </w:r>
        <w:proofErr w:type="spellStart"/>
        <w:r>
          <w:t>manipulationcategory</w:t>
        </w:r>
        <w:proofErr w:type="spellEnd"/>
        <w:r>
          <w:t>",</w:t>
        </w:r>
        <w:r>
          <w:br/>
          <w:t xml:space="preserve">  </w:t>
        </w:r>
        <w:r>
          <w:rPr>
            <w:color w:val="660E7A"/>
          </w:rPr>
          <w:t>"type"</w:t>
        </w:r>
        <w:r>
          <w:t>: "list",</w:t>
        </w:r>
        <w:r>
          <w:br/>
          <w:t xml:space="preserve">  </w:t>
        </w:r>
        <w:r>
          <w:rPr>
            <w:color w:val="660E7A"/>
          </w:rPr>
          <w:t>"values"</w:t>
        </w:r>
        <w:r>
          <w:t>: [</w:t>
        </w:r>
        <w:r>
          <w:br/>
          <w:t xml:space="preserve">    "Provenance",</w:t>
        </w:r>
        <w:r>
          <w:br/>
          <w:t xml:space="preserve">    "2-Unit",</w:t>
        </w:r>
        <w:r>
          <w:br/>
          <w:t xml:space="preserve">    "4-Unit",</w:t>
        </w:r>
        <w:r>
          <w:br/>
          <w:t xml:space="preserve">    "6-Unit"</w:t>
        </w:r>
        <w:r>
          <w:br/>
          <w:t xml:space="preserve">  ]</w:t>
        </w:r>
        <w:r>
          <w:br/>
          <w:t>},</w:t>
        </w:r>
      </w:ins>
    </w:p>
    <w:p w14:paraId="37A51DD3" w14:textId="77777777" w:rsidR="00E67861" w:rsidRPr="00E67861" w:rsidRDefault="00E67861">
      <w:pPr>
        <w:rPr>
          <w:ins w:id="1138" w:author="Eric Robertson" w:date="2016-10-18T14:34:00Z"/>
        </w:rPr>
        <w:pPrChange w:id="1139" w:author="Eric Robertson" w:date="2016-10-18T14:35:00Z">
          <w:pPr>
            <w:spacing w:after="240"/>
            <w:jc w:val="both"/>
          </w:pPr>
        </w:pPrChange>
      </w:pPr>
    </w:p>
    <w:p w14:paraId="1671B61D" w14:textId="77777777" w:rsidR="00E67861" w:rsidRPr="00E67861" w:rsidRDefault="00E67861">
      <w:pPr>
        <w:rPr>
          <w:ins w:id="1140" w:author="Eric Robertson" w:date="2016-10-18T14:30:00Z"/>
        </w:rPr>
        <w:pPrChange w:id="1141" w:author="Eric Robertson" w:date="2016-10-18T14:34:00Z">
          <w:pPr>
            <w:spacing w:after="240"/>
            <w:jc w:val="both"/>
          </w:pPr>
        </w:pPrChange>
      </w:pPr>
    </w:p>
    <w:p w14:paraId="69B9C492" w14:textId="77777777" w:rsidR="00656DD2" w:rsidRPr="009B3311" w:rsidRDefault="00656DD2">
      <w:pPr>
        <w:pPrChange w:id="1142" w:author="Eric Robertson" w:date="2016-10-18T14:23:00Z">
          <w:pPr>
            <w:spacing w:after="240"/>
            <w:jc w:val="both"/>
          </w:pPr>
        </w:pPrChange>
      </w:pPr>
    </w:p>
    <w:sectPr w:rsidR="00656DD2" w:rsidRPr="009B3311"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72636D" w14:textId="77777777" w:rsidR="00D1682C" w:rsidRDefault="00D1682C">
      <w:r>
        <w:separator/>
      </w:r>
    </w:p>
  </w:endnote>
  <w:endnote w:type="continuationSeparator" w:id="0">
    <w:p w14:paraId="114A74D6" w14:textId="77777777" w:rsidR="00D1682C" w:rsidRDefault="00D16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Apple Symbols">
    <w:panose1 w:val="02000000000000000000"/>
    <w:charset w:val="00"/>
    <w:family w:val="auto"/>
    <w:pitch w:val="variable"/>
    <w:sig w:usb0="800000A3" w:usb1="08007BEB" w:usb2="01840034" w:usb3="00000000" w:csb0="000001FB" w:csb1="00000000"/>
  </w:font>
  <w:font w:name="Menlo Regular">
    <w:panose1 w:val="020B0609030804020204"/>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B3837D" w14:textId="77777777" w:rsidR="00D1682C" w:rsidRDefault="00D1682C"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D1682C" w:rsidRDefault="00D168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0E4C56" w14:textId="77777777" w:rsidR="00D1682C" w:rsidRPr="00E407F7" w:rsidRDefault="00D1682C"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FCDB8" w14:textId="77777777" w:rsidR="00D1682C" w:rsidRPr="00AA3D31" w:rsidRDefault="00D1682C"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AF27C0">
      <w:rPr>
        <w:rStyle w:val="PageNumber"/>
        <w:noProof/>
      </w:rPr>
      <w:t>23</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6D0EF2" w14:textId="77777777" w:rsidR="00D1682C" w:rsidRDefault="00D1682C"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sidR="00AF27C0">
      <w:rPr>
        <w:rStyle w:val="PageNumber"/>
        <w:noProof/>
      </w:rPr>
      <w:t>i</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B548A5" w14:textId="77777777" w:rsidR="00D1682C" w:rsidRPr="00AA3D31" w:rsidRDefault="00D1682C"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AF27C0">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8FEE2" w14:textId="77777777" w:rsidR="00D1682C" w:rsidRDefault="00D1682C">
      <w:r>
        <w:separator/>
      </w:r>
    </w:p>
  </w:footnote>
  <w:footnote w:type="continuationSeparator" w:id="0">
    <w:p w14:paraId="0EB57BFA" w14:textId="77777777" w:rsidR="00D1682C" w:rsidRDefault="00D1682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66FD42" w14:textId="77777777" w:rsidR="00D1682C" w:rsidRDefault="00D1682C">
    <w:pPr>
      <w:pStyle w:val="Header"/>
    </w:pPr>
    <w:r>
      <w:rPr>
        <w:noProof/>
      </w:rPr>
      <w:pict w14:anchorId="180F4C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C675BC" w14:textId="77777777" w:rsidR="00D1682C" w:rsidRDefault="00D1682C" w:rsidP="00AA3D31">
    <w:pPr>
      <w:pStyle w:val="Header"/>
    </w:pPr>
    <w:r>
      <w:rPr>
        <w:noProof/>
      </w:rPr>
      <w:pict w14:anchorId="1DF354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Contract No: FA8750-16-C-0168                                                                                            </w:t>
    </w:r>
    <w:proofErr w:type="spellStart"/>
    <w:r>
      <w:t>MediFor</w:t>
    </w:r>
    <w:proofErr w:type="spellEnd"/>
    <w:r>
      <w:t xml:space="preserve"> Journaling Tool          </w:t>
    </w:r>
  </w:p>
  <w:p w14:paraId="439F9778" w14:textId="77777777" w:rsidR="00D1682C" w:rsidRDefault="00D1682C" w:rsidP="00AA3D31">
    <w:pPr>
      <w:pStyle w:val="Header"/>
      <w:pBdr>
        <w:bottom w:val="single" w:sz="4" w:space="1" w:color="auto"/>
      </w:pBdr>
    </w:pPr>
    <w:r>
      <w:t xml:space="preserve">                                                                                                                                                                      20 July 2016</w:t>
    </w:r>
  </w:p>
  <w:p w14:paraId="5C82BF31" w14:textId="77777777" w:rsidR="00D1682C" w:rsidRPr="00C8740A" w:rsidRDefault="00D1682C"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AB105F" w14:textId="77777777" w:rsidR="00D1682C" w:rsidRDefault="00D1682C">
    <w:pPr>
      <w:pStyle w:val="Header"/>
    </w:pPr>
    <w:r>
      <w:rPr>
        <w:noProof/>
      </w:rPr>
      <w:pict w14:anchorId="1AEA67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4AB8F6" w14:textId="77777777" w:rsidR="00D1682C" w:rsidRDefault="00D1682C">
    <w:pPr>
      <w:pStyle w:val="Header"/>
    </w:pPr>
    <w:r>
      <w:rPr>
        <w:noProof/>
      </w:rPr>
      <w:pict w14:anchorId="2D91A2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679EB" w14:textId="77777777" w:rsidR="00D1682C" w:rsidRDefault="00D1682C">
    <w:pPr>
      <w:pStyle w:val="Header"/>
    </w:pPr>
    <w:r>
      <w:rPr>
        <w:noProof/>
      </w:rPr>
      <w:pict w14:anchorId="470451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18B9A9" w14:textId="77777777" w:rsidR="00D1682C" w:rsidRDefault="00D1682C" w:rsidP="006B41F4">
    <w:pPr>
      <w:pStyle w:val="Header"/>
    </w:pPr>
    <w:r>
      <w:rPr>
        <w:noProof/>
      </w:rPr>
      <w:pict w14:anchorId="0BBA72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55975C17" w14:textId="77777777" w:rsidR="00D1682C" w:rsidRDefault="00D1682C" w:rsidP="00E407F7">
    <w:pPr>
      <w:pStyle w:val="Header"/>
      <w:pBdr>
        <w:bottom w:val="single" w:sz="4" w:space="1" w:color="auto"/>
      </w:pBdr>
    </w:pPr>
    <w:r>
      <w:t xml:space="preserve">                                                                                                                                                                 22 August 2016</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6CA993" w14:textId="77777777" w:rsidR="00D1682C" w:rsidRDefault="00D1682C">
    <w:pPr>
      <w:pStyle w:val="Header"/>
    </w:pPr>
    <w:r>
      <w:rPr>
        <w:noProof/>
      </w:rPr>
      <w:pict w14:anchorId="0AD8F2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828717" w14:textId="77777777" w:rsidR="00D1682C" w:rsidRDefault="00D1682C" w:rsidP="00AA3D31">
    <w:pPr>
      <w:pStyle w:val="Header"/>
    </w:pPr>
    <w:r>
      <w:rPr>
        <w:noProof/>
      </w:rPr>
      <w:pict w14:anchorId="3FE86FF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3A8566EE" w14:textId="77777777" w:rsidR="00D1682C" w:rsidRDefault="00D1682C" w:rsidP="00AA3D31">
    <w:pPr>
      <w:pStyle w:val="Header"/>
      <w:pBdr>
        <w:bottom w:val="single" w:sz="4" w:space="1" w:color="auto"/>
      </w:pBdr>
    </w:pPr>
    <w:r>
      <w:t xml:space="preserve">                                                                                                                                                                 22 August 2016</w:t>
    </w:r>
  </w:p>
  <w:p w14:paraId="2ACA8FAE" w14:textId="77777777" w:rsidR="00D1682C" w:rsidRPr="00C8740A" w:rsidRDefault="00D1682C" w:rsidP="00C8740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B6CA29" w14:textId="77777777" w:rsidR="00D1682C" w:rsidRDefault="00D1682C">
    <w:pPr>
      <w:pStyle w:val="Header"/>
    </w:pPr>
    <w:r>
      <w:rPr>
        <w:noProof/>
      </w:rPr>
      <w:pict w14:anchorId="531CB62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004894"/>
    <w:lvl w:ilvl="0">
      <w:start w:val="1"/>
      <w:numFmt w:val="decimal"/>
      <w:lvlText w:val="%1."/>
      <w:lvlJc w:val="left"/>
      <w:pPr>
        <w:tabs>
          <w:tab w:val="num" w:pos="1800"/>
        </w:tabs>
        <w:ind w:left="1800" w:hanging="360"/>
      </w:pPr>
    </w:lvl>
  </w:abstractNum>
  <w:abstractNum w:abstractNumId="1">
    <w:nsid w:val="FFFFFF7D"/>
    <w:multiLevelType w:val="singleLevel"/>
    <w:tmpl w:val="E00472C4"/>
    <w:lvl w:ilvl="0">
      <w:start w:val="1"/>
      <w:numFmt w:val="decimal"/>
      <w:lvlText w:val="%1."/>
      <w:lvlJc w:val="left"/>
      <w:pPr>
        <w:tabs>
          <w:tab w:val="num" w:pos="1440"/>
        </w:tabs>
        <w:ind w:left="1440" w:hanging="360"/>
      </w:pPr>
    </w:lvl>
  </w:abstractNum>
  <w:abstractNum w:abstractNumId="2">
    <w:nsid w:val="FFFFFF7E"/>
    <w:multiLevelType w:val="singleLevel"/>
    <w:tmpl w:val="12C0B1B0"/>
    <w:lvl w:ilvl="0">
      <w:start w:val="1"/>
      <w:numFmt w:val="decimal"/>
      <w:lvlText w:val="%1."/>
      <w:lvlJc w:val="left"/>
      <w:pPr>
        <w:tabs>
          <w:tab w:val="num" w:pos="1080"/>
        </w:tabs>
        <w:ind w:left="1080" w:hanging="360"/>
      </w:pPr>
    </w:lvl>
  </w:abstractNum>
  <w:abstractNum w:abstractNumId="3">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12">
    <w:nsid w:val="11E76F67"/>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E64C30"/>
    <w:multiLevelType w:val="hybridMultilevel"/>
    <w:tmpl w:val="A30EDD18"/>
    <w:lvl w:ilvl="0" w:tplc="F788CE16">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2F0A3F"/>
    <w:multiLevelType w:val="hybridMultilevel"/>
    <w:tmpl w:val="A44455BE"/>
    <w:lvl w:ilvl="0" w:tplc="EF983094">
      <w:start w:val="1"/>
      <w:numFmt w:val="decimal"/>
      <w:lvlText w:val="(%1)"/>
      <w:lvlJc w:val="left"/>
      <w:pPr>
        <w:tabs>
          <w:tab w:val="num" w:pos="720"/>
        </w:tabs>
        <w:ind w:left="720" w:hanging="360"/>
      </w:pPr>
    </w:lvl>
    <w:lvl w:ilvl="1" w:tplc="E9B43512" w:tentative="1">
      <w:start w:val="1"/>
      <w:numFmt w:val="decimal"/>
      <w:lvlText w:val="(%2)"/>
      <w:lvlJc w:val="left"/>
      <w:pPr>
        <w:tabs>
          <w:tab w:val="num" w:pos="1440"/>
        </w:tabs>
        <w:ind w:left="1440" w:hanging="360"/>
      </w:pPr>
    </w:lvl>
    <w:lvl w:ilvl="2" w:tplc="3F60C854" w:tentative="1">
      <w:start w:val="1"/>
      <w:numFmt w:val="decimal"/>
      <w:lvlText w:val="(%3)"/>
      <w:lvlJc w:val="left"/>
      <w:pPr>
        <w:tabs>
          <w:tab w:val="num" w:pos="2160"/>
        </w:tabs>
        <w:ind w:left="2160" w:hanging="360"/>
      </w:pPr>
    </w:lvl>
    <w:lvl w:ilvl="3" w:tplc="F53483DE" w:tentative="1">
      <w:start w:val="1"/>
      <w:numFmt w:val="decimal"/>
      <w:lvlText w:val="(%4)"/>
      <w:lvlJc w:val="left"/>
      <w:pPr>
        <w:tabs>
          <w:tab w:val="num" w:pos="2880"/>
        </w:tabs>
        <w:ind w:left="2880" w:hanging="360"/>
      </w:pPr>
    </w:lvl>
    <w:lvl w:ilvl="4" w:tplc="4DEA9B44" w:tentative="1">
      <w:start w:val="1"/>
      <w:numFmt w:val="decimal"/>
      <w:lvlText w:val="(%5)"/>
      <w:lvlJc w:val="left"/>
      <w:pPr>
        <w:tabs>
          <w:tab w:val="num" w:pos="3600"/>
        </w:tabs>
        <w:ind w:left="3600" w:hanging="360"/>
      </w:pPr>
    </w:lvl>
    <w:lvl w:ilvl="5" w:tplc="E960974C" w:tentative="1">
      <w:start w:val="1"/>
      <w:numFmt w:val="decimal"/>
      <w:lvlText w:val="(%6)"/>
      <w:lvlJc w:val="left"/>
      <w:pPr>
        <w:tabs>
          <w:tab w:val="num" w:pos="4320"/>
        </w:tabs>
        <w:ind w:left="4320" w:hanging="360"/>
      </w:pPr>
    </w:lvl>
    <w:lvl w:ilvl="6" w:tplc="C5E8CD1C" w:tentative="1">
      <w:start w:val="1"/>
      <w:numFmt w:val="decimal"/>
      <w:lvlText w:val="(%7)"/>
      <w:lvlJc w:val="left"/>
      <w:pPr>
        <w:tabs>
          <w:tab w:val="num" w:pos="5040"/>
        </w:tabs>
        <w:ind w:left="5040" w:hanging="360"/>
      </w:pPr>
    </w:lvl>
    <w:lvl w:ilvl="7" w:tplc="49FCAB6C" w:tentative="1">
      <w:start w:val="1"/>
      <w:numFmt w:val="decimal"/>
      <w:lvlText w:val="(%8)"/>
      <w:lvlJc w:val="left"/>
      <w:pPr>
        <w:tabs>
          <w:tab w:val="num" w:pos="5760"/>
        </w:tabs>
        <w:ind w:left="5760" w:hanging="360"/>
      </w:pPr>
    </w:lvl>
    <w:lvl w:ilvl="8" w:tplc="EB280660" w:tentative="1">
      <w:start w:val="1"/>
      <w:numFmt w:val="decimal"/>
      <w:lvlText w:val="(%9)"/>
      <w:lvlJc w:val="left"/>
      <w:pPr>
        <w:tabs>
          <w:tab w:val="num" w:pos="6480"/>
        </w:tabs>
        <w:ind w:left="6480" w:hanging="360"/>
      </w:pPr>
    </w:lvl>
  </w:abstractNum>
  <w:abstractNum w:abstractNumId="19">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657E8C"/>
    <w:multiLevelType w:val="hybridMultilevel"/>
    <w:tmpl w:val="F7FC0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9"/>
  </w:num>
  <w:num w:numId="2">
    <w:abstractNumId w:val="3"/>
  </w:num>
  <w:num w:numId="3">
    <w:abstractNumId w:val="9"/>
  </w:num>
  <w:num w:numId="4">
    <w:abstractNumId w:val="7"/>
  </w:num>
  <w:num w:numId="5">
    <w:abstractNumId w:val="8"/>
  </w:num>
  <w:num w:numId="6">
    <w:abstractNumId w:val="25"/>
  </w:num>
  <w:num w:numId="7">
    <w:abstractNumId w:val="6"/>
  </w:num>
  <w:num w:numId="8">
    <w:abstractNumId w:val="5"/>
  </w:num>
  <w:num w:numId="9">
    <w:abstractNumId w:val="4"/>
  </w:num>
  <w:num w:numId="10">
    <w:abstractNumId w:val="2"/>
  </w:num>
  <w:num w:numId="11">
    <w:abstractNumId w:val="1"/>
  </w:num>
  <w:num w:numId="12">
    <w:abstractNumId w:val="0"/>
  </w:num>
  <w:num w:numId="13">
    <w:abstractNumId w:val="28"/>
  </w:num>
  <w:num w:numId="14">
    <w:abstractNumId w:val="14"/>
  </w:num>
  <w:num w:numId="15">
    <w:abstractNumId w:val="12"/>
  </w:num>
  <w:num w:numId="16">
    <w:abstractNumId w:val="22"/>
  </w:num>
  <w:num w:numId="17">
    <w:abstractNumId w:val="26"/>
  </w:num>
  <w:num w:numId="18">
    <w:abstractNumId w:val="13"/>
  </w:num>
  <w:num w:numId="19">
    <w:abstractNumId w:val="20"/>
  </w:num>
  <w:num w:numId="20">
    <w:abstractNumId w:val="10"/>
  </w:num>
  <w:num w:numId="21">
    <w:abstractNumId w:val="19"/>
  </w:num>
  <w:num w:numId="22">
    <w:abstractNumId w:val="17"/>
  </w:num>
  <w:num w:numId="23">
    <w:abstractNumId w:val="23"/>
  </w:num>
  <w:num w:numId="24">
    <w:abstractNumId w:val="21"/>
  </w:num>
  <w:num w:numId="25">
    <w:abstractNumId w:val="24"/>
  </w:num>
  <w:num w:numId="26">
    <w:abstractNumId w:val="11"/>
  </w:num>
  <w:num w:numId="27">
    <w:abstractNumId w:val="18"/>
  </w:num>
  <w:num w:numId="28">
    <w:abstractNumId w:val="27"/>
  </w:num>
  <w:num w:numId="29">
    <w:abstractNumId w:val="15"/>
  </w:num>
  <w:num w:numId="30">
    <w:abstractNumId w:val="16"/>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w Smith">
    <w15:presenceInfo w15:providerId="AD" w15:userId="S-1-5-21-3850412615-3708471745-125178177-216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68"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490B"/>
    <w:rsid w:val="00056F78"/>
    <w:rsid w:val="0005729F"/>
    <w:rsid w:val="000574D0"/>
    <w:rsid w:val="000600B7"/>
    <w:rsid w:val="0006515D"/>
    <w:rsid w:val="00066042"/>
    <w:rsid w:val="00067282"/>
    <w:rsid w:val="0007511A"/>
    <w:rsid w:val="00075E96"/>
    <w:rsid w:val="000768F6"/>
    <w:rsid w:val="00077CF3"/>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D15DF"/>
    <w:rsid w:val="000D29B7"/>
    <w:rsid w:val="000D3AED"/>
    <w:rsid w:val="000D3D0A"/>
    <w:rsid w:val="000D5197"/>
    <w:rsid w:val="000D55A9"/>
    <w:rsid w:val="000D55FE"/>
    <w:rsid w:val="000E36B8"/>
    <w:rsid w:val="000E3A85"/>
    <w:rsid w:val="000E47C4"/>
    <w:rsid w:val="000E5452"/>
    <w:rsid w:val="000F0ECB"/>
    <w:rsid w:val="000F1CAB"/>
    <w:rsid w:val="000F201E"/>
    <w:rsid w:val="000F2D12"/>
    <w:rsid w:val="000F4745"/>
    <w:rsid w:val="000F4C4C"/>
    <w:rsid w:val="000F71E6"/>
    <w:rsid w:val="0010040E"/>
    <w:rsid w:val="0010287C"/>
    <w:rsid w:val="00106448"/>
    <w:rsid w:val="00106861"/>
    <w:rsid w:val="00112490"/>
    <w:rsid w:val="00114C60"/>
    <w:rsid w:val="00124E1A"/>
    <w:rsid w:val="001266D0"/>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024"/>
    <w:rsid w:val="001D53CA"/>
    <w:rsid w:val="001E1F2F"/>
    <w:rsid w:val="001E4D66"/>
    <w:rsid w:val="001E7EA7"/>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2D16"/>
    <w:rsid w:val="002C3EF0"/>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98D"/>
    <w:rsid w:val="00340DB6"/>
    <w:rsid w:val="00342144"/>
    <w:rsid w:val="0034382E"/>
    <w:rsid w:val="00344C1F"/>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3F99"/>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5DA"/>
    <w:rsid w:val="00452BB9"/>
    <w:rsid w:val="00453B11"/>
    <w:rsid w:val="0045478A"/>
    <w:rsid w:val="004569DF"/>
    <w:rsid w:val="00456CCF"/>
    <w:rsid w:val="0046034E"/>
    <w:rsid w:val="00460BE7"/>
    <w:rsid w:val="004618CA"/>
    <w:rsid w:val="0046549B"/>
    <w:rsid w:val="004671CA"/>
    <w:rsid w:val="00472F21"/>
    <w:rsid w:val="004743E7"/>
    <w:rsid w:val="00475BBC"/>
    <w:rsid w:val="00481250"/>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201F"/>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3283"/>
    <w:rsid w:val="006468BF"/>
    <w:rsid w:val="00647C25"/>
    <w:rsid w:val="00647E7D"/>
    <w:rsid w:val="00655108"/>
    <w:rsid w:val="0065526C"/>
    <w:rsid w:val="00656DD2"/>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E7D22"/>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081"/>
    <w:rsid w:val="00775470"/>
    <w:rsid w:val="00776150"/>
    <w:rsid w:val="007761A8"/>
    <w:rsid w:val="00776A73"/>
    <w:rsid w:val="00776B0F"/>
    <w:rsid w:val="007801D5"/>
    <w:rsid w:val="00781406"/>
    <w:rsid w:val="0078219B"/>
    <w:rsid w:val="00782FC7"/>
    <w:rsid w:val="00785C43"/>
    <w:rsid w:val="00786B94"/>
    <w:rsid w:val="007958D3"/>
    <w:rsid w:val="00796271"/>
    <w:rsid w:val="00797010"/>
    <w:rsid w:val="007A1E69"/>
    <w:rsid w:val="007A36D3"/>
    <w:rsid w:val="007A5A13"/>
    <w:rsid w:val="007A6A01"/>
    <w:rsid w:val="007B015A"/>
    <w:rsid w:val="007B1905"/>
    <w:rsid w:val="007B5BED"/>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0AC"/>
    <w:rsid w:val="00844765"/>
    <w:rsid w:val="008468B6"/>
    <w:rsid w:val="00847D79"/>
    <w:rsid w:val="00850E95"/>
    <w:rsid w:val="0085183F"/>
    <w:rsid w:val="0085213B"/>
    <w:rsid w:val="008523AE"/>
    <w:rsid w:val="008525D4"/>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6A24"/>
    <w:rsid w:val="008A7162"/>
    <w:rsid w:val="008B12CE"/>
    <w:rsid w:val="008B36DA"/>
    <w:rsid w:val="008B3969"/>
    <w:rsid w:val="008B4E5F"/>
    <w:rsid w:val="008C0364"/>
    <w:rsid w:val="008C3FDB"/>
    <w:rsid w:val="008C7ED2"/>
    <w:rsid w:val="008D1F39"/>
    <w:rsid w:val="008D6F53"/>
    <w:rsid w:val="008E1995"/>
    <w:rsid w:val="008E669A"/>
    <w:rsid w:val="008F04C9"/>
    <w:rsid w:val="008F35AF"/>
    <w:rsid w:val="008F3776"/>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5006"/>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90419"/>
    <w:rsid w:val="00991B57"/>
    <w:rsid w:val="009922DA"/>
    <w:rsid w:val="0099247F"/>
    <w:rsid w:val="009956A6"/>
    <w:rsid w:val="00996C61"/>
    <w:rsid w:val="009A6C70"/>
    <w:rsid w:val="009B057A"/>
    <w:rsid w:val="009B1E4C"/>
    <w:rsid w:val="009B2351"/>
    <w:rsid w:val="009B256E"/>
    <w:rsid w:val="009B3311"/>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54660"/>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C4C4E"/>
    <w:rsid w:val="00AC6118"/>
    <w:rsid w:val="00AD026D"/>
    <w:rsid w:val="00AD19BD"/>
    <w:rsid w:val="00AD6594"/>
    <w:rsid w:val="00AE0FBC"/>
    <w:rsid w:val="00AE2731"/>
    <w:rsid w:val="00AE38F1"/>
    <w:rsid w:val="00AE762A"/>
    <w:rsid w:val="00AF1CF6"/>
    <w:rsid w:val="00AF27C0"/>
    <w:rsid w:val="00B01F11"/>
    <w:rsid w:val="00B06C7A"/>
    <w:rsid w:val="00B10F01"/>
    <w:rsid w:val="00B146F9"/>
    <w:rsid w:val="00B17D11"/>
    <w:rsid w:val="00B23EF4"/>
    <w:rsid w:val="00B2404B"/>
    <w:rsid w:val="00B24C3F"/>
    <w:rsid w:val="00B26594"/>
    <w:rsid w:val="00B3002A"/>
    <w:rsid w:val="00B308E3"/>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045"/>
    <w:rsid w:val="00C8740A"/>
    <w:rsid w:val="00C87CBC"/>
    <w:rsid w:val="00C91B3C"/>
    <w:rsid w:val="00C9270E"/>
    <w:rsid w:val="00C9297B"/>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4D65"/>
    <w:rsid w:val="00D15201"/>
    <w:rsid w:val="00D152F8"/>
    <w:rsid w:val="00D1682C"/>
    <w:rsid w:val="00D2256B"/>
    <w:rsid w:val="00D22E98"/>
    <w:rsid w:val="00D23F1E"/>
    <w:rsid w:val="00D2792B"/>
    <w:rsid w:val="00D27977"/>
    <w:rsid w:val="00D27F3C"/>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0728"/>
    <w:rsid w:val="00DA2E06"/>
    <w:rsid w:val="00DA3E1C"/>
    <w:rsid w:val="00DB2434"/>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3A1E"/>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67861"/>
    <w:rsid w:val="00E7090A"/>
    <w:rsid w:val="00E711A7"/>
    <w:rsid w:val="00E71666"/>
    <w:rsid w:val="00E77136"/>
    <w:rsid w:val="00E810A1"/>
    <w:rsid w:val="00E81ADC"/>
    <w:rsid w:val="00E81B9D"/>
    <w:rsid w:val="00E84179"/>
    <w:rsid w:val="00E90B39"/>
    <w:rsid w:val="00E91EFD"/>
    <w:rsid w:val="00E92E67"/>
    <w:rsid w:val="00E92FDC"/>
    <w:rsid w:val="00E94DB3"/>
    <w:rsid w:val="00E955D1"/>
    <w:rsid w:val="00EA02C2"/>
    <w:rsid w:val="00EA0484"/>
    <w:rsid w:val="00EA1E4B"/>
    <w:rsid w:val="00EA3A94"/>
    <w:rsid w:val="00EA42F9"/>
    <w:rsid w:val="00EA570D"/>
    <w:rsid w:val="00EA57D7"/>
    <w:rsid w:val="00EA5F8B"/>
    <w:rsid w:val="00EB3922"/>
    <w:rsid w:val="00EB3998"/>
    <w:rsid w:val="00EB6F3B"/>
    <w:rsid w:val="00ED1E29"/>
    <w:rsid w:val="00ED5CDC"/>
    <w:rsid w:val="00EE3410"/>
    <w:rsid w:val="00EF2EA0"/>
    <w:rsid w:val="00EF6372"/>
    <w:rsid w:val="00EF67AD"/>
    <w:rsid w:val="00F01012"/>
    <w:rsid w:val="00F034FA"/>
    <w:rsid w:val="00F04A38"/>
    <w:rsid w:val="00F06301"/>
    <w:rsid w:val="00F0765F"/>
    <w:rsid w:val="00F121EE"/>
    <w:rsid w:val="00F1426D"/>
    <w:rsid w:val="00F21726"/>
    <w:rsid w:val="00F23512"/>
    <w:rsid w:val="00F25339"/>
    <w:rsid w:val="00F36C62"/>
    <w:rsid w:val="00F37333"/>
    <w:rsid w:val="00F378C7"/>
    <w:rsid w:val="00F37A95"/>
    <w:rsid w:val="00F40455"/>
    <w:rsid w:val="00F40E9F"/>
    <w:rsid w:val="00F43A42"/>
    <w:rsid w:val="00F45312"/>
    <w:rsid w:val="00F51A4E"/>
    <w:rsid w:val="00F53782"/>
    <w:rsid w:val="00F5531B"/>
    <w:rsid w:val="00F55EC0"/>
    <w:rsid w:val="00F63E02"/>
    <w:rsid w:val="00F65AE9"/>
    <w:rsid w:val="00F71748"/>
    <w:rsid w:val="00F7310C"/>
    <w:rsid w:val="00F90C5D"/>
    <w:rsid w:val="00F92C4C"/>
    <w:rsid w:val="00F96FA2"/>
    <w:rsid w:val="00FA2C78"/>
    <w:rsid w:val="00FA3B5B"/>
    <w:rsid w:val="00FB32C8"/>
    <w:rsid w:val="00FB41F0"/>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481250"/>
    <w:pPr>
      <w:spacing w:before="120" w:after="240"/>
      <w:jc w:val="center"/>
      <w:pPrChange w:id="0" w:author="Eric Robertson" w:date="2016-10-06T12:01:00Z">
        <w:pPr>
          <w:spacing w:before="120" w:after="240"/>
          <w:jc w:val="center"/>
        </w:pPr>
      </w:pPrChange>
    </w:pPr>
    <w:rPr>
      <w:bCs/>
      <w:i/>
      <w:rPrChange w:id="0" w:author="Eric Robertson" w:date="2016-10-06T12:01:00Z">
        <w:rPr>
          <w:bCs/>
          <w:i/>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481250"/>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481250"/>
    <w:pPr>
      <w:spacing w:before="120" w:after="240"/>
      <w:jc w:val="center"/>
      <w:pPrChange w:id="1" w:author="Eric Robertson" w:date="2016-10-06T12:01:00Z">
        <w:pPr>
          <w:spacing w:before="120" w:after="240"/>
          <w:jc w:val="center"/>
        </w:pPr>
      </w:pPrChange>
    </w:pPr>
    <w:rPr>
      <w:bCs/>
      <w:i/>
      <w:rPrChange w:id="1" w:author="Eric Robertson" w:date="2016-10-06T12:01:00Z">
        <w:rPr>
          <w:bCs/>
          <w:i/>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481250"/>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image" Target="media/image17.png"/><Relationship Id="rId51" Type="http://schemas.openxmlformats.org/officeDocument/2006/relationships/image" Target="media/image18.jpg"/><Relationship Id="rId52" Type="http://schemas.openxmlformats.org/officeDocument/2006/relationships/image" Target="media/image19.png"/><Relationship Id="rId53" Type="http://schemas.openxmlformats.org/officeDocument/2006/relationships/image" Target="media/image20.jpg"/><Relationship Id="rId54" Type="http://schemas.openxmlformats.org/officeDocument/2006/relationships/hyperlink" Target="https://en.wikipedia.org/wiki/Structural_similarity" TargetMode="External"/><Relationship Id="rId55" Type="http://schemas.openxmlformats.org/officeDocument/2006/relationships/hyperlink" Target="https://en.wikipedia.org/wiki/Peak_signal-to-noise_ratio" TargetMode="External"/><Relationship Id="rId56" Type="http://schemas.openxmlformats.org/officeDocument/2006/relationships/fontTable" Target="fontTable.xml"/><Relationship Id="rId57" Type="http://schemas.openxmlformats.org/officeDocument/2006/relationships/theme" Target="theme/theme1.xml"/><Relationship Id="rId58" Type="http://schemas.microsoft.com/office/2011/relationships/people" Target="people.xml"/><Relationship Id="rId40" Type="http://schemas.openxmlformats.org/officeDocument/2006/relationships/image" Target="media/image7.jp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jpg"/><Relationship Id="rId44" Type="http://schemas.openxmlformats.org/officeDocument/2006/relationships/image" Target="media/image11.jpg"/><Relationship Id="rId45" Type="http://schemas.openxmlformats.org/officeDocument/2006/relationships/image" Target="media/image12.jpg"/><Relationship Id="rId46" Type="http://schemas.openxmlformats.org/officeDocument/2006/relationships/image" Target="media/image13.png"/><Relationship Id="rId47" Type="http://schemas.openxmlformats.org/officeDocument/2006/relationships/image" Target="media/image14.jpg"/><Relationship Id="rId48" Type="http://schemas.openxmlformats.org/officeDocument/2006/relationships/image" Target="media/image15.PNG"/><Relationship Id="rId4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hyperlink" Target="http://www.tkdocs.com/tutorial/install.html" TargetMode="External"/><Relationship Id="rId31" Type="http://schemas.openxmlformats.org/officeDocument/2006/relationships/hyperlink" Target="https://www.tcl.tk/software/tcltk/8.5.html" TargetMode="External"/><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header" Target="header9.xml"/><Relationship Id="rId39" Type="http://schemas.openxmlformats.org/officeDocument/2006/relationships/footer" Target="footer5.xml"/><Relationship Id="rId20" Type="http://schemas.openxmlformats.org/officeDocument/2006/relationships/footer" Target="footer3.xml"/><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image" Target="media/image1.PNG"/><Relationship Id="rId24" Type="http://schemas.openxmlformats.org/officeDocument/2006/relationships/hyperlink" Target="https://github.com/rwgdrummer/maskgen" TargetMode="External"/><Relationship Id="rId25" Type="http://schemas.openxmlformats.org/officeDocument/2006/relationships/image" Target="media/image2.PNG"/><Relationship Id="rId26" Type="http://schemas.openxmlformats.org/officeDocument/2006/relationships/hyperlink" Target="http://opencv.org/" TargetMode="External"/><Relationship Id="rId27" Type="http://schemas.openxmlformats.org/officeDocument/2006/relationships/hyperlink" Target="https://www.continuum.io/downloads" TargetMode="External"/><Relationship Id="rId28" Type="http://schemas.openxmlformats.org/officeDocument/2006/relationships/hyperlink" Target="http://docs.opencv.org/3.1.0/d5/de5/tutorial_py_setup_in_windows.html" TargetMode="External"/><Relationship Id="rId29" Type="http://schemas.openxmlformats.org/officeDocument/2006/relationships/hyperlink" Target="http://www.sno.phy.queensu.ca/~phil/exiftool/"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2.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D23E7820-7623-B440-9B4A-7CDBCBD17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40</Pages>
  <Words>8776</Words>
  <Characters>50026</Characters>
  <Application>Microsoft Macintosh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58685</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3</cp:revision>
  <cp:lastPrinted>2011-03-17T12:18:00Z</cp:lastPrinted>
  <dcterms:created xsi:type="dcterms:W3CDTF">2016-10-21T21:03:00Z</dcterms:created>
  <dcterms:modified xsi:type="dcterms:W3CDTF">2016-10-24T17:21:00Z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