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292E05" w14:textId="77777777" w:rsidR="00516B81" w:rsidRPr="00516B81" w:rsidRDefault="00516B81" w:rsidP="00AD6594">
      <w:pPr>
        <w:pStyle w:val="BodyText3"/>
        <w:spacing w:before="0" w:after="240"/>
        <w:rPr>
          <w:sz w:val="20"/>
        </w:rPr>
      </w:pPr>
    </w:p>
    <w:p w14:paraId="39D73368" w14:textId="77777777" w:rsidR="00A27DCE" w:rsidRDefault="00A27DCE" w:rsidP="00AD6594">
      <w:pPr>
        <w:pStyle w:val="BodyText3"/>
        <w:spacing w:before="0" w:after="240"/>
        <w:rPr>
          <w:szCs w:val="48"/>
        </w:rPr>
      </w:pPr>
    </w:p>
    <w:p w14:paraId="0FDC0276" w14:textId="77777777" w:rsidR="00B94259" w:rsidRDefault="00D43D12" w:rsidP="00AD6594">
      <w:pPr>
        <w:pStyle w:val="BodyText3"/>
        <w:spacing w:before="0" w:after="240"/>
      </w:pPr>
      <w:proofErr w:type="spellStart"/>
      <w:r>
        <w:rPr>
          <w:szCs w:val="48"/>
        </w:rPr>
        <w:t>MaskGen</w:t>
      </w:r>
      <w:proofErr w:type="spellEnd"/>
    </w:p>
    <w:p w14:paraId="06572F01" w14:textId="77777777" w:rsidR="00B94259" w:rsidRDefault="00E64DB5" w:rsidP="004E3627">
      <w:pPr>
        <w:spacing w:after="120"/>
        <w:jc w:val="center"/>
        <w:rPr>
          <w:b/>
          <w:bCs/>
          <w:sz w:val="48"/>
        </w:rPr>
      </w:pPr>
      <w:r>
        <w:rPr>
          <w:b/>
          <w:bCs/>
          <w:sz w:val="48"/>
        </w:rPr>
        <w:t>Journaling Tool</w:t>
      </w:r>
    </w:p>
    <w:p w14:paraId="59B2ED70" w14:textId="77777777" w:rsidR="003A26FC" w:rsidRDefault="003A26FC">
      <w:pPr>
        <w:spacing w:after="120"/>
        <w:jc w:val="center"/>
        <w:rPr>
          <w:b/>
          <w:bCs/>
          <w:sz w:val="48"/>
        </w:rPr>
      </w:pPr>
    </w:p>
    <w:p w14:paraId="404BC4BE" w14:textId="77777777" w:rsidR="00056F78" w:rsidRDefault="00056F78" w:rsidP="006B41F4">
      <w:pPr>
        <w:pStyle w:val="Title"/>
        <w:rPr>
          <w:sz w:val="28"/>
        </w:rPr>
      </w:pPr>
    </w:p>
    <w:p w14:paraId="35C78BCF" w14:textId="660466E1" w:rsidR="00D002E0" w:rsidRDefault="00A27DCE" w:rsidP="00D002E0">
      <w:pPr>
        <w:spacing w:before="800" w:after="240"/>
        <w:jc w:val="center"/>
        <w:rPr>
          <w:b/>
          <w:bCs/>
          <w:sz w:val="32"/>
        </w:rPr>
      </w:pPr>
      <w:r>
        <w:rPr>
          <w:b/>
          <w:bCs/>
          <w:sz w:val="32"/>
        </w:rPr>
        <w:t>2</w:t>
      </w:r>
      <w:ins w:id="2" w:author="Eric Robertson" w:date="2016-08-25T15:55:00Z">
        <w:r w:rsidR="00264E83">
          <w:rPr>
            <w:b/>
            <w:bCs/>
            <w:sz w:val="32"/>
          </w:rPr>
          <w:t xml:space="preserve">5 </w:t>
        </w:r>
      </w:ins>
      <w:del w:id="3" w:author="Eric Robertson" w:date="2016-08-25T15:55:00Z">
        <w:r w:rsidDel="00264E83">
          <w:rPr>
            <w:b/>
            <w:bCs/>
            <w:sz w:val="32"/>
          </w:rPr>
          <w:delText xml:space="preserve">0 </w:delText>
        </w:r>
        <w:r w:rsidR="00CC7019" w:rsidDel="00264E83">
          <w:rPr>
            <w:b/>
            <w:bCs/>
            <w:sz w:val="32"/>
          </w:rPr>
          <w:delText xml:space="preserve">July </w:delText>
        </w:r>
      </w:del>
      <w:ins w:id="4" w:author="Eric Robertson" w:date="2016-08-25T15:55:00Z">
        <w:r w:rsidR="00264E83">
          <w:rPr>
            <w:b/>
            <w:bCs/>
            <w:sz w:val="32"/>
          </w:rPr>
          <w:t xml:space="preserve">August </w:t>
        </w:r>
      </w:ins>
      <w:r w:rsidR="00CC7019">
        <w:rPr>
          <w:b/>
          <w:bCs/>
          <w:sz w:val="32"/>
        </w:rPr>
        <w:t>2016</w:t>
      </w:r>
    </w:p>
    <w:p w14:paraId="434B556C" w14:textId="77777777" w:rsidR="00B94259" w:rsidRDefault="00B94259" w:rsidP="00D002E0">
      <w:pPr>
        <w:spacing w:after="240"/>
        <w:jc w:val="center"/>
        <w:rPr>
          <w:b/>
          <w:bCs/>
          <w:sz w:val="32"/>
        </w:rPr>
      </w:pPr>
    </w:p>
    <w:p w14:paraId="3C18E62D" w14:textId="77777777" w:rsidR="00AD6594" w:rsidRPr="00A27DCE" w:rsidRDefault="00AD6594" w:rsidP="00D002E0">
      <w:pPr>
        <w:spacing w:after="240"/>
        <w:jc w:val="center"/>
        <w:rPr>
          <w:b/>
          <w:bCs/>
        </w:rPr>
      </w:pPr>
    </w:p>
    <w:p w14:paraId="2243334D" w14:textId="77777777" w:rsidR="006B41F4" w:rsidRPr="00A27DCE" w:rsidRDefault="006B41F4" w:rsidP="006B41F4">
      <w:pPr>
        <w:pStyle w:val="Title"/>
        <w:spacing w:after="120"/>
        <w:rPr>
          <w:sz w:val="24"/>
        </w:rPr>
      </w:pPr>
      <w:r w:rsidRPr="00A27DCE">
        <w:rPr>
          <w:sz w:val="24"/>
        </w:rPr>
        <w:t>Prepared for:</w:t>
      </w:r>
    </w:p>
    <w:p w14:paraId="0713DA7B" w14:textId="77777777" w:rsidR="006B41F4" w:rsidRDefault="006B41F4" w:rsidP="006B41F4">
      <w:pPr>
        <w:pStyle w:val="Title"/>
        <w:rPr>
          <w:b w:val="0"/>
          <w:sz w:val="24"/>
        </w:rPr>
      </w:pPr>
    </w:p>
    <w:p w14:paraId="1FB15B6E" w14:textId="77777777" w:rsidR="00AD6594" w:rsidRDefault="00AD6594" w:rsidP="006B41F4">
      <w:pPr>
        <w:pStyle w:val="Title"/>
        <w:rPr>
          <w:b w:val="0"/>
          <w:sz w:val="24"/>
        </w:rPr>
      </w:pPr>
    </w:p>
    <w:p w14:paraId="720D4E05" w14:textId="77777777" w:rsidR="006B41F4" w:rsidRPr="0068023B" w:rsidRDefault="006B41F4" w:rsidP="006B41F4">
      <w:pPr>
        <w:spacing w:before="240" w:after="120"/>
        <w:jc w:val="center"/>
        <w:rPr>
          <w:b/>
        </w:rPr>
      </w:pPr>
      <w:r w:rsidRPr="0068023B">
        <w:rPr>
          <w:b/>
        </w:rPr>
        <w:t>Submitted by:</w:t>
      </w:r>
    </w:p>
    <w:p w14:paraId="03770577" w14:textId="77777777" w:rsidR="004E3627" w:rsidRDefault="004E3627" w:rsidP="006B41F4">
      <w:pPr>
        <w:spacing w:after="240"/>
        <w:jc w:val="center"/>
      </w:pPr>
    </w:p>
    <w:p w14:paraId="08194C39" w14:textId="77777777" w:rsidR="00056F78" w:rsidRPr="0068023B" w:rsidRDefault="00056F78" w:rsidP="006B41F4">
      <w:pPr>
        <w:spacing w:after="240"/>
        <w:jc w:val="center"/>
      </w:pPr>
    </w:p>
    <w:p w14:paraId="4D8DDDB4" w14:textId="77777777" w:rsidR="002657D4" w:rsidRDefault="002657D4" w:rsidP="002657D4">
      <w:pPr>
        <w:pStyle w:val="Title"/>
        <w:rPr>
          <w:b w:val="0"/>
          <w:sz w:val="24"/>
        </w:rPr>
        <w:sectPr w:rsidR="002657D4" w:rsidSect="001562E6">
          <w:headerReference w:type="even" r:id="rId13"/>
          <w:headerReference w:type="default" r:id="rId14"/>
          <w:footerReference w:type="even" r:id="rId15"/>
          <w:footerReference w:type="default" r:id="rId16"/>
          <w:headerReference w:type="first" r:id="rId17"/>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14:paraId="6747FFA3" w14:textId="77777777">
        <w:trPr>
          <w:cantSplit/>
          <w:trHeight w:val="560"/>
          <w:jc w:val="center"/>
        </w:trPr>
        <w:tc>
          <w:tcPr>
            <w:tcW w:w="9360" w:type="dxa"/>
            <w:gridSpan w:val="4"/>
            <w:shd w:val="clear" w:color="auto" w:fill="E6E6E6"/>
            <w:vAlign w:val="center"/>
          </w:tcPr>
          <w:p w14:paraId="567F28AB" w14:textId="77777777" w:rsidR="00866C13" w:rsidRPr="00866C13" w:rsidRDefault="00866C13" w:rsidP="002657D4">
            <w:pPr>
              <w:widowControl w:val="0"/>
              <w:jc w:val="center"/>
              <w:rPr>
                <w:b/>
              </w:rPr>
            </w:pPr>
            <w:r w:rsidRPr="00866C13">
              <w:rPr>
                <w:b/>
              </w:rPr>
              <w:lastRenderedPageBreak/>
              <w:t>REVISION RECORD</w:t>
            </w:r>
          </w:p>
        </w:tc>
      </w:tr>
      <w:tr w:rsidR="00866C13" w14:paraId="63485F1C" w14:textId="77777777">
        <w:trPr>
          <w:cantSplit/>
          <w:trHeight w:val="560"/>
          <w:jc w:val="center"/>
        </w:trPr>
        <w:tc>
          <w:tcPr>
            <w:tcW w:w="1350" w:type="dxa"/>
            <w:vAlign w:val="center"/>
          </w:tcPr>
          <w:p w14:paraId="5026F00C" w14:textId="77777777" w:rsidR="00866C13" w:rsidRPr="00866C13" w:rsidRDefault="00866C13" w:rsidP="00FB7D19">
            <w:pPr>
              <w:widowControl w:val="0"/>
              <w:jc w:val="center"/>
              <w:rPr>
                <w:b/>
              </w:rPr>
            </w:pPr>
            <w:r w:rsidRPr="00866C13">
              <w:rPr>
                <w:b/>
              </w:rPr>
              <w:t>REVISION</w:t>
            </w:r>
          </w:p>
        </w:tc>
        <w:tc>
          <w:tcPr>
            <w:tcW w:w="990" w:type="dxa"/>
            <w:vAlign w:val="center"/>
          </w:tcPr>
          <w:p w14:paraId="00D3E26A" w14:textId="77777777" w:rsidR="00866C13" w:rsidRPr="00866C13" w:rsidRDefault="00866C13" w:rsidP="00FB7D19">
            <w:pPr>
              <w:widowControl w:val="0"/>
              <w:jc w:val="center"/>
              <w:rPr>
                <w:b/>
              </w:rPr>
            </w:pPr>
            <w:r w:rsidRPr="00866C13">
              <w:rPr>
                <w:b/>
              </w:rPr>
              <w:t>DATE</w:t>
            </w:r>
          </w:p>
        </w:tc>
        <w:tc>
          <w:tcPr>
            <w:tcW w:w="5309" w:type="dxa"/>
            <w:vAlign w:val="center"/>
          </w:tcPr>
          <w:p w14:paraId="5BA1BF1E" w14:textId="77777777" w:rsidR="00866C13" w:rsidRPr="00866C13" w:rsidRDefault="00866C13" w:rsidP="00FB7D19">
            <w:pPr>
              <w:widowControl w:val="0"/>
              <w:jc w:val="center"/>
              <w:rPr>
                <w:b/>
              </w:rPr>
            </w:pPr>
            <w:r w:rsidRPr="00866C13">
              <w:rPr>
                <w:b/>
              </w:rPr>
              <w:t>DESCRIPTION &amp; PAGE AFFECTED</w:t>
            </w:r>
          </w:p>
        </w:tc>
        <w:tc>
          <w:tcPr>
            <w:tcW w:w="1711" w:type="dxa"/>
            <w:vAlign w:val="center"/>
          </w:tcPr>
          <w:p w14:paraId="672DCE18" w14:textId="77777777" w:rsidR="00866C13" w:rsidRPr="00866C13" w:rsidRDefault="00C45020" w:rsidP="00FB7D19">
            <w:pPr>
              <w:widowControl w:val="0"/>
              <w:jc w:val="center"/>
              <w:rPr>
                <w:b/>
              </w:rPr>
            </w:pPr>
            <w:r>
              <w:rPr>
                <w:b/>
              </w:rPr>
              <w:t>AUTHOR</w:t>
            </w:r>
          </w:p>
        </w:tc>
      </w:tr>
      <w:tr w:rsidR="00866C13" w14:paraId="1CFED03C" w14:textId="77777777">
        <w:trPr>
          <w:cantSplit/>
          <w:trHeight w:val="560"/>
          <w:jc w:val="center"/>
        </w:trPr>
        <w:tc>
          <w:tcPr>
            <w:tcW w:w="1350" w:type="dxa"/>
            <w:vAlign w:val="center"/>
          </w:tcPr>
          <w:p w14:paraId="6A75A0B1" w14:textId="77777777" w:rsidR="00866C13" w:rsidRPr="00866C13" w:rsidRDefault="00866C13" w:rsidP="002657D4">
            <w:pPr>
              <w:tabs>
                <w:tab w:val="left" w:pos="720"/>
              </w:tabs>
              <w:jc w:val="center"/>
            </w:pPr>
          </w:p>
        </w:tc>
        <w:tc>
          <w:tcPr>
            <w:tcW w:w="990" w:type="dxa"/>
            <w:vAlign w:val="center"/>
          </w:tcPr>
          <w:p w14:paraId="3DA2993E" w14:textId="77777777" w:rsidR="00866C13" w:rsidRPr="00866C13" w:rsidRDefault="00936FFD" w:rsidP="002657D4">
            <w:pPr>
              <w:tabs>
                <w:tab w:val="left" w:pos="720"/>
              </w:tabs>
              <w:jc w:val="center"/>
            </w:pPr>
            <w:r>
              <w:t>7/20/16</w:t>
            </w:r>
          </w:p>
        </w:tc>
        <w:tc>
          <w:tcPr>
            <w:tcW w:w="5309" w:type="dxa"/>
            <w:vAlign w:val="center"/>
          </w:tcPr>
          <w:p w14:paraId="21DDAB6E" w14:textId="77777777" w:rsidR="00866C13" w:rsidRPr="00866C13" w:rsidRDefault="00936FFD" w:rsidP="002657D4">
            <w:pPr>
              <w:tabs>
                <w:tab w:val="left" w:pos="720"/>
              </w:tabs>
            </w:pPr>
            <w:r>
              <w:t>Initial Revision</w:t>
            </w:r>
          </w:p>
        </w:tc>
        <w:tc>
          <w:tcPr>
            <w:tcW w:w="1711" w:type="dxa"/>
            <w:vAlign w:val="center"/>
          </w:tcPr>
          <w:p w14:paraId="50064E83" w14:textId="77777777" w:rsidR="009F2989" w:rsidRPr="002657D4" w:rsidRDefault="009F2989" w:rsidP="00936FFD">
            <w:pPr>
              <w:widowControl w:val="0"/>
              <w:jc w:val="center"/>
              <w:rPr>
                <w:rFonts w:ascii="Times" w:hAnsi="Times"/>
              </w:rPr>
            </w:pPr>
          </w:p>
        </w:tc>
      </w:tr>
      <w:tr w:rsidR="00866C13" w14:paraId="05B6DB3B" w14:textId="77777777">
        <w:trPr>
          <w:cantSplit/>
          <w:trHeight w:val="560"/>
          <w:jc w:val="center"/>
        </w:trPr>
        <w:tc>
          <w:tcPr>
            <w:tcW w:w="1350" w:type="dxa"/>
            <w:vAlign w:val="center"/>
          </w:tcPr>
          <w:p w14:paraId="76873CB3" w14:textId="77777777" w:rsidR="00866C13" w:rsidRPr="00866C13" w:rsidRDefault="00866C13" w:rsidP="002657D4">
            <w:pPr>
              <w:tabs>
                <w:tab w:val="left" w:pos="720"/>
              </w:tabs>
              <w:jc w:val="center"/>
            </w:pPr>
          </w:p>
        </w:tc>
        <w:tc>
          <w:tcPr>
            <w:tcW w:w="990" w:type="dxa"/>
            <w:vAlign w:val="center"/>
          </w:tcPr>
          <w:p w14:paraId="3D3093FE" w14:textId="51EBAE6A" w:rsidR="00866C13" w:rsidRPr="00866C13" w:rsidRDefault="00264E83" w:rsidP="002657D4">
            <w:pPr>
              <w:tabs>
                <w:tab w:val="left" w:pos="720"/>
              </w:tabs>
              <w:jc w:val="center"/>
            </w:pPr>
            <w:ins w:id="5" w:author="Eric Robertson" w:date="2016-08-25T15:55:00Z">
              <w:r>
                <w:t>8/25/16</w:t>
              </w:r>
            </w:ins>
          </w:p>
        </w:tc>
        <w:tc>
          <w:tcPr>
            <w:tcW w:w="5309" w:type="dxa"/>
            <w:vAlign w:val="center"/>
          </w:tcPr>
          <w:p w14:paraId="0BAA3F95" w14:textId="598EE8D4" w:rsidR="00866C13" w:rsidRPr="00866C13" w:rsidRDefault="00264E83" w:rsidP="002657D4">
            <w:pPr>
              <w:tabs>
                <w:tab w:val="left" w:pos="720"/>
              </w:tabs>
            </w:pPr>
            <w:ins w:id="6" w:author="Eric Robertson" w:date="2016-08-25T15:55:00Z">
              <w:r>
                <w:t>Batch and Video Enhancements</w:t>
              </w:r>
            </w:ins>
          </w:p>
        </w:tc>
        <w:tc>
          <w:tcPr>
            <w:tcW w:w="1711" w:type="dxa"/>
            <w:vAlign w:val="center"/>
          </w:tcPr>
          <w:p w14:paraId="1D55F579" w14:textId="77777777" w:rsidR="00866C13" w:rsidRPr="002657D4" w:rsidRDefault="00866C13" w:rsidP="002657D4">
            <w:pPr>
              <w:widowControl w:val="0"/>
              <w:jc w:val="center"/>
              <w:rPr>
                <w:rFonts w:ascii="Times" w:hAnsi="Times"/>
              </w:rPr>
            </w:pPr>
          </w:p>
        </w:tc>
      </w:tr>
      <w:tr w:rsidR="00866C13" w14:paraId="751CB7C7" w14:textId="77777777">
        <w:trPr>
          <w:cantSplit/>
          <w:trHeight w:val="560"/>
          <w:jc w:val="center"/>
        </w:trPr>
        <w:tc>
          <w:tcPr>
            <w:tcW w:w="1350" w:type="dxa"/>
            <w:vAlign w:val="center"/>
          </w:tcPr>
          <w:p w14:paraId="530529B8" w14:textId="77777777" w:rsidR="00866C13" w:rsidRPr="00866C13" w:rsidRDefault="00866C13" w:rsidP="002657D4">
            <w:pPr>
              <w:widowControl w:val="0"/>
              <w:jc w:val="center"/>
            </w:pPr>
          </w:p>
        </w:tc>
        <w:tc>
          <w:tcPr>
            <w:tcW w:w="990" w:type="dxa"/>
            <w:vAlign w:val="center"/>
          </w:tcPr>
          <w:p w14:paraId="081E5608" w14:textId="77777777" w:rsidR="00866C13" w:rsidRPr="00866C13" w:rsidRDefault="00866C13" w:rsidP="002657D4">
            <w:pPr>
              <w:widowControl w:val="0"/>
              <w:jc w:val="center"/>
            </w:pPr>
          </w:p>
        </w:tc>
        <w:tc>
          <w:tcPr>
            <w:tcW w:w="5309" w:type="dxa"/>
            <w:vAlign w:val="center"/>
          </w:tcPr>
          <w:p w14:paraId="0ED730C0" w14:textId="77777777" w:rsidR="00866C13" w:rsidRPr="00866C13" w:rsidRDefault="00866C13" w:rsidP="002657D4">
            <w:pPr>
              <w:widowControl w:val="0"/>
            </w:pPr>
          </w:p>
        </w:tc>
        <w:tc>
          <w:tcPr>
            <w:tcW w:w="1711" w:type="dxa"/>
            <w:vAlign w:val="center"/>
          </w:tcPr>
          <w:p w14:paraId="7075DFEF" w14:textId="77777777" w:rsidR="00866C13" w:rsidRPr="002657D4" w:rsidRDefault="00866C13" w:rsidP="002657D4">
            <w:pPr>
              <w:widowControl w:val="0"/>
              <w:jc w:val="center"/>
              <w:rPr>
                <w:rFonts w:ascii="Times" w:hAnsi="Times"/>
              </w:rPr>
            </w:pPr>
          </w:p>
        </w:tc>
      </w:tr>
      <w:tr w:rsidR="00866C13" w14:paraId="4A78E629" w14:textId="77777777">
        <w:trPr>
          <w:cantSplit/>
          <w:trHeight w:val="560"/>
          <w:jc w:val="center"/>
        </w:trPr>
        <w:tc>
          <w:tcPr>
            <w:tcW w:w="1350" w:type="dxa"/>
            <w:vAlign w:val="center"/>
          </w:tcPr>
          <w:p w14:paraId="69C3331E" w14:textId="77777777" w:rsidR="00866C13" w:rsidRPr="00866C13" w:rsidRDefault="00866C13" w:rsidP="002657D4">
            <w:pPr>
              <w:widowControl w:val="0"/>
              <w:jc w:val="center"/>
            </w:pPr>
          </w:p>
        </w:tc>
        <w:tc>
          <w:tcPr>
            <w:tcW w:w="990" w:type="dxa"/>
            <w:vAlign w:val="center"/>
          </w:tcPr>
          <w:p w14:paraId="008D0069" w14:textId="77777777" w:rsidR="00866C13" w:rsidRPr="00866C13" w:rsidRDefault="00866C13" w:rsidP="002657D4">
            <w:pPr>
              <w:widowControl w:val="0"/>
              <w:jc w:val="center"/>
            </w:pPr>
          </w:p>
        </w:tc>
        <w:tc>
          <w:tcPr>
            <w:tcW w:w="5309" w:type="dxa"/>
            <w:vAlign w:val="center"/>
          </w:tcPr>
          <w:p w14:paraId="3C556EF2" w14:textId="77777777" w:rsidR="00866C13" w:rsidRPr="00866C13" w:rsidRDefault="00866C13" w:rsidP="002657D4">
            <w:pPr>
              <w:widowControl w:val="0"/>
            </w:pPr>
          </w:p>
        </w:tc>
        <w:tc>
          <w:tcPr>
            <w:tcW w:w="1711" w:type="dxa"/>
            <w:vAlign w:val="center"/>
          </w:tcPr>
          <w:p w14:paraId="348E199A" w14:textId="77777777" w:rsidR="00866C13" w:rsidRPr="002657D4" w:rsidRDefault="00866C13" w:rsidP="002657D4">
            <w:pPr>
              <w:widowControl w:val="0"/>
              <w:jc w:val="center"/>
              <w:rPr>
                <w:rFonts w:ascii="Times" w:hAnsi="Times"/>
              </w:rPr>
            </w:pPr>
          </w:p>
        </w:tc>
      </w:tr>
      <w:tr w:rsidR="00866C13" w14:paraId="12754ED4" w14:textId="77777777">
        <w:trPr>
          <w:cantSplit/>
          <w:trHeight w:val="560"/>
          <w:jc w:val="center"/>
        </w:trPr>
        <w:tc>
          <w:tcPr>
            <w:tcW w:w="1350" w:type="dxa"/>
            <w:vAlign w:val="center"/>
          </w:tcPr>
          <w:p w14:paraId="1B229C19" w14:textId="77777777" w:rsidR="00866C13" w:rsidRPr="00866C13" w:rsidRDefault="00866C13" w:rsidP="002657D4">
            <w:pPr>
              <w:widowControl w:val="0"/>
              <w:jc w:val="center"/>
            </w:pPr>
          </w:p>
        </w:tc>
        <w:tc>
          <w:tcPr>
            <w:tcW w:w="990" w:type="dxa"/>
            <w:vAlign w:val="center"/>
          </w:tcPr>
          <w:p w14:paraId="19CB1F76" w14:textId="77777777" w:rsidR="00866C13" w:rsidRPr="00866C13" w:rsidRDefault="00866C13" w:rsidP="002657D4">
            <w:pPr>
              <w:widowControl w:val="0"/>
              <w:jc w:val="center"/>
            </w:pPr>
          </w:p>
        </w:tc>
        <w:tc>
          <w:tcPr>
            <w:tcW w:w="5309" w:type="dxa"/>
            <w:vAlign w:val="center"/>
          </w:tcPr>
          <w:p w14:paraId="2082A412" w14:textId="77777777" w:rsidR="00866C13" w:rsidRPr="00866C13" w:rsidRDefault="00866C13" w:rsidP="002657D4">
            <w:pPr>
              <w:widowControl w:val="0"/>
            </w:pPr>
          </w:p>
        </w:tc>
        <w:tc>
          <w:tcPr>
            <w:tcW w:w="1711" w:type="dxa"/>
            <w:vAlign w:val="center"/>
          </w:tcPr>
          <w:p w14:paraId="4EDD14D7" w14:textId="77777777" w:rsidR="00866C13" w:rsidRPr="002657D4" w:rsidRDefault="00866C13" w:rsidP="002657D4">
            <w:pPr>
              <w:widowControl w:val="0"/>
              <w:jc w:val="center"/>
              <w:rPr>
                <w:rFonts w:ascii="Times" w:hAnsi="Times"/>
              </w:rPr>
            </w:pPr>
          </w:p>
        </w:tc>
      </w:tr>
      <w:tr w:rsidR="00866C13" w14:paraId="1DA369EF" w14:textId="77777777">
        <w:trPr>
          <w:cantSplit/>
          <w:trHeight w:val="560"/>
          <w:jc w:val="center"/>
        </w:trPr>
        <w:tc>
          <w:tcPr>
            <w:tcW w:w="1350" w:type="dxa"/>
            <w:vAlign w:val="center"/>
          </w:tcPr>
          <w:p w14:paraId="395DE2DF" w14:textId="77777777" w:rsidR="00866C13" w:rsidRPr="00866C13" w:rsidRDefault="00866C13" w:rsidP="002657D4">
            <w:pPr>
              <w:widowControl w:val="0"/>
              <w:jc w:val="center"/>
            </w:pPr>
          </w:p>
        </w:tc>
        <w:tc>
          <w:tcPr>
            <w:tcW w:w="990" w:type="dxa"/>
            <w:vAlign w:val="center"/>
          </w:tcPr>
          <w:p w14:paraId="61D56644" w14:textId="77777777" w:rsidR="00866C13" w:rsidRPr="00866C13" w:rsidRDefault="00866C13" w:rsidP="002657D4">
            <w:pPr>
              <w:widowControl w:val="0"/>
              <w:jc w:val="center"/>
            </w:pPr>
          </w:p>
        </w:tc>
        <w:tc>
          <w:tcPr>
            <w:tcW w:w="5309" w:type="dxa"/>
            <w:vAlign w:val="center"/>
          </w:tcPr>
          <w:p w14:paraId="52C13610" w14:textId="77777777" w:rsidR="00866C13" w:rsidRPr="00866C13" w:rsidRDefault="00866C13" w:rsidP="002657D4">
            <w:pPr>
              <w:widowControl w:val="0"/>
            </w:pPr>
          </w:p>
        </w:tc>
        <w:tc>
          <w:tcPr>
            <w:tcW w:w="1711" w:type="dxa"/>
            <w:vAlign w:val="center"/>
          </w:tcPr>
          <w:p w14:paraId="5943EB36" w14:textId="77777777" w:rsidR="00866C13" w:rsidRPr="002657D4" w:rsidRDefault="00866C13" w:rsidP="002657D4">
            <w:pPr>
              <w:widowControl w:val="0"/>
              <w:jc w:val="center"/>
              <w:rPr>
                <w:rFonts w:ascii="Times" w:hAnsi="Times"/>
              </w:rPr>
            </w:pPr>
          </w:p>
        </w:tc>
      </w:tr>
    </w:tbl>
    <w:p w14:paraId="2123BE35" w14:textId="77777777" w:rsidR="00936FFD" w:rsidRDefault="00866C13" w:rsidP="00EA57D7">
      <w:r>
        <w:rPr>
          <w:sz w:val="28"/>
          <w:szCs w:val="28"/>
        </w:rPr>
        <w:br w:type="page"/>
      </w:r>
    </w:p>
    <w:p w14:paraId="7344BC8F" w14:textId="77777777"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t>Table of Contents</w:t>
      </w:r>
    </w:p>
    <w:p w14:paraId="2F02BAD4" w14:textId="77777777" w:rsidR="005F2E86" w:rsidRDefault="00A27DCE">
      <w:pPr>
        <w:pStyle w:val="TOC1"/>
        <w:tabs>
          <w:tab w:val="left" w:pos="400"/>
          <w:tab w:val="right" w:leader="dot" w:pos="9350"/>
        </w:tabs>
        <w:rPr>
          <w:rFonts w:asciiTheme="minorHAnsi" w:eastAsiaTheme="minorEastAsia" w:hAnsiTheme="minorHAnsi" w:cstheme="minorBidi"/>
          <w:b w:val="0"/>
          <w:bCs w:val="0"/>
          <w:caps w:val="0"/>
          <w:noProof/>
          <w:szCs w:val="22"/>
        </w:rPr>
      </w:pPr>
      <w:r>
        <w:rPr>
          <w:sz w:val="24"/>
        </w:rPr>
        <w:fldChar w:fldCharType="begin"/>
      </w:r>
      <w:r>
        <w:rPr>
          <w:sz w:val="24"/>
        </w:rPr>
        <w:instrText xml:space="preserve"> TOC \o "1-3" \h \z \u \t "Heading 6,1" </w:instrText>
      </w:r>
      <w:r>
        <w:rPr>
          <w:sz w:val="24"/>
        </w:rPr>
        <w:fldChar w:fldCharType="separate"/>
      </w:r>
      <w:hyperlink w:anchor="_Toc457993679" w:history="1">
        <w:r w:rsidR="005F2E86" w:rsidRPr="00974B9B">
          <w:rPr>
            <w:rStyle w:val="Hyperlink"/>
            <w:noProof/>
          </w:rPr>
          <w:t>1.</w:t>
        </w:r>
        <w:r w:rsidR="005F2E86">
          <w:rPr>
            <w:rFonts w:asciiTheme="minorHAnsi" w:eastAsiaTheme="minorEastAsia" w:hAnsiTheme="minorHAnsi" w:cstheme="minorBidi"/>
            <w:b w:val="0"/>
            <w:bCs w:val="0"/>
            <w:caps w:val="0"/>
            <w:noProof/>
            <w:szCs w:val="22"/>
          </w:rPr>
          <w:tab/>
        </w:r>
        <w:r w:rsidR="005F2E86" w:rsidRPr="00974B9B">
          <w:rPr>
            <w:rStyle w:val="Hyperlink"/>
            <w:noProof/>
          </w:rPr>
          <w:t>Overview</w:t>
        </w:r>
        <w:r w:rsidR="005F2E86">
          <w:rPr>
            <w:noProof/>
            <w:webHidden/>
          </w:rPr>
          <w:tab/>
        </w:r>
        <w:r w:rsidR="005F2E86">
          <w:rPr>
            <w:noProof/>
            <w:webHidden/>
          </w:rPr>
          <w:fldChar w:fldCharType="begin"/>
        </w:r>
        <w:r w:rsidR="005F2E86">
          <w:rPr>
            <w:noProof/>
            <w:webHidden/>
          </w:rPr>
          <w:instrText xml:space="preserve"> PAGEREF _Toc457993679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14:paraId="16C61AAE" w14:textId="77777777" w:rsidR="005F2E86" w:rsidRDefault="00735796">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80" w:history="1">
        <w:r w:rsidR="005F2E86" w:rsidRPr="00974B9B">
          <w:rPr>
            <w:rStyle w:val="Hyperlink"/>
            <w:noProof/>
          </w:rPr>
          <w:t>2.</w:t>
        </w:r>
        <w:r w:rsidR="005F2E86">
          <w:rPr>
            <w:rFonts w:asciiTheme="minorHAnsi" w:eastAsiaTheme="minorEastAsia" w:hAnsiTheme="minorHAnsi" w:cstheme="minorBidi"/>
            <w:b w:val="0"/>
            <w:bCs w:val="0"/>
            <w:caps w:val="0"/>
            <w:noProof/>
            <w:szCs w:val="22"/>
          </w:rPr>
          <w:tab/>
        </w:r>
        <w:r w:rsidR="005F2E86" w:rsidRPr="00974B9B">
          <w:rPr>
            <w:rStyle w:val="Hyperlink"/>
            <w:noProof/>
          </w:rPr>
          <w:t>Installation</w:t>
        </w:r>
        <w:r w:rsidR="005F2E86">
          <w:rPr>
            <w:noProof/>
            <w:webHidden/>
          </w:rPr>
          <w:tab/>
        </w:r>
        <w:r w:rsidR="005F2E86">
          <w:rPr>
            <w:noProof/>
            <w:webHidden/>
          </w:rPr>
          <w:fldChar w:fldCharType="begin"/>
        </w:r>
        <w:r w:rsidR="005F2E86">
          <w:rPr>
            <w:noProof/>
            <w:webHidden/>
          </w:rPr>
          <w:instrText xml:space="preserve"> PAGEREF _Toc457993680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14:paraId="48FA3983" w14:textId="77777777" w:rsidR="005F2E86" w:rsidRDefault="00735796">
      <w:pPr>
        <w:pStyle w:val="TOC2"/>
        <w:rPr>
          <w:rFonts w:asciiTheme="minorHAnsi" w:eastAsiaTheme="minorEastAsia" w:hAnsiTheme="minorHAnsi" w:cstheme="minorBidi"/>
          <w:noProof/>
          <w:szCs w:val="22"/>
        </w:rPr>
      </w:pPr>
      <w:hyperlink w:anchor="_Toc457993681" w:history="1">
        <w:r w:rsidR="005F2E86" w:rsidRPr="00974B9B">
          <w:rPr>
            <w:rStyle w:val="Hyperlink"/>
            <w:noProof/>
          </w:rPr>
          <w:t>2.1</w:t>
        </w:r>
        <w:r w:rsidR="005F2E86">
          <w:rPr>
            <w:rFonts w:asciiTheme="minorHAnsi" w:eastAsiaTheme="minorEastAsia" w:hAnsiTheme="minorHAnsi" w:cstheme="minorBidi"/>
            <w:noProof/>
            <w:szCs w:val="22"/>
          </w:rPr>
          <w:tab/>
        </w:r>
        <w:r w:rsidR="005F2E86" w:rsidRPr="00974B9B">
          <w:rPr>
            <w:rStyle w:val="Hyperlink"/>
            <w:noProof/>
          </w:rPr>
          <w:t>Dependencies</w:t>
        </w:r>
        <w:r w:rsidR="005F2E86">
          <w:rPr>
            <w:noProof/>
            <w:webHidden/>
          </w:rPr>
          <w:tab/>
        </w:r>
        <w:r w:rsidR="005F2E86">
          <w:rPr>
            <w:noProof/>
            <w:webHidden/>
          </w:rPr>
          <w:fldChar w:fldCharType="begin"/>
        </w:r>
        <w:r w:rsidR="005F2E86">
          <w:rPr>
            <w:noProof/>
            <w:webHidden/>
          </w:rPr>
          <w:instrText xml:space="preserve"> PAGEREF _Toc457993681 \h </w:instrText>
        </w:r>
        <w:r w:rsidR="005F2E86">
          <w:rPr>
            <w:noProof/>
            <w:webHidden/>
          </w:rPr>
        </w:r>
        <w:r w:rsidR="005F2E86">
          <w:rPr>
            <w:noProof/>
            <w:webHidden/>
          </w:rPr>
          <w:fldChar w:fldCharType="separate"/>
        </w:r>
        <w:r w:rsidR="005F2E86">
          <w:rPr>
            <w:noProof/>
            <w:webHidden/>
          </w:rPr>
          <w:t>2</w:t>
        </w:r>
        <w:r w:rsidR="005F2E86">
          <w:rPr>
            <w:noProof/>
            <w:webHidden/>
          </w:rPr>
          <w:fldChar w:fldCharType="end"/>
        </w:r>
      </w:hyperlink>
    </w:p>
    <w:p w14:paraId="427D2830" w14:textId="77777777" w:rsidR="005F2E86" w:rsidRDefault="00735796">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82" w:history="1">
        <w:r w:rsidR="005F2E86" w:rsidRPr="00974B9B">
          <w:rPr>
            <w:rStyle w:val="Hyperlink"/>
            <w:noProof/>
          </w:rPr>
          <w:t>3.</w:t>
        </w:r>
        <w:r w:rsidR="005F2E86">
          <w:rPr>
            <w:rFonts w:asciiTheme="minorHAnsi" w:eastAsiaTheme="minorEastAsia" w:hAnsiTheme="minorHAnsi" w:cstheme="minorBidi"/>
            <w:b w:val="0"/>
            <w:bCs w:val="0"/>
            <w:caps w:val="0"/>
            <w:noProof/>
            <w:szCs w:val="22"/>
          </w:rPr>
          <w:tab/>
        </w:r>
        <w:r w:rsidR="005F2E86" w:rsidRPr="00974B9B">
          <w:rPr>
            <w:rStyle w:val="Hyperlink"/>
            <w:noProof/>
          </w:rPr>
          <w:t>General Operation</w:t>
        </w:r>
        <w:r w:rsidR="005F2E86">
          <w:rPr>
            <w:noProof/>
            <w:webHidden/>
          </w:rPr>
          <w:tab/>
        </w:r>
        <w:r w:rsidR="005F2E86">
          <w:rPr>
            <w:noProof/>
            <w:webHidden/>
          </w:rPr>
          <w:fldChar w:fldCharType="begin"/>
        </w:r>
        <w:r w:rsidR="005F2E86">
          <w:rPr>
            <w:noProof/>
            <w:webHidden/>
          </w:rPr>
          <w:instrText xml:space="preserve"> PAGEREF _Toc457993682 \h </w:instrText>
        </w:r>
        <w:r w:rsidR="005F2E86">
          <w:rPr>
            <w:noProof/>
            <w:webHidden/>
          </w:rPr>
        </w:r>
        <w:r w:rsidR="005F2E86">
          <w:rPr>
            <w:noProof/>
            <w:webHidden/>
          </w:rPr>
          <w:fldChar w:fldCharType="separate"/>
        </w:r>
        <w:r w:rsidR="005F2E86">
          <w:rPr>
            <w:noProof/>
            <w:webHidden/>
          </w:rPr>
          <w:t>2</w:t>
        </w:r>
        <w:r w:rsidR="005F2E86">
          <w:rPr>
            <w:noProof/>
            <w:webHidden/>
          </w:rPr>
          <w:fldChar w:fldCharType="end"/>
        </w:r>
      </w:hyperlink>
    </w:p>
    <w:p w14:paraId="567B8BDC" w14:textId="77777777" w:rsidR="005F2E86" w:rsidRDefault="00735796">
      <w:pPr>
        <w:pStyle w:val="TOC2"/>
        <w:rPr>
          <w:rFonts w:asciiTheme="minorHAnsi" w:eastAsiaTheme="minorEastAsia" w:hAnsiTheme="minorHAnsi" w:cstheme="minorBidi"/>
          <w:noProof/>
          <w:szCs w:val="22"/>
        </w:rPr>
      </w:pPr>
      <w:hyperlink w:anchor="_Toc457993683" w:history="1">
        <w:r w:rsidR="005F2E86" w:rsidRPr="00974B9B">
          <w:rPr>
            <w:rStyle w:val="Hyperlink"/>
            <w:iCs/>
            <w:noProof/>
          </w:rPr>
          <w:t>3.1</w:t>
        </w:r>
        <w:r w:rsidR="005F2E86">
          <w:rPr>
            <w:rFonts w:asciiTheme="minorHAnsi" w:eastAsiaTheme="minorEastAsia" w:hAnsiTheme="minorHAnsi" w:cstheme="minorBidi"/>
            <w:noProof/>
            <w:szCs w:val="22"/>
          </w:rPr>
          <w:tab/>
        </w:r>
        <w:r w:rsidR="005F2E86" w:rsidRPr="00974B9B">
          <w:rPr>
            <w:rStyle w:val="Hyperlink"/>
            <w:iCs/>
            <w:noProof/>
          </w:rPr>
          <w:t>Starting the Tool</w:t>
        </w:r>
        <w:r w:rsidR="005F2E86">
          <w:rPr>
            <w:noProof/>
            <w:webHidden/>
          </w:rPr>
          <w:tab/>
        </w:r>
        <w:r w:rsidR="005F2E86">
          <w:rPr>
            <w:noProof/>
            <w:webHidden/>
          </w:rPr>
          <w:fldChar w:fldCharType="begin"/>
        </w:r>
        <w:r w:rsidR="005F2E86">
          <w:rPr>
            <w:noProof/>
            <w:webHidden/>
          </w:rPr>
          <w:instrText xml:space="preserve"> PAGEREF _Toc457993683 \h </w:instrText>
        </w:r>
        <w:r w:rsidR="005F2E86">
          <w:rPr>
            <w:noProof/>
            <w:webHidden/>
          </w:rPr>
        </w:r>
        <w:r w:rsidR="005F2E86">
          <w:rPr>
            <w:noProof/>
            <w:webHidden/>
          </w:rPr>
          <w:fldChar w:fldCharType="separate"/>
        </w:r>
        <w:r w:rsidR="005F2E86">
          <w:rPr>
            <w:noProof/>
            <w:webHidden/>
          </w:rPr>
          <w:t>2</w:t>
        </w:r>
        <w:r w:rsidR="005F2E86">
          <w:rPr>
            <w:noProof/>
            <w:webHidden/>
          </w:rPr>
          <w:fldChar w:fldCharType="end"/>
        </w:r>
      </w:hyperlink>
    </w:p>
    <w:p w14:paraId="5CB14944" w14:textId="77777777" w:rsidR="005F2E86" w:rsidRDefault="00735796">
      <w:pPr>
        <w:pStyle w:val="TOC2"/>
        <w:rPr>
          <w:rFonts w:asciiTheme="minorHAnsi" w:eastAsiaTheme="minorEastAsia" w:hAnsiTheme="minorHAnsi" w:cstheme="minorBidi"/>
          <w:noProof/>
          <w:szCs w:val="22"/>
        </w:rPr>
      </w:pPr>
      <w:hyperlink w:anchor="_Toc457993684" w:history="1">
        <w:r w:rsidR="005F2E86" w:rsidRPr="00974B9B">
          <w:rPr>
            <w:rStyle w:val="Hyperlink"/>
            <w:noProof/>
          </w:rPr>
          <w:t>3.2</w:t>
        </w:r>
        <w:r w:rsidR="005F2E86">
          <w:rPr>
            <w:rFonts w:asciiTheme="minorHAnsi" w:eastAsiaTheme="minorEastAsia" w:hAnsiTheme="minorHAnsi" w:cstheme="minorBidi"/>
            <w:noProof/>
            <w:szCs w:val="22"/>
          </w:rPr>
          <w:tab/>
        </w:r>
        <w:r w:rsidR="005F2E86" w:rsidRPr="00974B9B">
          <w:rPr>
            <w:rStyle w:val="Hyperlink"/>
            <w:noProof/>
          </w:rPr>
          <w:t>Projects</w:t>
        </w:r>
        <w:r w:rsidR="005F2E86">
          <w:rPr>
            <w:noProof/>
            <w:webHidden/>
          </w:rPr>
          <w:tab/>
        </w:r>
        <w:r w:rsidR="005F2E86">
          <w:rPr>
            <w:noProof/>
            <w:webHidden/>
          </w:rPr>
          <w:fldChar w:fldCharType="begin"/>
        </w:r>
        <w:r w:rsidR="005F2E86">
          <w:rPr>
            <w:noProof/>
            <w:webHidden/>
          </w:rPr>
          <w:instrText xml:space="preserve"> PAGEREF _Toc457993684 \h </w:instrText>
        </w:r>
        <w:r w:rsidR="005F2E86">
          <w:rPr>
            <w:noProof/>
            <w:webHidden/>
          </w:rPr>
        </w:r>
        <w:r w:rsidR="005F2E86">
          <w:rPr>
            <w:noProof/>
            <w:webHidden/>
          </w:rPr>
          <w:fldChar w:fldCharType="separate"/>
        </w:r>
        <w:r w:rsidR="005F2E86">
          <w:rPr>
            <w:noProof/>
            <w:webHidden/>
          </w:rPr>
          <w:t>4</w:t>
        </w:r>
        <w:r w:rsidR="005F2E86">
          <w:rPr>
            <w:noProof/>
            <w:webHidden/>
          </w:rPr>
          <w:fldChar w:fldCharType="end"/>
        </w:r>
      </w:hyperlink>
    </w:p>
    <w:p w14:paraId="1854A772" w14:textId="77777777" w:rsidR="005F2E86" w:rsidRDefault="00735796">
      <w:pPr>
        <w:pStyle w:val="TOC2"/>
        <w:rPr>
          <w:rFonts w:asciiTheme="minorHAnsi" w:eastAsiaTheme="minorEastAsia" w:hAnsiTheme="minorHAnsi" w:cstheme="minorBidi"/>
          <w:noProof/>
          <w:szCs w:val="22"/>
        </w:rPr>
      </w:pPr>
      <w:hyperlink w:anchor="_Toc457993685" w:history="1">
        <w:r w:rsidR="005F2E86" w:rsidRPr="00974B9B">
          <w:rPr>
            <w:rStyle w:val="Hyperlink"/>
            <w:noProof/>
          </w:rPr>
          <w:t>3.3</w:t>
        </w:r>
        <w:r w:rsidR="005F2E86">
          <w:rPr>
            <w:rFonts w:asciiTheme="minorHAnsi" w:eastAsiaTheme="minorEastAsia" w:hAnsiTheme="minorHAnsi" w:cstheme="minorBidi"/>
            <w:noProof/>
            <w:szCs w:val="22"/>
          </w:rPr>
          <w:tab/>
        </w:r>
        <w:r w:rsidR="005F2E86" w:rsidRPr="00974B9B">
          <w:rPr>
            <w:rStyle w:val="Hyperlink"/>
            <w:noProof/>
          </w:rPr>
          <w:t>Processing</w:t>
        </w:r>
        <w:r w:rsidR="005F2E86">
          <w:rPr>
            <w:noProof/>
            <w:webHidden/>
          </w:rPr>
          <w:tab/>
        </w:r>
        <w:r w:rsidR="005F2E86">
          <w:rPr>
            <w:noProof/>
            <w:webHidden/>
          </w:rPr>
          <w:fldChar w:fldCharType="begin"/>
        </w:r>
        <w:r w:rsidR="005F2E86">
          <w:rPr>
            <w:noProof/>
            <w:webHidden/>
          </w:rPr>
          <w:instrText xml:space="preserve"> PAGEREF _Toc457993685 \h </w:instrText>
        </w:r>
        <w:r w:rsidR="005F2E86">
          <w:rPr>
            <w:noProof/>
            <w:webHidden/>
          </w:rPr>
        </w:r>
        <w:r w:rsidR="005F2E86">
          <w:rPr>
            <w:noProof/>
            <w:webHidden/>
          </w:rPr>
          <w:fldChar w:fldCharType="separate"/>
        </w:r>
        <w:r w:rsidR="005F2E86">
          <w:rPr>
            <w:noProof/>
            <w:webHidden/>
          </w:rPr>
          <w:t>5</w:t>
        </w:r>
        <w:r w:rsidR="005F2E86">
          <w:rPr>
            <w:noProof/>
            <w:webHidden/>
          </w:rPr>
          <w:fldChar w:fldCharType="end"/>
        </w:r>
      </w:hyperlink>
    </w:p>
    <w:p w14:paraId="02A88FEB" w14:textId="77777777" w:rsidR="005F2E86" w:rsidRDefault="00735796">
      <w:pPr>
        <w:pStyle w:val="TOC2"/>
        <w:rPr>
          <w:rFonts w:asciiTheme="minorHAnsi" w:eastAsiaTheme="minorEastAsia" w:hAnsiTheme="minorHAnsi" w:cstheme="minorBidi"/>
          <w:noProof/>
          <w:szCs w:val="22"/>
        </w:rPr>
      </w:pPr>
      <w:hyperlink w:anchor="_Toc457993686" w:history="1">
        <w:r w:rsidR="005F2E86" w:rsidRPr="00974B9B">
          <w:rPr>
            <w:rStyle w:val="Hyperlink"/>
            <w:noProof/>
          </w:rPr>
          <w:t>3.4</w:t>
        </w:r>
        <w:r w:rsidR="005F2E86">
          <w:rPr>
            <w:rFonts w:asciiTheme="minorHAnsi" w:eastAsiaTheme="minorEastAsia" w:hAnsiTheme="minorHAnsi" w:cstheme="minorBidi"/>
            <w:noProof/>
            <w:szCs w:val="22"/>
          </w:rPr>
          <w:tab/>
        </w:r>
        <w:r w:rsidR="005F2E86" w:rsidRPr="00974B9B">
          <w:rPr>
            <w:rStyle w:val="Hyperlink"/>
            <w:noProof/>
          </w:rPr>
          <w:t>Workflow</w:t>
        </w:r>
        <w:r w:rsidR="005F2E86">
          <w:rPr>
            <w:noProof/>
            <w:webHidden/>
          </w:rPr>
          <w:tab/>
        </w:r>
        <w:r w:rsidR="005F2E86">
          <w:rPr>
            <w:noProof/>
            <w:webHidden/>
          </w:rPr>
          <w:fldChar w:fldCharType="begin"/>
        </w:r>
        <w:r w:rsidR="005F2E86">
          <w:rPr>
            <w:noProof/>
            <w:webHidden/>
          </w:rPr>
          <w:instrText xml:space="preserve"> PAGEREF _Toc457993686 \h </w:instrText>
        </w:r>
        <w:r w:rsidR="005F2E86">
          <w:rPr>
            <w:noProof/>
            <w:webHidden/>
          </w:rPr>
        </w:r>
        <w:r w:rsidR="005F2E86">
          <w:rPr>
            <w:noProof/>
            <w:webHidden/>
          </w:rPr>
          <w:fldChar w:fldCharType="separate"/>
        </w:r>
        <w:r w:rsidR="005F2E86">
          <w:rPr>
            <w:noProof/>
            <w:webHidden/>
          </w:rPr>
          <w:t>6</w:t>
        </w:r>
        <w:r w:rsidR="005F2E86">
          <w:rPr>
            <w:noProof/>
            <w:webHidden/>
          </w:rPr>
          <w:fldChar w:fldCharType="end"/>
        </w:r>
      </w:hyperlink>
    </w:p>
    <w:p w14:paraId="17A5D323" w14:textId="77777777" w:rsidR="005F2E86" w:rsidRDefault="00735796">
      <w:pPr>
        <w:pStyle w:val="TOC3"/>
        <w:tabs>
          <w:tab w:val="left" w:pos="1200"/>
          <w:tab w:val="right" w:leader="dot" w:pos="9350"/>
        </w:tabs>
        <w:rPr>
          <w:rFonts w:eastAsiaTheme="minorEastAsia" w:cstheme="minorBidi"/>
          <w:i w:val="0"/>
          <w:iCs w:val="0"/>
          <w:noProof/>
          <w:sz w:val="22"/>
          <w:szCs w:val="22"/>
        </w:rPr>
      </w:pPr>
      <w:hyperlink w:anchor="_Toc457993687" w:history="1">
        <w:r w:rsidR="005F2E86" w:rsidRPr="00974B9B">
          <w:rPr>
            <w:rStyle w:val="Hyperlink"/>
            <w:noProof/>
          </w:rPr>
          <w:t>3.4.1</w:t>
        </w:r>
        <w:r w:rsidR="005F2E86">
          <w:rPr>
            <w:rFonts w:eastAsiaTheme="minorEastAsia" w:cstheme="minorBidi"/>
            <w:i w:val="0"/>
            <w:iCs w:val="0"/>
            <w:noProof/>
            <w:sz w:val="22"/>
            <w:szCs w:val="22"/>
          </w:rPr>
          <w:tab/>
        </w:r>
        <w:r w:rsidR="005F2E86" w:rsidRPr="00974B9B">
          <w:rPr>
            <w:rStyle w:val="Hyperlink"/>
            <w:noProof/>
          </w:rPr>
          <w:t>JPEG Workflow</w:t>
        </w:r>
        <w:r w:rsidR="005F2E86">
          <w:rPr>
            <w:noProof/>
            <w:webHidden/>
          </w:rPr>
          <w:tab/>
        </w:r>
        <w:r w:rsidR="005F2E86">
          <w:rPr>
            <w:noProof/>
            <w:webHidden/>
          </w:rPr>
          <w:fldChar w:fldCharType="begin"/>
        </w:r>
        <w:r w:rsidR="005F2E86">
          <w:rPr>
            <w:noProof/>
            <w:webHidden/>
          </w:rPr>
          <w:instrText xml:space="preserve"> PAGEREF _Toc457993687 \h </w:instrText>
        </w:r>
        <w:r w:rsidR="005F2E86">
          <w:rPr>
            <w:noProof/>
            <w:webHidden/>
          </w:rPr>
        </w:r>
        <w:r w:rsidR="005F2E86">
          <w:rPr>
            <w:noProof/>
            <w:webHidden/>
          </w:rPr>
          <w:fldChar w:fldCharType="separate"/>
        </w:r>
        <w:r w:rsidR="005F2E86">
          <w:rPr>
            <w:noProof/>
            <w:webHidden/>
          </w:rPr>
          <w:t>6</w:t>
        </w:r>
        <w:r w:rsidR="005F2E86">
          <w:rPr>
            <w:noProof/>
            <w:webHidden/>
          </w:rPr>
          <w:fldChar w:fldCharType="end"/>
        </w:r>
      </w:hyperlink>
    </w:p>
    <w:p w14:paraId="4FA19200" w14:textId="77777777" w:rsidR="005F2E86" w:rsidRDefault="00735796">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88" w:history="1">
        <w:r w:rsidR="005F2E86" w:rsidRPr="00974B9B">
          <w:rPr>
            <w:rStyle w:val="Hyperlink"/>
            <w:noProof/>
          </w:rPr>
          <w:t>4.</w:t>
        </w:r>
        <w:r w:rsidR="005F2E86">
          <w:rPr>
            <w:rFonts w:asciiTheme="minorHAnsi" w:eastAsiaTheme="minorEastAsia" w:hAnsiTheme="minorHAnsi" w:cstheme="minorBidi"/>
            <w:b w:val="0"/>
            <w:bCs w:val="0"/>
            <w:caps w:val="0"/>
            <w:noProof/>
            <w:szCs w:val="22"/>
          </w:rPr>
          <w:tab/>
        </w:r>
        <w:r w:rsidR="005F2E86" w:rsidRPr="00974B9B">
          <w:rPr>
            <w:rStyle w:val="Hyperlink"/>
            <w:noProof/>
          </w:rPr>
          <w:t>Graph Operations</w:t>
        </w:r>
        <w:r w:rsidR="005F2E86">
          <w:rPr>
            <w:noProof/>
            <w:webHidden/>
          </w:rPr>
          <w:tab/>
        </w:r>
        <w:r w:rsidR="005F2E86">
          <w:rPr>
            <w:noProof/>
            <w:webHidden/>
          </w:rPr>
          <w:fldChar w:fldCharType="begin"/>
        </w:r>
        <w:r w:rsidR="005F2E86">
          <w:rPr>
            <w:noProof/>
            <w:webHidden/>
          </w:rPr>
          <w:instrText xml:space="preserve"> PAGEREF _Toc457993688 \h </w:instrText>
        </w:r>
        <w:r w:rsidR="005F2E86">
          <w:rPr>
            <w:noProof/>
            <w:webHidden/>
          </w:rPr>
        </w:r>
        <w:r w:rsidR="005F2E86">
          <w:rPr>
            <w:noProof/>
            <w:webHidden/>
          </w:rPr>
          <w:fldChar w:fldCharType="separate"/>
        </w:r>
        <w:r w:rsidR="005F2E86">
          <w:rPr>
            <w:noProof/>
            <w:webHidden/>
          </w:rPr>
          <w:t>7</w:t>
        </w:r>
        <w:r w:rsidR="005F2E86">
          <w:rPr>
            <w:noProof/>
            <w:webHidden/>
          </w:rPr>
          <w:fldChar w:fldCharType="end"/>
        </w:r>
      </w:hyperlink>
    </w:p>
    <w:p w14:paraId="046AE1E5" w14:textId="77777777" w:rsidR="005F2E86" w:rsidRDefault="00735796">
      <w:pPr>
        <w:pStyle w:val="TOC2"/>
        <w:rPr>
          <w:rFonts w:asciiTheme="minorHAnsi" w:eastAsiaTheme="minorEastAsia" w:hAnsiTheme="minorHAnsi" w:cstheme="minorBidi"/>
          <w:noProof/>
          <w:szCs w:val="22"/>
        </w:rPr>
      </w:pPr>
      <w:hyperlink w:anchor="_Toc457993689" w:history="1">
        <w:r w:rsidR="005F2E86" w:rsidRPr="00974B9B">
          <w:rPr>
            <w:rStyle w:val="Hyperlink"/>
            <w:iCs/>
            <w:noProof/>
          </w:rPr>
          <w:t>4.1</w:t>
        </w:r>
        <w:r w:rsidR="005F2E86">
          <w:rPr>
            <w:rFonts w:asciiTheme="minorHAnsi" w:eastAsiaTheme="minorEastAsia" w:hAnsiTheme="minorHAnsi" w:cstheme="minorBidi"/>
            <w:noProof/>
            <w:szCs w:val="22"/>
          </w:rPr>
          <w:tab/>
        </w:r>
        <w:r w:rsidR="005F2E86" w:rsidRPr="00974B9B">
          <w:rPr>
            <w:rStyle w:val="Hyperlink"/>
            <w:iCs/>
            <w:noProof/>
          </w:rPr>
          <w:t>Linking Nodes</w:t>
        </w:r>
        <w:r w:rsidR="005F2E86">
          <w:rPr>
            <w:noProof/>
            <w:webHidden/>
          </w:rPr>
          <w:tab/>
        </w:r>
        <w:r w:rsidR="005F2E86">
          <w:rPr>
            <w:noProof/>
            <w:webHidden/>
          </w:rPr>
          <w:fldChar w:fldCharType="begin"/>
        </w:r>
        <w:r w:rsidR="005F2E86">
          <w:rPr>
            <w:noProof/>
            <w:webHidden/>
          </w:rPr>
          <w:instrText xml:space="preserve"> PAGEREF _Toc457993689 \h </w:instrText>
        </w:r>
        <w:r w:rsidR="005F2E86">
          <w:rPr>
            <w:noProof/>
            <w:webHidden/>
          </w:rPr>
        </w:r>
        <w:r w:rsidR="005F2E86">
          <w:rPr>
            <w:noProof/>
            <w:webHidden/>
          </w:rPr>
          <w:fldChar w:fldCharType="separate"/>
        </w:r>
        <w:r w:rsidR="005F2E86">
          <w:rPr>
            <w:noProof/>
            <w:webHidden/>
          </w:rPr>
          <w:t>7</w:t>
        </w:r>
        <w:r w:rsidR="005F2E86">
          <w:rPr>
            <w:noProof/>
            <w:webHidden/>
          </w:rPr>
          <w:fldChar w:fldCharType="end"/>
        </w:r>
      </w:hyperlink>
    </w:p>
    <w:p w14:paraId="1368C425" w14:textId="77777777" w:rsidR="005F2E86" w:rsidRDefault="00735796">
      <w:pPr>
        <w:pStyle w:val="TOC2"/>
        <w:rPr>
          <w:rFonts w:asciiTheme="minorHAnsi" w:eastAsiaTheme="minorEastAsia" w:hAnsiTheme="minorHAnsi" w:cstheme="minorBidi"/>
          <w:noProof/>
          <w:szCs w:val="22"/>
        </w:rPr>
      </w:pPr>
      <w:hyperlink w:anchor="_Toc457993690" w:history="1">
        <w:r w:rsidR="005F2E86" w:rsidRPr="00974B9B">
          <w:rPr>
            <w:rStyle w:val="Hyperlink"/>
            <w:noProof/>
          </w:rPr>
          <w:t>4.2</w:t>
        </w:r>
        <w:r w:rsidR="005F2E86">
          <w:rPr>
            <w:rFonts w:asciiTheme="minorHAnsi" w:eastAsiaTheme="minorEastAsia" w:hAnsiTheme="minorHAnsi" w:cstheme="minorBidi"/>
            <w:noProof/>
            <w:szCs w:val="22"/>
          </w:rPr>
          <w:tab/>
        </w:r>
        <w:r w:rsidR="005F2E86" w:rsidRPr="00974B9B">
          <w:rPr>
            <w:rStyle w:val="Hyperlink"/>
            <w:noProof/>
          </w:rPr>
          <w:t>Interface Demonstration</w:t>
        </w:r>
        <w:r w:rsidR="005F2E86">
          <w:rPr>
            <w:noProof/>
            <w:webHidden/>
          </w:rPr>
          <w:tab/>
        </w:r>
        <w:r w:rsidR="005F2E86">
          <w:rPr>
            <w:noProof/>
            <w:webHidden/>
          </w:rPr>
          <w:fldChar w:fldCharType="begin"/>
        </w:r>
        <w:r w:rsidR="005F2E86">
          <w:rPr>
            <w:noProof/>
            <w:webHidden/>
          </w:rPr>
          <w:instrText xml:space="preserve"> PAGEREF _Toc457993690 \h </w:instrText>
        </w:r>
        <w:r w:rsidR="005F2E86">
          <w:rPr>
            <w:noProof/>
            <w:webHidden/>
          </w:rPr>
        </w:r>
        <w:r w:rsidR="005F2E86">
          <w:rPr>
            <w:noProof/>
            <w:webHidden/>
          </w:rPr>
          <w:fldChar w:fldCharType="separate"/>
        </w:r>
        <w:r w:rsidR="005F2E86">
          <w:rPr>
            <w:noProof/>
            <w:webHidden/>
          </w:rPr>
          <w:t>8</w:t>
        </w:r>
        <w:r w:rsidR="005F2E86">
          <w:rPr>
            <w:noProof/>
            <w:webHidden/>
          </w:rPr>
          <w:fldChar w:fldCharType="end"/>
        </w:r>
      </w:hyperlink>
    </w:p>
    <w:p w14:paraId="35396A87" w14:textId="77777777" w:rsidR="005F2E86" w:rsidRDefault="00735796">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91" w:history="1">
        <w:r w:rsidR="005F2E86" w:rsidRPr="00974B9B">
          <w:rPr>
            <w:rStyle w:val="Hyperlink"/>
            <w:noProof/>
          </w:rPr>
          <w:t>5.</w:t>
        </w:r>
        <w:r w:rsidR="005F2E86">
          <w:rPr>
            <w:rFonts w:asciiTheme="minorHAnsi" w:eastAsiaTheme="minorEastAsia" w:hAnsiTheme="minorHAnsi" w:cstheme="minorBidi"/>
            <w:b w:val="0"/>
            <w:bCs w:val="0"/>
            <w:caps w:val="0"/>
            <w:noProof/>
            <w:szCs w:val="22"/>
          </w:rPr>
          <w:tab/>
        </w:r>
        <w:r w:rsidR="005F2E86" w:rsidRPr="00974B9B">
          <w:rPr>
            <w:rStyle w:val="Hyperlink"/>
            <w:noProof/>
          </w:rPr>
          <w:t>Link Descriptions</w:t>
        </w:r>
        <w:r w:rsidR="005F2E86">
          <w:rPr>
            <w:noProof/>
            <w:webHidden/>
          </w:rPr>
          <w:tab/>
        </w:r>
        <w:r w:rsidR="005F2E86">
          <w:rPr>
            <w:noProof/>
            <w:webHidden/>
          </w:rPr>
          <w:fldChar w:fldCharType="begin"/>
        </w:r>
        <w:r w:rsidR="005F2E86">
          <w:rPr>
            <w:noProof/>
            <w:webHidden/>
          </w:rPr>
          <w:instrText xml:space="preserve"> PAGEREF _Toc457993691 \h </w:instrText>
        </w:r>
        <w:r w:rsidR="005F2E86">
          <w:rPr>
            <w:noProof/>
            <w:webHidden/>
          </w:rPr>
        </w:r>
        <w:r w:rsidR="005F2E86">
          <w:rPr>
            <w:noProof/>
            <w:webHidden/>
          </w:rPr>
          <w:fldChar w:fldCharType="separate"/>
        </w:r>
        <w:r w:rsidR="005F2E86">
          <w:rPr>
            <w:noProof/>
            <w:webHidden/>
          </w:rPr>
          <w:t>9</w:t>
        </w:r>
        <w:r w:rsidR="005F2E86">
          <w:rPr>
            <w:noProof/>
            <w:webHidden/>
          </w:rPr>
          <w:fldChar w:fldCharType="end"/>
        </w:r>
      </w:hyperlink>
    </w:p>
    <w:p w14:paraId="76B88186" w14:textId="77777777" w:rsidR="005F2E86" w:rsidRDefault="00735796">
      <w:pPr>
        <w:pStyle w:val="TOC2"/>
        <w:rPr>
          <w:rFonts w:asciiTheme="minorHAnsi" w:eastAsiaTheme="minorEastAsia" w:hAnsiTheme="minorHAnsi" w:cstheme="minorBidi"/>
          <w:noProof/>
          <w:szCs w:val="22"/>
        </w:rPr>
      </w:pPr>
      <w:hyperlink w:anchor="_Toc457993692" w:history="1">
        <w:r w:rsidR="005F2E86" w:rsidRPr="00974B9B">
          <w:rPr>
            <w:rStyle w:val="Hyperlink"/>
            <w:noProof/>
          </w:rPr>
          <w:t>5.1</w:t>
        </w:r>
        <w:r w:rsidR="005F2E86">
          <w:rPr>
            <w:rFonts w:asciiTheme="minorHAnsi" w:eastAsiaTheme="minorEastAsia" w:hAnsiTheme="minorHAnsi" w:cstheme="minorBidi"/>
            <w:noProof/>
            <w:szCs w:val="22"/>
          </w:rPr>
          <w:tab/>
        </w:r>
        <w:r w:rsidR="005F2E86" w:rsidRPr="00974B9B">
          <w:rPr>
            <w:rStyle w:val="Hyperlink"/>
            <w:noProof/>
          </w:rPr>
          <w:t>Applying Filters (Plugins)</w:t>
        </w:r>
        <w:r w:rsidR="005F2E86">
          <w:rPr>
            <w:noProof/>
            <w:webHidden/>
          </w:rPr>
          <w:tab/>
        </w:r>
        <w:r w:rsidR="005F2E86">
          <w:rPr>
            <w:noProof/>
            <w:webHidden/>
          </w:rPr>
          <w:fldChar w:fldCharType="begin"/>
        </w:r>
        <w:r w:rsidR="005F2E86">
          <w:rPr>
            <w:noProof/>
            <w:webHidden/>
          </w:rPr>
          <w:instrText xml:space="preserve"> PAGEREF _Toc457993692 \h </w:instrText>
        </w:r>
        <w:r w:rsidR="005F2E86">
          <w:rPr>
            <w:noProof/>
            <w:webHidden/>
          </w:rPr>
        </w:r>
        <w:r w:rsidR="005F2E86">
          <w:rPr>
            <w:noProof/>
            <w:webHidden/>
          </w:rPr>
          <w:fldChar w:fldCharType="separate"/>
        </w:r>
        <w:r w:rsidR="005F2E86">
          <w:rPr>
            <w:noProof/>
            <w:webHidden/>
          </w:rPr>
          <w:t>11</w:t>
        </w:r>
        <w:r w:rsidR="005F2E86">
          <w:rPr>
            <w:noProof/>
            <w:webHidden/>
          </w:rPr>
          <w:fldChar w:fldCharType="end"/>
        </w:r>
      </w:hyperlink>
    </w:p>
    <w:p w14:paraId="1F4DF2A2" w14:textId="77777777" w:rsidR="005F2E86" w:rsidRDefault="00735796">
      <w:pPr>
        <w:pStyle w:val="TOC2"/>
        <w:rPr>
          <w:rFonts w:asciiTheme="minorHAnsi" w:eastAsiaTheme="minorEastAsia" w:hAnsiTheme="minorHAnsi" w:cstheme="minorBidi"/>
          <w:noProof/>
          <w:szCs w:val="22"/>
        </w:rPr>
      </w:pPr>
      <w:hyperlink w:anchor="_Toc457993693" w:history="1">
        <w:r w:rsidR="005F2E86" w:rsidRPr="00974B9B">
          <w:rPr>
            <w:rStyle w:val="Hyperlink"/>
            <w:noProof/>
          </w:rPr>
          <w:t>5.2</w:t>
        </w:r>
        <w:r w:rsidR="005F2E86">
          <w:rPr>
            <w:rFonts w:asciiTheme="minorHAnsi" w:eastAsiaTheme="minorEastAsia" w:hAnsiTheme="minorHAnsi" w:cstheme="minorBidi"/>
            <w:noProof/>
            <w:szCs w:val="22"/>
          </w:rPr>
          <w:tab/>
        </w:r>
        <w:r w:rsidR="005F2E86" w:rsidRPr="00974B9B">
          <w:rPr>
            <w:rStyle w:val="Hyperlink"/>
            <w:noProof/>
          </w:rPr>
          <w:t>The Paste/Splice Operation</w:t>
        </w:r>
        <w:r w:rsidR="005F2E86">
          <w:rPr>
            <w:noProof/>
            <w:webHidden/>
          </w:rPr>
          <w:tab/>
        </w:r>
        <w:r w:rsidR="005F2E86">
          <w:rPr>
            <w:noProof/>
            <w:webHidden/>
          </w:rPr>
          <w:fldChar w:fldCharType="begin"/>
        </w:r>
        <w:r w:rsidR="005F2E86">
          <w:rPr>
            <w:noProof/>
            <w:webHidden/>
          </w:rPr>
          <w:instrText xml:space="preserve"> PAGEREF _Toc457993693 \h </w:instrText>
        </w:r>
        <w:r w:rsidR="005F2E86">
          <w:rPr>
            <w:noProof/>
            <w:webHidden/>
          </w:rPr>
        </w:r>
        <w:r w:rsidR="005F2E86">
          <w:rPr>
            <w:noProof/>
            <w:webHidden/>
          </w:rPr>
          <w:fldChar w:fldCharType="separate"/>
        </w:r>
        <w:r w:rsidR="005F2E86">
          <w:rPr>
            <w:noProof/>
            <w:webHidden/>
          </w:rPr>
          <w:t>11</w:t>
        </w:r>
        <w:r w:rsidR="005F2E86">
          <w:rPr>
            <w:noProof/>
            <w:webHidden/>
          </w:rPr>
          <w:fldChar w:fldCharType="end"/>
        </w:r>
      </w:hyperlink>
    </w:p>
    <w:p w14:paraId="0C61FB8F" w14:textId="77777777" w:rsidR="005F2E86" w:rsidRDefault="00735796">
      <w:pPr>
        <w:pStyle w:val="TOC2"/>
        <w:rPr>
          <w:rFonts w:asciiTheme="minorHAnsi" w:eastAsiaTheme="minorEastAsia" w:hAnsiTheme="minorHAnsi" w:cstheme="minorBidi"/>
          <w:noProof/>
          <w:szCs w:val="22"/>
        </w:rPr>
      </w:pPr>
      <w:hyperlink w:anchor="_Toc457993694" w:history="1">
        <w:r w:rsidR="005F2E86" w:rsidRPr="00974B9B">
          <w:rPr>
            <w:rStyle w:val="Hyperlink"/>
            <w:noProof/>
          </w:rPr>
          <w:t>5.3</w:t>
        </w:r>
        <w:r w:rsidR="005F2E86">
          <w:rPr>
            <w:rFonts w:asciiTheme="minorHAnsi" w:eastAsiaTheme="minorEastAsia" w:hAnsiTheme="minorHAnsi" w:cstheme="minorBidi"/>
            <w:noProof/>
            <w:szCs w:val="22"/>
          </w:rPr>
          <w:tab/>
        </w:r>
        <w:r w:rsidR="005F2E86" w:rsidRPr="00974B9B">
          <w:rPr>
            <w:rStyle w:val="Hyperlink"/>
            <w:noProof/>
          </w:rPr>
          <w:t>Link Inspection</w:t>
        </w:r>
        <w:r w:rsidR="005F2E86">
          <w:rPr>
            <w:noProof/>
            <w:webHidden/>
          </w:rPr>
          <w:tab/>
        </w:r>
        <w:r w:rsidR="005F2E86">
          <w:rPr>
            <w:noProof/>
            <w:webHidden/>
          </w:rPr>
          <w:fldChar w:fldCharType="begin"/>
        </w:r>
        <w:r w:rsidR="005F2E86">
          <w:rPr>
            <w:noProof/>
            <w:webHidden/>
          </w:rPr>
          <w:instrText xml:space="preserve"> PAGEREF _Toc457993694 \h </w:instrText>
        </w:r>
        <w:r w:rsidR="005F2E86">
          <w:rPr>
            <w:noProof/>
            <w:webHidden/>
          </w:rPr>
        </w:r>
        <w:r w:rsidR="005F2E86">
          <w:rPr>
            <w:noProof/>
            <w:webHidden/>
          </w:rPr>
          <w:fldChar w:fldCharType="separate"/>
        </w:r>
        <w:r w:rsidR="005F2E86">
          <w:rPr>
            <w:noProof/>
            <w:webHidden/>
          </w:rPr>
          <w:t>12</w:t>
        </w:r>
        <w:r w:rsidR="005F2E86">
          <w:rPr>
            <w:noProof/>
            <w:webHidden/>
          </w:rPr>
          <w:fldChar w:fldCharType="end"/>
        </w:r>
      </w:hyperlink>
    </w:p>
    <w:p w14:paraId="25FC5419" w14:textId="77777777" w:rsidR="005F2E86" w:rsidRDefault="00735796">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95" w:history="1">
        <w:r w:rsidR="005F2E86" w:rsidRPr="00974B9B">
          <w:rPr>
            <w:rStyle w:val="Hyperlink"/>
            <w:noProof/>
          </w:rPr>
          <w:t>6.</w:t>
        </w:r>
        <w:r w:rsidR="005F2E86">
          <w:rPr>
            <w:rFonts w:asciiTheme="minorHAnsi" w:eastAsiaTheme="minorEastAsia" w:hAnsiTheme="minorHAnsi" w:cstheme="minorBidi"/>
            <w:b w:val="0"/>
            <w:bCs w:val="0"/>
            <w:caps w:val="0"/>
            <w:noProof/>
            <w:szCs w:val="22"/>
          </w:rPr>
          <w:tab/>
        </w:r>
        <w:r w:rsidR="005F2E86" w:rsidRPr="00974B9B">
          <w:rPr>
            <w:rStyle w:val="Hyperlink"/>
            <w:noProof/>
          </w:rPr>
          <w:t>Other Metadata</w:t>
        </w:r>
        <w:r w:rsidR="005F2E86">
          <w:rPr>
            <w:noProof/>
            <w:webHidden/>
          </w:rPr>
          <w:tab/>
        </w:r>
        <w:r w:rsidR="005F2E86">
          <w:rPr>
            <w:noProof/>
            <w:webHidden/>
          </w:rPr>
          <w:fldChar w:fldCharType="begin"/>
        </w:r>
        <w:r w:rsidR="005F2E86">
          <w:rPr>
            <w:noProof/>
            <w:webHidden/>
          </w:rPr>
          <w:instrText xml:space="preserve"> PAGEREF _Toc457993695 \h </w:instrText>
        </w:r>
        <w:r w:rsidR="005F2E86">
          <w:rPr>
            <w:noProof/>
            <w:webHidden/>
          </w:rPr>
        </w:r>
        <w:r w:rsidR="005F2E86">
          <w:rPr>
            <w:noProof/>
            <w:webHidden/>
          </w:rPr>
          <w:fldChar w:fldCharType="separate"/>
        </w:r>
        <w:r w:rsidR="005F2E86">
          <w:rPr>
            <w:noProof/>
            <w:webHidden/>
          </w:rPr>
          <w:t>12</w:t>
        </w:r>
        <w:r w:rsidR="005F2E86">
          <w:rPr>
            <w:noProof/>
            <w:webHidden/>
          </w:rPr>
          <w:fldChar w:fldCharType="end"/>
        </w:r>
      </w:hyperlink>
    </w:p>
    <w:p w14:paraId="5C3310EE" w14:textId="77777777" w:rsidR="005F2E86" w:rsidRDefault="00735796">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96" w:history="1">
        <w:r w:rsidR="005F2E86" w:rsidRPr="00974B9B">
          <w:rPr>
            <w:rStyle w:val="Hyperlink"/>
            <w:noProof/>
          </w:rPr>
          <w:t>7.</w:t>
        </w:r>
        <w:r w:rsidR="005F2E86">
          <w:rPr>
            <w:rFonts w:asciiTheme="minorHAnsi" w:eastAsiaTheme="minorEastAsia" w:hAnsiTheme="minorHAnsi" w:cstheme="minorBidi"/>
            <w:b w:val="0"/>
            <w:bCs w:val="0"/>
            <w:caps w:val="0"/>
            <w:noProof/>
            <w:szCs w:val="22"/>
          </w:rPr>
          <w:tab/>
        </w:r>
        <w:r w:rsidR="005F2E86" w:rsidRPr="00974B9B">
          <w:rPr>
            <w:rStyle w:val="Hyperlink"/>
            <w:noProof/>
          </w:rPr>
          <w:t>Mask Generation</w:t>
        </w:r>
        <w:r w:rsidR="005F2E86">
          <w:rPr>
            <w:noProof/>
            <w:webHidden/>
          </w:rPr>
          <w:tab/>
        </w:r>
        <w:r w:rsidR="005F2E86">
          <w:rPr>
            <w:noProof/>
            <w:webHidden/>
          </w:rPr>
          <w:fldChar w:fldCharType="begin"/>
        </w:r>
        <w:r w:rsidR="005F2E86">
          <w:rPr>
            <w:noProof/>
            <w:webHidden/>
          </w:rPr>
          <w:instrText xml:space="preserve"> PAGEREF _Toc457993696 \h </w:instrText>
        </w:r>
        <w:r w:rsidR="005F2E86">
          <w:rPr>
            <w:noProof/>
            <w:webHidden/>
          </w:rPr>
        </w:r>
        <w:r w:rsidR="005F2E86">
          <w:rPr>
            <w:noProof/>
            <w:webHidden/>
          </w:rPr>
          <w:fldChar w:fldCharType="separate"/>
        </w:r>
        <w:r w:rsidR="005F2E86">
          <w:rPr>
            <w:noProof/>
            <w:webHidden/>
          </w:rPr>
          <w:t>12</w:t>
        </w:r>
        <w:r w:rsidR="005F2E86">
          <w:rPr>
            <w:noProof/>
            <w:webHidden/>
          </w:rPr>
          <w:fldChar w:fldCharType="end"/>
        </w:r>
      </w:hyperlink>
    </w:p>
    <w:p w14:paraId="2E1D701A" w14:textId="77777777" w:rsidR="005F2E86" w:rsidRDefault="00735796">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97" w:history="1">
        <w:r w:rsidR="005F2E86" w:rsidRPr="00974B9B">
          <w:rPr>
            <w:rStyle w:val="Hyperlink"/>
            <w:noProof/>
          </w:rPr>
          <w:t>8.</w:t>
        </w:r>
        <w:r w:rsidR="005F2E86">
          <w:rPr>
            <w:rFonts w:asciiTheme="minorHAnsi" w:eastAsiaTheme="minorEastAsia" w:hAnsiTheme="minorHAnsi" w:cstheme="minorBidi"/>
            <w:b w:val="0"/>
            <w:bCs w:val="0"/>
            <w:caps w:val="0"/>
            <w:noProof/>
            <w:szCs w:val="22"/>
          </w:rPr>
          <w:tab/>
        </w:r>
        <w:r w:rsidR="005F2E86" w:rsidRPr="00974B9B">
          <w:rPr>
            <w:rStyle w:val="Hyperlink"/>
            <w:noProof/>
          </w:rPr>
          <w:t>Analytics</w:t>
        </w:r>
        <w:r w:rsidR="005F2E86">
          <w:rPr>
            <w:noProof/>
            <w:webHidden/>
          </w:rPr>
          <w:tab/>
        </w:r>
        <w:r w:rsidR="005F2E86">
          <w:rPr>
            <w:noProof/>
            <w:webHidden/>
          </w:rPr>
          <w:fldChar w:fldCharType="begin"/>
        </w:r>
        <w:r w:rsidR="005F2E86">
          <w:rPr>
            <w:noProof/>
            <w:webHidden/>
          </w:rPr>
          <w:instrText xml:space="preserve"> PAGEREF _Toc457993697 \h </w:instrText>
        </w:r>
        <w:r w:rsidR="005F2E86">
          <w:rPr>
            <w:noProof/>
            <w:webHidden/>
          </w:rPr>
        </w:r>
        <w:r w:rsidR="005F2E86">
          <w:rPr>
            <w:noProof/>
            <w:webHidden/>
          </w:rPr>
          <w:fldChar w:fldCharType="separate"/>
        </w:r>
        <w:r w:rsidR="005F2E86">
          <w:rPr>
            <w:noProof/>
            <w:webHidden/>
          </w:rPr>
          <w:t>13</w:t>
        </w:r>
        <w:r w:rsidR="005F2E86">
          <w:rPr>
            <w:noProof/>
            <w:webHidden/>
          </w:rPr>
          <w:fldChar w:fldCharType="end"/>
        </w:r>
      </w:hyperlink>
    </w:p>
    <w:p w14:paraId="3A624FAA" w14:textId="77777777" w:rsidR="005F2E86" w:rsidRDefault="00735796">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98" w:history="1">
        <w:r w:rsidR="005F2E86" w:rsidRPr="00974B9B">
          <w:rPr>
            <w:rStyle w:val="Hyperlink"/>
            <w:noProof/>
          </w:rPr>
          <w:t>9.</w:t>
        </w:r>
        <w:r w:rsidR="005F2E86">
          <w:rPr>
            <w:rFonts w:asciiTheme="minorHAnsi" w:eastAsiaTheme="minorEastAsia" w:hAnsiTheme="minorHAnsi" w:cstheme="minorBidi"/>
            <w:b w:val="0"/>
            <w:bCs w:val="0"/>
            <w:caps w:val="0"/>
            <w:noProof/>
            <w:szCs w:val="22"/>
          </w:rPr>
          <w:tab/>
        </w:r>
        <w:r w:rsidR="005F2E86" w:rsidRPr="00974B9B">
          <w:rPr>
            <w:rStyle w:val="Hyperlink"/>
            <w:noProof/>
          </w:rPr>
          <w:t>Plugins</w:t>
        </w:r>
        <w:r w:rsidR="005F2E86">
          <w:rPr>
            <w:noProof/>
            <w:webHidden/>
          </w:rPr>
          <w:tab/>
        </w:r>
        <w:r w:rsidR="005F2E86">
          <w:rPr>
            <w:noProof/>
            <w:webHidden/>
          </w:rPr>
          <w:fldChar w:fldCharType="begin"/>
        </w:r>
        <w:r w:rsidR="005F2E86">
          <w:rPr>
            <w:noProof/>
            <w:webHidden/>
          </w:rPr>
          <w:instrText xml:space="preserve"> PAGEREF _Toc457993698 \h </w:instrText>
        </w:r>
        <w:r w:rsidR="005F2E86">
          <w:rPr>
            <w:noProof/>
            <w:webHidden/>
          </w:rPr>
        </w:r>
        <w:r w:rsidR="005F2E86">
          <w:rPr>
            <w:noProof/>
            <w:webHidden/>
          </w:rPr>
          <w:fldChar w:fldCharType="separate"/>
        </w:r>
        <w:r w:rsidR="005F2E86">
          <w:rPr>
            <w:noProof/>
            <w:webHidden/>
          </w:rPr>
          <w:t>13</w:t>
        </w:r>
        <w:r w:rsidR="005F2E86">
          <w:rPr>
            <w:noProof/>
            <w:webHidden/>
          </w:rPr>
          <w:fldChar w:fldCharType="end"/>
        </w:r>
      </w:hyperlink>
    </w:p>
    <w:p w14:paraId="68970BC4" w14:textId="77777777" w:rsidR="005F2E86" w:rsidRDefault="00735796">
      <w:pPr>
        <w:pStyle w:val="TOC2"/>
        <w:rPr>
          <w:rFonts w:asciiTheme="minorHAnsi" w:eastAsiaTheme="minorEastAsia" w:hAnsiTheme="minorHAnsi" w:cstheme="minorBidi"/>
          <w:noProof/>
          <w:szCs w:val="22"/>
        </w:rPr>
      </w:pPr>
      <w:hyperlink w:anchor="_Toc457993699" w:history="1">
        <w:r w:rsidR="005F2E86" w:rsidRPr="00974B9B">
          <w:rPr>
            <w:rStyle w:val="Hyperlink"/>
            <w:noProof/>
          </w:rPr>
          <w:t>9.1</w:t>
        </w:r>
        <w:r w:rsidR="005F2E86">
          <w:rPr>
            <w:rFonts w:asciiTheme="minorHAnsi" w:eastAsiaTheme="minorEastAsia" w:hAnsiTheme="minorHAnsi" w:cstheme="minorBidi"/>
            <w:noProof/>
            <w:szCs w:val="22"/>
          </w:rPr>
          <w:tab/>
        </w:r>
        <w:r w:rsidR="005F2E86" w:rsidRPr="00974B9B">
          <w:rPr>
            <w:rStyle w:val="Hyperlink"/>
            <w:noProof/>
          </w:rPr>
          <w:t>Arguments</w:t>
        </w:r>
        <w:r w:rsidR="005F2E86">
          <w:rPr>
            <w:noProof/>
            <w:webHidden/>
          </w:rPr>
          <w:tab/>
        </w:r>
        <w:r w:rsidR="005F2E86">
          <w:rPr>
            <w:noProof/>
            <w:webHidden/>
          </w:rPr>
          <w:fldChar w:fldCharType="begin"/>
        </w:r>
        <w:r w:rsidR="005F2E86">
          <w:rPr>
            <w:noProof/>
            <w:webHidden/>
          </w:rPr>
          <w:instrText xml:space="preserve"> PAGEREF _Toc457993699 \h </w:instrText>
        </w:r>
        <w:r w:rsidR="005F2E86">
          <w:rPr>
            <w:noProof/>
            <w:webHidden/>
          </w:rPr>
        </w:r>
        <w:r w:rsidR="005F2E86">
          <w:rPr>
            <w:noProof/>
            <w:webHidden/>
          </w:rPr>
          <w:fldChar w:fldCharType="separate"/>
        </w:r>
        <w:r w:rsidR="005F2E86">
          <w:rPr>
            <w:noProof/>
            <w:webHidden/>
          </w:rPr>
          <w:t>14</w:t>
        </w:r>
        <w:r w:rsidR="005F2E86">
          <w:rPr>
            <w:noProof/>
            <w:webHidden/>
          </w:rPr>
          <w:fldChar w:fldCharType="end"/>
        </w:r>
      </w:hyperlink>
    </w:p>
    <w:p w14:paraId="05AB4456" w14:textId="77777777" w:rsidR="005F2E86" w:rsidRDefault="00735796">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57993700" w:history="1">
        <w:r w:rsidR="005F2E86" w:rsidRPr="00974B9B">
          <w:rPr>
            <w:rStyle w:val="Hyperlink"/>
            <w:noProof/>
          </w:rPr>
          <w:t>10.</w:t>
        </w:r>
        <w:r w:rsidR="005F2E86">
          <w:rPr>
            <w:rFonts w:asciiTheme="minorHAnsi" w:eastAsiaTheme="minorEastAsia" w:hAnsiTheme="minorHAnsi" w:cstheme="minorBidi"/>
            <w:b w:val="0"/>
            <w:bCs w:val="0"/>
            <w:caps w:val="0"/>
            <w:noProof/>
            <w:szCs w:val="22"/>
          </w:rPr>
          <w:tab/>
        </w:r>
        <w:r w:rsidR="005F2E86" w:rsidRPr="00974B9B">
          <w:rPr>
            <w:rStyle w:val="Hyperlink"/>
            <w:noProof/>
          </w:rPr>
          <w:t>Group Manager</w:t>
        </w:r>
        <w:r w:rsidR="005F2E86">
          <w:rPr>
            <w:noProof/>
            <w:webHidden/>
          </w:rPr>
          <w:tab/>
        </w:r>
        <w:r w:rsidR="005F2E86">
          <w:rPr>
            <w:noProof/>
            <w:webHidden/>
          </w:rPr>
          <w:fldChar w:fldCharType="begin"/>
        </w:r>
        <w:r w:rsidR="005F2E86">
          <w:rPr>
            <w:noProof/>
            <w:webHidden/>
          </w:rPr>
          <w:instrText xml:space="preserve"> PAGEREF _Toc457993700 \h </w:instrText>
        </w:r>
        <w:r w:rsidR="005F2E86">
          <w:rPr>
            <w:noProof/>
            <w:webHidden/>
          </w:rPr>
        </w:r>
        <w:r w:rsidR="005F2E86">
          <w:rPr>
            <w:noProof/>
            <w:webHidden/>
          </w:rPr>
          <w:fldChar w:fldCharType="separate"/>
        </w:r>
        <w:r w:rsidR="005F2E86">
          <w:rPr>
            <w:noProof/>
            <w:webHidden/>
          </w:rPr>
          <w:t>14</w:t>
        </w:r>
        <w:r w:rsidR="005F2E86">
          <w:rPr>
            <w:noProof/>
            <w:webHidden/>
          </w:rPr>
          <w:fldChar w:fldCharType="end"/>
        </w:r>
      </w:hyperlink>
    </w:p>
    <w:p w14:paraId="16693A76" w14:textId="77777777" w:rsidR="005F2E86" w:rsidRDefault="00735796">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57993701" w:history="1">
        <w:r w:rsidR="005F2E86" w:rsidRPr="00974B9B">
          <w:rPr>
            <w:rStyle w:val="Hyperlink"/>
            <w:noProof/>
          </w:rPr>
          <w:t>11.</w:t>
        </w:r>
        <w:r w:rsidR="005F2E86">
          <w:rPr>
            <w:rFonts w:asciiTheme="minorHAnsi" w:eastAsiaTheme="minorEastAsia" w:hAnsiTheme="minorHAnsi" w:cstheme="minorBidi"/>
            <w:b w:val="0"/>
            <w:bCs w:val="0"/>
            <w:caps w:val="0"/>
            <w:noProof/>
            <w:szCs w:val="22"/>
          </w:rPr>
          <w:tab/>
        </w:r>
        <w:r w:rsidR="005F2E86" w:rsidRPr="00974B9B">
          <w:rPr>
            <w:rStyle w:val="Hyperlink"/>
            <w:noProof/>
          </w:rPr>
          <w:t>Batch operation</w:t>
        </w:r>
        <w:r w:rsidR="005F2E86">
          <w:rPr>
            <w:noProof/>
            <w:webHidden/>
          </w:rPr>
          <w:tab/>
        </w:r>
        <w:r w:rsidR="005F2E86">
          <w:rPr>
            <w:noProof/>
            <w:webHidden/>
          </w:rPr>
          <w:fldChar w:fldCharType="begin"/>
        </w:r>
        <w:r w:rsidR="005F2E86">
          <w:rPr>
            <w:noProof/>
            <w:webHidden/>
          </w:rPr>
          <w:instrText xml:space="preserve"> PAGEREF _Toc457993701 \h </w:instrText>
        </w:r>
        <w:r w:rsidR="005F2E86">
          <w:rPr>
            <w:noProof/>
            <w:webHidden/>
          </w:rPr>
        </w:r>
        <w:r w:rsidR="005F2E86">
          <w:rPr>
            <w:noProof/>
            <w:webHidden/>
          </w:rPr>
          <w:fldChar w:fldCharType="separate"/>
        </w:r>
        <w:r w:rsidR="005F2E86">
          <w:rPr>
            <w:noProof/>
            <w:webHidden/>
          </w:rPr>
          <w:t>14</w:t>
        </w:r>
        <w:r w:rsidR="005F2E86">
          <w:rPr>
            <w:noProof/>
            <w:webHidden/>
          </w:rPr>
          <w:fldChar w:fldCharType="end"/>
        </w:r>
      </w:hyperlink>
    </w:p>
    <w:p w14:paraId="5DF48294" w14:textId="77777777" w:rsidR="005F2E86" w:rsidRDefault="00735796">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57993702" w:history="1">
        <w:r w:rsidR="005F2E86" w:rsidRPr="00974B9B">
          <w:rPr>
            <w:rStyle w:val="Hyperlink"/>
            <w:noProof/>
          </w:rPr>
          <w:t>12.</w:t>
        </w:r>
        <w:r w:rsidR="005F2E86">
          <w:rPr>
            <w:rFonts w:asciiTheme="minorHAnsi" w:eastAsiaTheme="minorEastAsia" w:hAnsiTheme="minorHAnsi" w:cstheme="minorBidi"/>
            <w:b w:val="0"/>
            <w:bCs w:val="0"/>
            <w:caps w:val="0"/>
            <w:noProof/>
            <w:szCs w:val="22"/>
          </w:rPr>
          <w:tab/>
        </w:r>
        <w:r w:rsidR="005F2E86" w:rsidRPr="00974B9B">
          <w:rPr>
            <w:rStyle w:val="Hyperlink"/>
            <w:noProof/>
          </w:rPr>
          <w:t>JSON</w:t>
        </w:r>
        <w:r w:rsidR="005F2E86">
          <w:rPr>
            <w:noProof/>
            <w:webHidden/>
          </w:rPr>
          <w:tab/>
        </w:r>
        <w:r w:rsidR="005F2E86">
          <w:rPr>
            <w:noProof/>
            <w:webHidden/>
          </w:rPr>
          <w:fldChar w:fldCharType="begin"/>
        </w:r>
        <w:r w:rsidR="005F2E86">
          <w:rPr>
            <w:noProof/>
            <w:webHidden/>
          </w:rPr>
          <w:instrText xml:space="preserve"> PAGEREF _Toc457993702 \h </w:instrText>
        </w:r>
        <w:r w:rsidR="005F2E86">
          <w:rPr>
            <w:noProof/>
            <w:webHidden/>
          </w:rPr>
        </w:r>
        <w:r w:rsidR="005F2E86">
          <w:rPr>
            <w:noProof/>
            <w:webHidden/>
          </w:rPr>
          <w:fldChar w:fldCharType="separate"/>
        </w:r>
        <w:r w:rsidR="005F2E86">
          <w:rPr>
            <w:noProof/>
            <w:webHidden/>
          </w:rPr>
          <w:t>15</w:t>
        </w:r>
        <w:r w:rsidR="005F2E86">
          <w:rPr>
            <w:noProof/>
            <w:webHidden/>
          </w:rPr>
          <w:fldChar w:fldCharType="end"/>
        </w:r>
      </w:hyperlink>
    </w:p>
    <w:p w14:paraId="08424D13" w14:textId="77777777" w:rsidR="00A27DCE" w:rsidRDefault="00A27DCE" w:rsidP="00EA57D7">
      <w:r>
        <w:fldChar w:fldCharType="end"/>
      </w:r>
    </w:p>
    <w:p w14:paraId="72937531" w14:textId="77777777" w:rsidR="005D3203" w:rsidRDefault="00A27DCE" w:rsidP="00A27DCE">
      <w:pPr>
        <w:jc w:val="center"/>
        <w:rPr>
          <w:b/>
          <w:sz w:val="32"/>
          <w:szCs w:val="32"/>
        </w:rPr>
      </w:pPr>
      <w:r w:rsidRPr="00A27DCE">
        <w:rPr>
          <w:b/>
          <w:sz w:val="32"/>
          <w:szCs w:val="32"/>
        </w:rPr>
        <w:t>List of Figures</w:t>
      </w:r>
    </w:p>
    <w:p w14:paraId="1E03C7D9" w14:textId="77777777" w:rsidR="00A27DCE" w:rsidRDefault="00A27DCE" w:rsidP="00A27DCE">
      <w:pPr>
        <w:jc w:val="center"/>
        <w:rPr>
          <w:b/>
          <w:sz w:val="32"/>
          <w:szCs w:val="32"/>
        </w:rPr>
      </w:pPr>
    </w:p>
    <w:p w14:paraId="12168ACE" w14:textId="77777777" w:rsidR="005F2E86" w:rsidRDefault="00A27DCE">
      <w:pPr>
        <w:pStyle w:val="TableofFigures"/>
        <w:tabs>
          <w:tab w:val="right" w:leader="dot" w:pos="9350"/>
        </w:tabs>
        <w:rPr>
          <w:rFonts w:asciiTheme="minorHAnsi" w:eastAsiaTheme="minorEastAsia" w:hAnsiTheme="minorHAnsi" w:cstheme="minorBidi"/>
          <w:noProof/>
          <w:szCs w:val="22"/>
        </w:rPr>
      </w:pPr>
      <w:r>
        <w:rPr>
          <w:b/>
          <w:sz w:val="32"/>
          <w:szCs w:val="32"/>
        </w:rPr>
        <w:fldChar w:fldCharType="begin"/>
      </w:r>
      <w:r>
        <w:rPr>
          <w:b/>
          <w:sz w:val="32"/>
          <w:szCs w:val="32"/>
        </w:rPr>
        <w:instrText xml:space="preserve"> TOC \h \z \c "Figure" </w:instrText>
      </w:r>
      <w:r>
        <w:rPr>
          <w:b/>
          <w:sz w:val="32"/>
          <w:szCs w:val="32"/>
        </w:rPr>
        <w:fldChar w:fldCharType="separate"/>
      </w:r>
      <w:hyperlink w:anchor="_Toc457993703" w:history="1">
        <w:r w:rsidR="005F2E86" w:rsidRPr="00B14B44">
          <w:rPr>
            <w:rStyle w:val="Hyperlink"/>
            <w:noProof/>
          </w:rPr>
          <w:t>Figure 1: Example of a graph produced by the journaling tool. Specifically, a region of one image (hat) was spliced into another image (orig_input) to create a new image (input_mod_1).</w:t>
        </w:r>
        <w:r w:rsidR="005F2E86">
          <w:rPr>
            <w:noProof/>
            <w:webHidden/>
          </w:rPr>
          <w:tab/>
        </w:r>
        <w:r w:rsidR="005F2E86">
          <w:rPr>
            <w:noProof/>
            <w:webHidden/>
          </w:rPr>
          <w:fldChar w:fldCharType="begin"/>
        </w:r>
        <w:r w:rsidR="005F2E86">
          <w:rPr>
            <w:noProof/>
            <w:webHidden/>
          </w:rPr>
          <w:instrText xml:space="preserve"> PAGEREF _Toc457993703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14:paraId="05D7B271" w14:textId="77777777" w:rsidR="005F2E86" w:rsidRDefault="00735796">
      <w:pPr>
        <w:pStyle w:val="TableofFigures"/>
        <w:tabs>
          <w:tab w:val="right" w:leader="dot" w:pos="9350"/>
        </w:tabs>
        <w:rPr>
          <w:rFonts w:asciiTheme="minorHAnsi" w:eastAsiaTheme="minorEastAsia" w:hAnsiTheme="minorHAnsi" w:cstheme="minorBidi"/>
          <w:noProof/>
          <w:szCs w:val="22"/>
        </w:rPr>
      </w:pPr>
      <w:hyperlink w:anchor="_Toc457993704" w:history="1">
        <w:r w:rsidR="005F2E86" w:rsidRPr="00B14B44">
          <w:rPr>
            <w:rStyle w:val="Hyperlink"/>
            <w:noProof/>
          </w:rPr>
          <w:t>Figure 2: GitHub website download dialog</w:t>
        </w:r>
        <w:r w:rsidR="005F2E86">
          <w:rPr>
            <w:noProof/>
            <w:webHidden/>
          </w:rPr>
          <w:tab/>
        </w:r>
        <w:r w:rsidR="005F2E86">
          <w:rPr>
            <w:noProof/>
            <w:webHidden/>
          </w:rPr>
          <w:fldChar w:fldCharType="begin"/>
        </w:r>
        <w:r w:rsidR="005F2E86">
          <w:rPr>
            <w:noProof/>
            <w:webHidden/>
          </w:rPr>
          <w:instrText xml:space="preserve"> PAGEREF _Toc457993704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14:paraId="3EE555F8" w14:textId="77777777" w:rsidR="005F2E86" w:rsidRDefault="00735796">
      <w:pPr>
        <w:pStyle w:val="TableofFigures"/>
        <w:tabs>
          <w:tab w:val="right" w:leader="dot" w:pos="9350"/>
        </w:tabs>
        <w:rPr>
          <w:rFonts w:asciiTheme="minorHAnsi" w:eastAsiaTheme="minorEastAsia" w:hAnsiTheme="minorHAnsi" w:cstheme="minorBidi"/>
          <w:noProof/>
          <w:szCs w:val="22"/>
        </w:rPr>
      </w:pPr>
      <w:hyperlink w:anchor="_Toc457993705" w:history="1">
        <w:r w:rsidR="005F2E86" w:rsidRPr="00B14B44">
          <w:rPr>
            <w:rStyle w:val="Hyperlink"/>
            <w:noProof/>
          </w:rPr>
          <w:t>Figure 3: Basic UI. The image nodes open here are from the example project based in the “Images” directory specified in the command line.</w:t>
        </w:r>
        <w:r w:rsidR="005F2E86">
          <w:rPr>
            <w:noProof/>
            <w:webHidden/>
          </w:rPr>
          <w:tab/>
        </w:r>
        <w:r w:rsidR="005F2E86">
          <w:rPr>
            <w:noProof/>
            <w:webHidden/>
          </w:rPr>
          <w:fldChar w:fldCharType="begin"/>
        </w:r>
        <w:r w:rsidR="005F2E86">
          <w:rPr>
            <w:noProof/>
            <w:webHidden/>
          </w:rPr>
          <w:instrText xml:space="preserve"> PAGEREF _Toc457993705 \h </w:instrText>
        </w:r>
        <w:r w:rsidR="005F2E86">
          <w:rPr>
            <w:noProof/>
            <w:webHidden/>
          </w:rPr>
        </w:r>
        <w:r w:rsidR="005F2E86">
          <w:rPr>
            <w:noProof/>
            <w:webHidden/>
          </w:rPr>
          <w:fldChar w:fldCharType="separate"/>
        </w:r>
        <w:r w:rsidR="005F2E86">
          <w:rPr>
            <w:noProof/>
            <w:webHidden/>
          </w:rPr>
          <w:t>3</w:t>
        </w:r>
        <w:r w:rsidR="005F2E86">
          <w:rPr>
            <w:noProof/>
            <w:webHidden/>
          </w:rPr>
          <w:fldChar w:fldCharType="end"/>
        </w:r>
      </w:hyperlink>
    </w:p>
    <w:p w14:paraId="7F1FD86B" w14:textId="77777777" w:rsidR="005F2E86" w:rsidRDefault="00735796">
      <w:pPr>
        <w:pStyle w:val="TableofFigures"/>
        <w:tabs>
          <w:tab w:val="right" w:leader="dot" w:pos="9350"/>
        </w:tabs>
        <w:rPr>
          <w:rFonts w:asciiTheme="minorHAnsi" w:eastAsiaTheme="minorEastAsia" w:hAnsiTheme="minorHAnsi" w:cstheme="minorBidi"/>
          <w:noProof/>
          <w:szCs w:val="22"/>
        </w:rPr>
      </w:pPr>
      <w:hyperlink w:anchor="_Toc457993706" w:history="1">
        <w:r w:rsidR="005F2E86" w:rsidRPr="00B14B44">
          <w:rPr>
            <w:rStyle w:val="Hyperlink"/>
            <w:noProof/>
          </w:rPr>
          <w:t>Figure 4: File menu.</w:t>
        </w:r>
        <w:r w:rsidR="005F2E86">
          <w:rPr>
            <w:noProof/>
            <w:webHidden/>
          </w:rPr>
          <w:tab/>
        </w:r>
        <w:r w:rsidR="005F2E86">
          <w:rPr>
            <w:noProof/>
            <w:webHidden/>
          </w:rPr>
          <w:fldChar w:fldCharType="begin"/>
        </w:r>
        <w:r w:rsidR="005F2E86">
          <w:rPr>
            <w:noProof/>
            <w:webHidden/>
          </w:rPr>
          <w:instrText xml:space="preserve"> PAGEREF _Toc457993706 \h </w:instrText>
        </w:r>
        <w:r w:rsidR="005F2E86">
          <w:rPr>
            <w:noProof/>
            <w:webHidden/>
          </w:rPr>
        </w:r>
        <w:r w:rsidR="005F2E86">
          <w:rPr>
            <w:noProof/>
            <w:webHidden/>
          </w:rPr>
          <w:fldChar w:fldCharType="separate"/>
        </w:r>
        <w:r w:rsidR="005F2E86">
          <w:rPr>
            <w:noProof/>
            <w:webHidden/>
          </w:rPr>
          <w:t>4</w:t>
        </w:r>
        <w:r w:rsidR="005F2E86">
          <w:rPr>
            <w:noProof/>
            <w:webHidden/>
          </w:rPr>
          <w:fldChar w:fldCharType="end"/>
        </w:r>
      </w:hyperlink>
    </w:p>
    <w:p w14:paraId="03BE6C19" w14:textId="77777777" w:rsidR="005F2E86" w:rsidRDefault="00735796">
      <w:pPr>
        <w:pStyle w:val="TableofFigures"/>
        <w:tabs>
          <w:tab w:val="right" w:leader="dot" w:pos="9350"/>
        </w:tabs>
        <w:rPr>
          <w:rFonts w:asciiTheme="minorHAnsi" w:eastAsiaTheme="minorEastAsia" w:hAnsiTheme="minorHAnsi" w:cstheme="minorBidi"/>
          <w:noProof/>
          <w:szCs w:val="22"/>
        </w:rPr>
      </w:pPr>
      <w:hyperlink w:anchor="_Toc457993707" w:history="1">
        <w:r w:rsidR="005F2E86" w:rsidRPr="00B14B44">
          <w:rPr>
            <w:rStyle w:val="Hyperlink"/>
            <w:noProof/>
          </w:rPr>
          <w:t>Figure 5: Process menu.</w:t>
        </w:r>
        <w:r w:rsidR="005F2E86">
          <w:rPr>
            <w:noProof/>
            <w:webHidden/>
          </w:rPr>
          <w:tab/>
        </w:r>
        <w:r w:rsidR="005F2E86">
          <w:rPr>
            <w:noProof/>
            <w:webHidden/>
          </w:rPr>
          <w:fldChar w:fldCharType="begin"/>
        </w:r>
        <w:r w:rsidR="005F2E86">
          <w:rPr>
            <w:noProof/>
            <w:webHidden/>
          </w:rPr>
          <w:instrText xml:space="preserve"> PAGEREF _Toc457993707 \h </w:instrText>
        </w:r>
        <w:r w:rsidR="005F2E86">
          <w:rPr>
            <w:noProof/>
            <w:webHidden/>
          </w:rPr>
        </w:r>
        <w:r w:rsidR="005F2E86">
          <w:rPr>
            <w:noProof/>
            <w:webHidden/>
          </w:rPr>
          <w:fldChar w:fldCharType="separate"/>
        </w:r>
        <w:r w:rsidR="005F2E86">
          <w:rPr>
            <w:noProof/>
            <w:webHidden/>
          </w:rPr>
          <w:t>5</w:t>
        </w:r>
        <w:r w:rsidR="005F2E86">
          <w:rPr>
            <w:noProof/>
            <w:webHidden/>
          </w:rPr>
          <w:fldChar w:fldCharType="end"/>
        </w:r>
      </w:hyperlink>
    </w:p>
    <w:p w14:paraId="3B45ABDC" w14:textId="77777777" w:rsidR="005F2E86" w:rsidRDefault="00735796">
      <w:pPr>
        <w:pStyle w:val="TableofFigures"/>
        <w:tabs>
          <w:tab w:val="right" w:leader="dot" w:pos="9350"/>
        </w:tabs>
        <w:rPr>
          <w:rFonts w:asciiTheme="minorHAnsi" w:eastAsiaTheme="minorEastAsia" w:hAnsiTheme="minorHAnsi" w:cstheme="minorBidi"/>
          <w:noProof/>
          <w:szCs w:val="22"/>
        </w:rPr>
      </w:pPr>
      <w:hyperlink w:anchor="_Toc457993708" w:history="1">
        <w:r w:rsidR="005F2E86" w:rsidRPr="00B14B44">
          <w:rPr>
            <w:rStyle w:val="Hyperlink"/>
            <w:noProof/>
          </w:rPr>
          <w:t>Figure 6: Description of user interface.</w:t>
        </w:r>
        <w:r w:rsidR="005F2E86">
          <w:rPr>
            <w:noProof/>
            <w:webHidden/>
          </w:rPr>
          <w:tab/>
        </w:r>
        <w:r w:rsidR="005F2E86">
          <w:rPr>
            <w:noProof/>
            <w:webHidden/>
          </w:rPr>
          <w:fldChar w:fldCharType="begin"/>
        </w:r>
        <w:r w:rsidR="005F2E86">
          <w:rPr>
            <w:noProof/>
            <w:webHidden/>
          </w:rPr>
          <w:instrText xml:space="preserve"> PAGEREF _Toc457993708 \h </w:instrText>
        </w:r>
        <w:r w:rsidR="005F2E86">
          <w:rPr>
            <w:noProof/>
            <w:webHidden/>
          </w:rPr>
        </w:r>
        <w:r w:rsidR="005F2E86">
          <w:rPr>
            <w:noProof/>
            <w:webHidden/>
          </w:rPr>
          <w:fldChar w:fldCharType="separate"/>
        </w:r>
        <w:r w:rsidR="005F2E86">
          <w:rPr>
            <w:noProof/>
            <w:webHidden/>
          </w:rPr>
          <w:t>8</w:t>
        </w:r>
        <w:r w:rsidR="005F2E86">
          <w:rPr>
            <w:noProof/>
            <w:webHidden/>
          </w:rPr>
          <w:fldChar w:fldCharType="end"/>
        </w:r>
      </w:hyperlink>
    </w:p>
    <w:p w14:paraId="7ADEFA46" w14:textId="77777777" w:rsidR="005F2E86" w:rsidRDefault="00735796">
      <w:pPr>
        <w:pStyle w:val="TableofFigures"/>
        <w:tabs>
          <w:tab w:val="right" w:leader="dot" w:pos="9350"/>
        </w:tabs>
        <w:rPr>
          <w:rFonts w:asciiTheme="minorHAnsi" w:eastAsiaTheme="minorEastAsia" w:hAnsiTheme="minorHAnsi" w:cstheme="minorBidi"/>
          <w:noProof/>
          <w:szCs w:val="22"/>
        </w:rPr>
      </w:pPr>
      <w:hyperlink w:anchor="_Toc457993709" w:history="1">
        <w:r w:rsidR="005F2E86" w:rsidRPr="00B14B44">
          <w:rPr>
            <w:rStyle w:val="Hyperlink"/>
            <w:noProof/>
          </w:rPr>
          <w:t>Figure 7: Link description window.</w:t>
        </w:r>
        <w:r w:rsidR="005F2E86">
          <w:rPr>
            <w:noProof/>
            <w:webHidden/>
          </w:rPr>
          <w:tab/>
        </w:r>
        <w:r w:rsidR="005F2E86">
          <w:rPr>
            <w:noProof/>
            <w:webHidden/>
          </w:rPr>
          <w:fldChar w:fldCharType="begin"/>
        </w:r>
        <w:r w:rsidR="005F2E86">
          <w:rPr>
            <w:noProof/>
            <w:webHidden/>
          </w:rPr>
          <w:instrText xml:space="preserve"> PAGEREF _Toc457993709 \h </w:instrText>
        </w:r>
        <w:r w:rsidR="005F2E86">
          <w:rPr>
            <w:noProof/>
            <w:webHidden/>
          </w:rPr>
        </w:r>
        <w:r w:rsidR="005F2E86">
          <w:rPr>
            <w:noProof/>
            <w:webHidden/>
          </w:rPr>
          <w:fldChar w:fldCharType="separate"/>
        </w:r>
        <w:r w:rsidR="005F2E86">
          <w:rPr>
            <w:noProof/>
            <w:webHidden/>
          </w:rPr>
          <w:t>9</w:t>
        </w:r>
        <w:r w:rsidR="005F2E86">
          <w:rPr>
            <w:noProof/>
            <w:webHidden/>
          </w:rPr>
          <w:fldChar w:fldCharType="end"/>
        </w:r>
      </w:hyperlink>
    </w:p>
    <w:p w14:paraId="57344A16" w14:textId="77777777" w:rsidR="005F2E86" w:rsidRDefault="00735796">
      <w:pPr>
        <w:pStyle w:val="TableofFigures"/>
        <w:tabs>
          <w:tab w:val="right" w:leader="dot" w:pos="9350"/>
        </w:tabs>
        <w:rPr>
          <w:rFonts w:asciiTheme="minorHAnsi" w:eastAsiaTheme="minorEastAsia" w:hAnsiTheme="minorHAnsi" w:cstheme="minorBidi"/>
          <w:noProof/>
          <w:szCs w:val="22"/>
        </w:rPr>
      </w:pPr>
      <w:hyperlink w:anchor="_Toc457993710" w:history="1">
        <w:r w:rsidR="005F2E86" w:rsidRPr="00B14B44">
          <w:rPr>
            <w:rStyle w:val="Hyperlink"/>
            <w:noProof/>
          </w:rPr>
          <w:t>Figure 8: Example of an input mask one might use during seam carving to ensure preservation of the woman’s hat.</w:t>
        </w:r>
        <w:r w:rsidR="005F2E86">
          <w:rPr>
            <w:noProof/>
            <w:webHidden/>
          </w:rPr>
          <w:tab/>
        </w:r>
        <w:r w:rsidR="005F2E86">
          <w:rPr>
            <w:noProof/>
            <w:webHidden/>
          </w:rPr>
          <w:fldChar w:fldCharType="begin"/>
        </w:r>
        <w:r w:rsidR="005F2E86">
          <w:rPr>
            <w:noProof/>
            <w:webHidden/>
          </w:rPr>
          <w:instrText xml:space="preserve"> PAGEREF _Toc457993710 \h </w:instrText>
        </w:r>
        <w:r w:rsidR="005F2E86">
          <w:rPr>
            <w:noProof/>
            <w:webHidden/>
          </w:rPr>
        </w:r>
        <w:r w:rsidR="005F2E86">
          <w:rPr>
            <w:noProof/>
            <w:webHidden/>
          </w:rPr>
          <w:fldChar w:fldCharType="separate"/>
        </w:r>
        <w:r w:rsidR="005F2E86">
          <w:rPr>
            <w:noProof/>
            <w:webHidden/>
          </w:rPr>
          <w:t>10</w:t>
        </w:r>
        <w:r w:rsidR="005F2E86">
          <w:rPr>
            <w:noProof/>
            <w:webHidden/>
          </w:rPr>
          <w:fldChar w:fldCharType="end"/>
        </w:r>
      </w:hyperlink>
    </w:p>
    <w:p w14:paraId="0C0B152C" w14:textId="77777777" w:rsidR="005F2E86" w:rsidRDefault="00735796">
      <w:pPr>
        <w:pStyle w:val="TableofFigures"/>
        <w:tabs>
          <w:tab w:val="right" w:leader="dot" w:pos="9350"/>
        </w:tabs>
        <w:rPr>
          <w:rFonts w:asciiTheme="minorHAnsi" w:eastAsiaTheme="minorEastAsia" w:hAnsiTheme="minorHAnsi" w:cstheme="minorBidi"/>
          <w:noProof/>
          <w:szCs w:val="22"/>
        </w:rPr>
      </w:pPr>
      <w:hyperlink w:anchor="_Toc457993711" w:history="1">
        <w:r w:rsidR="005F2E86" w:rsidRPr="00B14B44">
          <w:rPr>
            <w:rStyle w:val="Hyperlink"/>
            <w:noProof/>
          </w:rPr>
          <w:t>Figure 9: Window for applying plugins to image nodes.</w:t>
        </w:r>
        <w:r w:rsidR="005F2E86">
          <w:rPr>
            <w:noProof/>
            <w:webHidden/>
          </w:rPr>
          <w:tab/>
        </w:r>
        <w:r w:rsidR="005F2E86">
          <w:rPr>
            <w:noProof/>
            <w:webHidden/>
          </w:rPr>
          <w:fldChar w:fldCharType="begin"/>
        </w:r>
        <w:r w:rsidR="005F2E86">
          <w:rPr>
            <w:noProof/>
            <w:webHidden/>
          </w:rPr>
          <w:instrText xml:space="preserve"> PAGEREF _Toc457993711 \h </w:instrText>
        </w:r>
        <w:r w:rsidR="005F2E86">
          <w:rPr>
            <w:noProof/>
            <w:webHidden/>
          </w:rPr>
        </w:r>
        <w:r w:rsidR="005F2E86">
          <w:rPr>
            <w:noProof/>
            <w:webHidden/>
          </w:rPr>
          <w:fldChar w:fldCharType="separate"/>
        </w:r>
        <w:r w:rsidR="005F2E86">
          <w:rPr>
            <w:noProof/>
            <w:webHidden/>
          </w:rPr>
          <w:t>11</w:t>
        </w:r>
        <w:r w:rsidR="005F2E86">
          <w:rPr>
            <w:noProof/>
            <w:webHidden/>
          </w:rPr>
          <w:fldChar w:fldCharType="end"/>
        </w:r>
      </w:hyperlink>
    </w:p>
    <w:p w14:paraId="2037F108" w14:textId="77777777" w:rsidR="005F2E86" w:rsidRDefault="00735796">
      <w:pPr>
        <w:pStyle w:val="TableofFigures"/>
        <w:tabs>
          <w:tab w:val="right" w:leader="dot" w:pos="9350"/>
        </w:tabs>
        <w:rPr>
          <w:rFonts w:asciiTheme="minorHAnsi" w:eastAsiaTheme="minorEastAsia" w:hAnsiTheme="minorHAnsi" w:cstheme="minorBidi"/>
          <w:noProof/>
          <w:szCs w:val="22"/>
        </w:rPr>
      </w:pPr>
      <w:hyperlink w:anchor="_Toc457993712" w:history="1">
        <w:r w:rsidR="005F2E86" w:rsidRPr="00B14B44">
          <w:rPr>
            <w:rStyle w:val="Hyperlink"/>
            <w:noProof/>
          </w:rPr>
          <w:t>Figure 10: EXIF Comparison Table</w:t>
        </w:r>
        <w:r w:rsidR="005F2E86">
          <w:rPr>
            <w:noProof/>
            <w:webHidden/>
          </w:rPr>
          <w:tab/>
        </w:r>
        <w:r w:rsidR="005F2E86">
          <w:rPr>
            <w:noProof/>
            <w:webHidden/>
          </w:rPr>
          <w:fldChar w:fldCharType="begin"/>
        </w:r>
        <w:r w:rsidR="005F2E86">
          <w:rPr>
            <w:noProof/>
            <w:webHidden/>
          </w:rPr>
          <w:instrText xml:space="preserve"> PAGEREF _Toc457993712 \h </w:instrText>
        </w:r>
        <w:r w:rsidR="005F2E86">
          <w:rPr>
            <w:noProof/>
            <w:webHidden/>
          </w:rPr>
        </w:r>
        <w:r w:rsidR="005F2E86">
          <w:rPr>
            <w:noProof/>
            <w:webHidden/>
          </w:rPr>
          <w:fldChar w:fldCharType="separate"/>
        </w:r>
        <w:r w:rsidR="005F2E86">
          <w:rPr>
            <w:noProof/>
            <w:webHidden/>
          </w:rPr>
          <w:t>12</w:t>
        </w:r>
        <w:r w:rsidR="005F2E86">
          <w:rPr>
            <w:noProof/>
            <w:webHidden/>
          </w:rPr>
          <w:fldChar w:fldCharType="end"/>
        </w:r>
      </w:hyperlink>
    </w:p>
    <w:p w14:paraId="1D2694A7" w14:textId="77777777" w:rsidR="00A27DCE" w:rsidRPr="00A27DCE" w:rsidRDefault="00A27DCE" w:rsidP="00A27DCE">
      <w:pPr>
        <w:jc w:val="center"/>
        <w:rPr>
          <w:b/>
          <w:sz w:val="32"/>
          <w:szCs w:val="32"/>
        </w:rPr>
        <w:sectPr w:rsidR="00A27DCE" w:rsidRPr="00A27DCE" w:rsidSect="00A801B9">
          <w:headerReference w:type="even" r:id="rId18"/>
          <w:headerReference w:type="default" r:id="rId19"/>
          <w:footerReference w:type="default" r:id="rId20"/>
          <w:headerReference w:type="first" r:id="rId21"/>
          <w:footerReference w:type="first" r:id="rId22"/>
          <w:pgSz w:w="12240" w:h="15840" w:code="1"/>
          <w:pgMar w:top="1440" w:right="1440" w:bottom="1440" w:left="1440" w:header="720" w:footer="720" w:gutter="0"/>
          <w:pgNumType w:fmt="lowerRoman" w:start="1"/>
          <w:cols w:space="720"/>
          <w:titlePg/>
        </w:sectPr>
      </w:pPr>
      <w:r>
        <w:rPr>
          <w:b/>
          <w:sz w:val="32"/>
          <w:szCs w:val="32"/>
        </w:rPr>
        <w:fldChar w:fldCharType="end"/>
      </w:r>
    </w:p>
    <w:p w14:paraId="6C218EDA" w14:textId="77777777" w:rsidR="00BC0B7D" w:rsidRDefault="00936FFD" w:rsidP="00C8495E">
      <w:pPr>
        <w:pStyle w:val="Heading1"/>
      </w:pPr>
      <w:bookmarkStart w:id="7" w:name="_Toc456792461"/>
      <w:bookmarkStart w:id="8" w:name="_Toc457993679"/>
      <w:r>
        <w:t>Overview</w:t>
      </w:r>
      <w:bookmarkEnd w:id="7"/>
      <w:bookmarkEnd w:id="8"/>
    </w:p>
    <w:p w14:paraId="5E722646" w14:textId="77777777" w:rsidR="00936FFD" w:rsidRPr="003D3906" w:rsidRDefault="00936FFD" w:rsidP="00A27DCE">
      <w:pPr>
        <w:pStyle w:val="BodyText"/>
      </w:pPr>
      <w:bookmarkStart w:id="9" w:name="_Toc78164083"/>
      <w:bookmarkStart w:id="10" w:name="_Toc184094368"/>
      <w:r w:rsidRPr="003D3906">
        <w:t>The journaling tool can be used to keep track of image manipulations</w:t>
      </w:r>
      <w:r w:rsidR="00AA1D1F">
        <w:t xml:space="preserve"> and software</w:t>
      </w:r>
      <w:r w:rsidRPr="003D3906">
        <w:t xml:space="preserve"> according to NIST guidelines. The tool has the primary function of generating mask images that highlight changes made for every individual manipulation. These masks will be used later to evaluate accuracy of manipulation detection. The journaling tool will also create a graph of manipulations performed, an example of which is shown here, introducing </w:t>
      </w:r>
      <w:r w:rsidRPr="003D3906">
        <w:rPr>
          <w:i/>
        </w:rPr>
        <w:t>nodes</w:t>
      </w:r>
      <w:r w:rsidRPr="003D3906">
        <w:t xml:space="preserve"> and </w:t>
      </w:r>
      <w:r w:rsidRPr="003D3906">
        <w:rPr>
          <w:i/>
        </w:rPr>
        <w:t>links</w:t>
      </w:r>
      <w:r w:rsidRPr="003D3906">
        <w:t>.</w:t>
      </w:r>
      <w:r w:rsidR="00AA1D1F">
        <w:t xml:space="preserve"> </w:t>
      </w:r>
    </w:p>
    <w:p w14:paraId="5C33269E" w14:textId="77777777" w:rsidR="00BC738D" w:rsidRDefault="00936FFD" w:rsidP="00BC738D">
      <w:pPr>
        <w:keepNext/>
        <w:jc w:val="center"/>
      </w:pPr>
      <w:r w:rsidRPr="003D3906">
        <w:rPr>
          <w:noProof/>
        </w:rPr>
        <w:drawing>
          <wp:inline distT="0" distB="0" distL="0" distR="0" wp14:anchorId="5810F937" wp14:editId="1E35899A">
            <wp:extent cx="5581650" cy="239784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1.PNG"/>
                    <pic:cNvPicPr/>
                  </pic:nvPicPr>
                  <pic:blipFill>
                    <a:blip r:embed="rId23">
                      <a:extLst>
                        <a:ext uri="{28A0092B-C50C-407E-A947-70E740481C1C}">
                          <a14:useLocalDpi xmlns:a14="http://schemas.microsoft.com/office/drawing/2010/main" val="0"/>
                        </a:ext>
                      </a:extLst>
                    </a:blip>
                    <a:stretch>
                      <a:fillRect/>
                    </a:stretch>
                  </pic:blipFill>
                  <pic:spPr>
                    <a:xfrm>
                      <a:off x="0" y="0"/>
                      <a:ext cx="5587735" cy="2400457"/>
                    </a:xfrm>
                    <a:prstGeom prst="rect">
                      <a:avLst/>
                    </a:prstGeom>
                  </pic:spPr>
                </pic:pic>
              </a:graphicData>
            </a:graphic>
          </wp:inline>
        </w:drawing>
      </w:r>
    </w:p>
    <w:p w14:paraId="315D5769" w14:textId="77777777" w:rsidR="00936FFD" w:rsidRPr="003D3906" w:rsidRDefault="00BC738D" w:rsidP="00BD2854">
      <w:pPr>
        <w:pStyle w:val="figurecaption"/>
      </w:pPr>
      <w:bookmarkStart w:id="11" w:name="_Toc457993703"/>
      <w:r>
        <w:t xml:space="preserve">Figure </w:t>
      </w:r>
      <w:fldSimple w:instr=" SEQ Figure \* ARABIC ">
        <w:r w:rsidR="000852C4">
          <w:rPr>
            <w:noProof/>
          </w:rPr>
          <w:t>1</w:t>
        </w:r>
      </w:fldSimple>
      <w:r>
        <w:t xml:space="preserve">: </w:t>
      </w:r>
      <w:r w:rsidRPr="003716D7">
        <w:t>Example of a graph produced by the journaling tool. Specifically, a region of one image (hat) was spliced into another image (orig_input) to create a new image (input_mod_1).</w:t>
      </w:r>
      <w:bookmarkEnd w:id="11"/>
    </w:p>
    <w:p w14:paraId="64EF3314" w14:textId="77777777" w:rsidR="00936FFD" w:rsidRDefault="00936FFD" w:rsidP="00A27DCE">
      <w:pPr>
        <w:pStyle w:val="BodyText"/>
        <w:rPr>
          <w:b/>
        </w:rPr>
      </w:pPr>
    </w:p>
    <w:p w14:paraId="475F207F" w14:textId="77777777" w:rsidR="00264E83" w:rsidRDefault="00A9054E" w:rsidP="00A9054E">
      <w:pPr>
        <w:rPr>
          <w:ins w:id="12" w:author="Eric Robertson" w:date="2016-08-25T15:56:00Z"/>
        </w:rPr>
        <w:pPrChange w:id="13" w:author="Eric Robertson" w:date="2016-08-25T14:40:00Z">
          <w:pPr>
            <w:pStyle w:val="Heading1"/>
          </w:pPr>
        </w:pPrChange>
      </w:pPr>
      <w:bookmarkStart w:id="14" w:name="_Toc456792462"/>
      <w:bookmarkStart w:id="15" w:name="_Toc457993680"/>
      <w:bookmarkEnd w:id="9"/>
      <w:bookmarkEnd w:id="10"/>
      <w:ins w:id="16" w:author="Eric Robertson" w:date="2016-08-25T14:40:00Z">
        <w:r>
          <w:t xml:space="preserve">Quality and thorough journaling is critical.  More information captured during journaling </w:t>
        </w:r>
      </w:ins>
      <w:ins w:id="17" w:author="Eric Robertson" w:date="2016-08-25T14:41:00Z">
        <w:r>
          <w:t>provides insurance that future</w:t>
        </w:r>
      </w:ins>
      <w:ins w:id="18" w:author="Eric Robertson" w:date="2016-08-25T14:40:00Z">
        <w:r>
          <w:t xml:space="preserve"> post processing activities </w:t>
        </w:r>
      </w:ins>
      <w:ins w:id="19" w:author="Eric Robertson" w:date="2016-08-25T14:41:00Z">
        <w:r>
          <w:t xml:space="preserve">have the </w:t>
        </w:r>
      </w:ins>
      <w:ins w:id="20" w:author="Eric Robertson" w:date="2016-08-25T14:42:00Z">
        <w:r>
          <w:t xml:space="preserve">required </w:t>
        </w:r>
      </w:ins>
      <w:ins w:id="21" w:author="Eric Robertson" w:date="2016-08-25T14:41:00Z">
        <w:r>
          <w:t>information</w:t>
        </w:r>
      </w:ins>
      <w:ins w:id="22" w:author="Eric Robertson" w:date="2016-08-25T14:40:00Z">
        <w:r>
          <w:t>.</w:t>
        </w:r>
      </w:ins>
      <w:ins w:id="23" w:author="Eric Robertson" w:date="2016-08-25T14:42:00Z">
        <w:r>
          <w:t xml:space="preserve"> </w:t>
        </w:r>
      </w:ins>
    </w:p>
    <w:p w14:paraId="4F474612" w14:textId="77777777" w:rsidR="00264E83" w:rsidRDefault="00264E83" w:rsidP="00A9054E">
      <w:pPr>
        <w:rPr>
          <w:ins w:id="24" w:author="Eric Robertson" w:date="2016-08-25T14:42:00Z"/>
        </w:rPr>
        <w:pPrChange w:id="25" w:author="Eric Robertson" w:date="2016-08-25T14:40:00Z">
          <w:pPr>
            <w:pStyle w:val="Heading1"/>
          </w:pPr>
        </w:pPrChange>
      </w:pPr>
    </w:p>
    <w:p w14:paraId="59AE12F2" w14:textId="77777777" w:rsidR="00264E83" w:rsidRDefault="00264E83" w:rsidP="00A9054E">
      <w:pPr>
        <w:rPr>
          <w:ins w:id="26" w:author="Eric Robertson" w:date="2016-08-25T15:56:00Z"/>
        </w:rPr>
        <w:pPrChange w:id="27" w:author="Eric Robertson" w:date="2016-08-25T14:40:00Z">
          <w:pPr>
            <w:pStyle w:val="Heading1"/>
          </w:pPr>
        </w:pPrChange>
      </w:pPr>
      <w:ins w:id="28" w:author="Eric Robertson" w:date="2016-08-25T15:56:00Z">
        <w:r>
          <w:t xml:space="preserve">Do not combine manipulations together.   For example, do not convert to JPG and perform a crop at the same time.  </w:t>
        </w:r>
      </w:ins>
    </w:p>
    <w:p w14:paraId="234AD182" w14:textId="77777777" w:rsidR="00264E83" w:rsidRDefault="00264E83" w:rsidP="00A9054E">
      <w:pPr>
        <w:rPr>
          <w:ins w:id="29" w:author="Eric Robertson" w:date="2016-08-25T15:56:00Z"/>
        </w:rPr>
        <w:pPrChange w:id="30" w:author="Eric Robertson" w:date="2016-08-25T14:40:00Z">
          <w:pPr>
            <w:pStyle w:val="Heading1"/>
          </w:pPr>
        </w:pPrChange>
      </w:pPr>
    </w:p>
    <w:p w14:paraId="178FE53D" w14:textId="085434BB" w:rsidR="00A9054E" w:rsidRDefault="00A9054E" w:rsidP="00A9054E">
      <w:pPr>
        <w:rPr>
          <w:ins w:id="31" w:author="Eric Robertson" w:date="2016-08-25T15:56:00Z"/>
        </w:rPr>
        <w:pPrChange w:id="32" w:author="Eric Robertson" w:date="2016-08-25T14:40:00Z">
          <w:pPr>
            <w:pStyle w:val="Heading1"/>
          </w:pPr>
        </w:pPrChange>
      </w:pPr>
      <w:ins w:id="33" w:author="Eric Robertson" w:date="2016-08-25T14:42:00Z">
        <w:r>
          <w:t xml:space="preserve">Please </w:t>
        </w:r>
        <w:r w:rsidR="009710EE">
          <w:t>follow</w:t>
        </w:r>
        <w:r>
          <w:t xml:space="preserve"> the quality assurance </w:t>
        </w:r>
        <w:r w:rsidR="009710EE">
          <w:t xml:space="preserve">guidelines outlined in </w:t>
        </w:r>
        <w:r>
          <w:t>this document</w:t>
        </w:r>
        <w:r w:rsidR="009710EE">
          <w:t xml:space="preserve"> (</w:t>
        </w:r>
      </w:ins>
      <w:ins w:id="34" w:author="Eric Robertson" w:date="2016-08-25T14:43:00Z">
        <w:r w:rsidR="009710EE">
          <w:fldChar w:fldCharType="begin"/>
        </w:r>
        <w:r w:rsidR="009710EE">
          <w:instrText xml:space="preserve"> REF _Ref333755524 \r \h </w:instrText>
        </w:r>
      </w:ins>
      <w:r w:rsidR="009710EE">
        <w:fldChar w:fldCharType="separate"/>
      </w:r>
      <w:ins w:id="35" w:author="Eric Robertson" w:date="2016-08-25T14:43:00Z">
        <w:r w:rsidR="009710EE">
          <w:t>11</w:t>
        </w:r>
        <w:r w:rsidR="009710EE">
          <w:fldChar w:fldCharType="end"/>
        </w:r>
        <w:r w:rsidR="009710EE">
          <w:t xml:space="preserve"> QA Process</w:t>
        </w:r>
      </w:ins>
      <w:ins w:id="36" w:author="Eric Robertson" w:date="2016-08-25T14:42:00Z">
        <w:r w:rsidR="009710EE">
          <w:t>)</w:t>
        </w:r>
      </w:ins>
      <w:ins w:id="37" w:author="Eric Robertson" w:date="2016-08-25T14:43:00Z">
        <w:r w:rsidR="009710EE">
          <w:t>.</w:t>
        </w:r>
      </w:ins>
    </w:p>
    <w:p w14:paraId="087501A4" w14:textId="77777777" w:rsidR="00264E83" w:rsidRDefault="00264E83" w:rsidP="00A9054E">
      <w:pPr>
        <w:rPr>
          <w:ins w:id="38" w:author="Eric Robertson" w:date="2016-08-25T14:42:00Z"/>
        </w:rPr>
        <w:pPrChange w:id="39" w:author="Eric Robertson" w:date="2016-08-25T14:40:00Z">
          <w:pPr>
            <w:pStyle w:val="Heading1"/>
          </w:pPr>
        </w:pPrChange>
      </w:pPr>
    </w:p>
    <w:p w14:paraId="4EB8B569" w14:textId="77777777" w:rsidR="009710EE" w:rsidRPr="00A9054E" w:rsidRDefault="009710EE" w:rsidP="00A9054E">
      <w:pPr>
        <w:rPr>
          <w:ins w:id="40" w:author="Eric Robertson" w:date="2016-08-25T14:39:00Z"/>
        </w:rPr>
        <w:pPrChange w:id="41" w:author="Eric Robertson" w:date="2016-08-25T14:40:00Z">
          <w:pPr>
            <w:pStyle w:val="Heading1"/>
          </w:pPr>
        </w:pPrChange>
      </w:pPr>
    </w:p>
    <w:p w14:paraId="47878199" w14:textId="77777777" w:rsidR="00BC0B7D" w:rsidRDefault="00936FFD" w:rsidP="00C8495E">
      <w:pPr>
        <w:pStyle w:val="Heading1"/>
      </w:pPr>
      <w:r>
        <w:t>Installation</w:t>
      </w:r>
      <w:bookmarkEnd w:id="14"/>
      <w:bookmarkEnd w:id="15"/>
    </w:p>
    <w:p w14:paraId="3483A3AC" w14:textId="77777777" w:rsidR="0090535E" w:rsidRPr="003D3906" w:rsidRDefault="0090535E" w:rsidP="00A27DCE">
      <w:pPr>
        <w:pStyle w:val="BodyText"/>
      </w:pPr>
      <w:r w:rsidRPr="003D3906">
        <w:t xml:space="preserve">The most direct way to obtain the most recent version of the tool is to download it from GitHub. Navigate to </w:t>
      </w:r>
      <w:hyperlink r:id="rId24" w:history="1">
        <w:r w:rsidRPr="003D3906">
          <w:rPr>
            <w:rStyle w:val="Hyperlink"/>
          </w:rPr>
          <w:t>https://github.com/rwgdrummer/maskgen</w:t>
        </w:r>
      </w:hyperlink>
      <w:r w:rsidRPr="003D3906">
        <w:t xml:space="preserve"> and click the green “Clone or Download” button. The user can either download everything in a ZIP, or clone using GitHub’s desktop application. Experienced users may choose to clone via the </w:t>
      </w:r>
      <w:proofErr w:type="spellStart"/>
      <w:r w:rsidRPr="003D3906">
        <w:rPr>
          <w:i/>
        </w:rPr>
        <w:t>git</w:t>
      </w:r>
      <w:proofErr w:type="spellEnd"/>
      <w:r w:rsidRPr="003D3906">
        <w:t xml:space="preserve"> command line tool.</w:t>
      </w:r>
    </w:p>
    <w:p w14:paraId="392AD633" w14:textId="77777777" w:rsidR="00BC738D" w:rsidRDefault="0090535E" w:rsidP="00BC738D">
      <w:pPr>
        <w:keepNext/>
        <w:jc w:val="center"/>
      </w:pPr>
      <w:r>
        <w:rPr>
          <w:noProof/>
        </w:rPr>
        <w:drawing>
          <wp:inline distT="0" distB="0" distL="0" distR="0" wp14:anchorId="06EC8B87" wp14:editId="3BB15E75">
            <wp:extent cx="3877216" cy="194337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1.PNG"/>
                    <pic:cNvPicPr/>
                  </pic:nvPicPr>
                  <pic:blipFill>
                    <a:blip r:embed="rId25">
                      <a:extLst>
                        <a:ext uri="{28A0092B-C50C-407E-A947-70E740481C1C}">
                          <a14:useLocalDpi xmlns:a14="http://schemas.microsoft.com/office/drawing/2010/main" val="0"/>
                        </a:ext>
                      </a:extLst>
                    </a:blip>
                    <a:stretch>
                      <a:fillRect/>
                    </a:stretch>
                  </pic:blipFill>
                  <pic:spPr>
                    <a:xfrm>
                      <a:off x="0" y="0"/>
                      <a:ext cx="3877216" cy="1943371"/>
                    </a:xfrm>
                    <a:prstGeom prst="rect">
                      <a:avLst/>
                    </a:prstGeom>
                  </pic:spPr>
                </pic:pic>
              </a:graphicData>
            </a:graphic>
          </wp:inline>
        </w:drawing>
      </w:r>
    </w:p>
    <w:p w14:paraId="3B683EC4" w14:textId="77777777" w:rsidR="0090535E" w:rsidRDefault="00BC738D" w:rsidP="00BD2854">
      <w:pPr>
        <w:pStyle w:val="figurecaption"/>
      </w:pPr>
      <w:bookmarkStart w:id="42" w:name="_Toc457993704"/>
      <w:r>
        <w:t xml:space="preserve">Figure </w:t>
      </w:r>
      <w:fldSimple w:instr=" SEQ Figure \* ARABIC ">
        <w:r w:rsidR="000852C4">
          <w:rPr>
            <w:noProof/>
          </w:rPr>
          <w:t>2</w:t>
        </w:r>
      </w:fldSimple>
      <w:r>
        <w:t>: GitHub website download dialog</w:t>
      </w:r>
      <w:bookmarkEnd w:id="42"/>
    </w:p>
    <w:p w14:paraId="293CAFAF" w14:textId="77777777" w:rsidR="0090535E" w:rsidRDefault="0090535E" w:rsidP="00A27DCE">
      <w:pPr>
        <w:pStyle w:val="BodyText"/>
      </w:pPr>
      <w:r>
        <w:t>If the user has opted to download the ZIP file, simply extract to the desired location. The tool is run within a Python 2.7 interpreter.</w:t>
      </w:r>
    </w:p>
    <w:p w14:paraId="182C952F" w14:textId="77777777" w:rsidR="0090535E" w:rsidRDefault="0090535E" w:rsidP="00C8495E">
      <w:pPr>
        <w:pStyle w:val="Heading2"/>
      </w:pPr>
      <w:bookmarkStart w:id="43" w:name="_Toc456792463"/>
      <w:bookmarkStart w:id="44" w:name="_Toc457993681"/>
      <w:r>
        <w:t>Dependenc</w:t>
      </w:r>
      <w:r w:rsidR="00CD52AB">
        <w:t>i</w:t>
      </w:r>
      <w:r>
        <w:t>es</w:t>
      </w:r>
      <w:bookmarkEnd w:id="43"/>
      <w:bookmarkEnd w:id="44"/>
    </w:p>
    <w:p w14:paraId="0163DFEE" w14:textId="77777777" w:rsidR="0090535E" w:rsidRPr="003D3906" w:rsidRDefault="0090535E" w:rsidP="00A27DCE">
      <w:pPr>
        <w:pStyle w:val="BodyText"/>
      </w:pPr>
      <w:r w:rsidRPr="003D3906">
        <w:t>There are several Python libraries required for operation:</w:t>
      </w:r>
    </w:p>
    <w:p w14:paraId="6F92553F"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Tkinter</w:t>
      </w:r>
      <w:proofErr w:type="spellEnd"/>
    </w:p>
    <w:p w14:paraId="5BDD3D09"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PIL/pillow</w:t>
      </w:r>
    </w:p>
    <w:p w14:paraId="517B5DE8"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numpy</w:t>
      </w:r>
      <w:proofErr w:type="spellEnd"/>
    </w:p>
    <w:p w14:paraId="04CE6CBE"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matplotlib</w:t>
      </w:r>
      <w:proofErr w:type="spellEnd"/>
    </w:p>
    <w:p w14:paraId="7E2E783B" w14:textId="77777777" w:rsidR="0090535E" w:rsidRPr="003D3906" w:rsidRDefault="00735796" w:rsidP="003D3906">
      <w:pPr>
        <w:pStyle w:val="ListParagraph"/>
        <w:numPr>
          <w:ilvl w:val="0"/>
          <w:numId w:val="13"/>
        </w:numPr>
        <w:jc w:val="both"/>
        <w:rPr>
          <w:rFonts w:ascii="Times New Roman" w:hAnsi="Times New Roman" w:cs="Times New Roman"/>
          <w:sz w:val="24"/>
          <w:szCs w:val="24"/>
        </w:rPr>
      </w:pPr>
      <w:hyperlink r:id="rId26" w:history="1">
        <w:proofErr w:type="spellStart"/>
        <w:r w:rsidR="0090535E" w:rsidRPr="003D3906">
          <w:rPr>
            <w:rStyle w:val="Hyperlink"/>
            <w:rFonts w:ascii="Times New Roman" w:hAnsi="Times New Roman" w:cs="Times New Roman"/>
            <w:sz w:val="24"/>
            <w:szCs w:val="24"/>
          </w:rPr>
          <w:t>opencv</w:t>
        </w:r>
        <w:proofErr w:type="spellEnd"/>
      </w:hyperlink>
      <w:r w:rsidR="0090535E" w:rsidRPr="003D3906">
        <w:rPr>
          <w:rFonts w:ascii="Times New Roman" w:hAnsi="Times New Roman" w:cs="Times New Roman"/>
          <w:sz w:val="24"/>
          <w:szCs w:val="24"/>
        </w:rPr>
        <w:t xml:space="preserve"> (cv2)</w:t>
      </w:r>
    </w:p>
    <w:p w14:paraId="57C76D03"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networkx</w:t>
      </w:r>
      <w:proofErr w:type="spellEnd"/>
    </w:p>
    <w:p w14:paraId="18ADF66A"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moviepy</w:t>
      </w:r>
      <w:proofErr w:type="spellEnd"/>
    </w:p>
    <w:p w14:paraId="64D310AE" w14:textId="77777777" w:rsidR="0090535E"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scikit</w:t>
      </w:r>
      <w:proofErr w:type="spellEnd"/>
      <w:r w:rsidRPr="003D3906">
        <w:rPr>
          <w:rFonts w:ascii="Times New Roman" w:hAnsi="Times New Roman" w:cs="Times New Roman"/>
          <w:sz w:val="24"/>
          <w:szCs w:val="24"/>
        </w:rPr>
        <w:t>-image</w:t>
      </w:r>
    </w:p>
    <w:p w14:paraId="1033CAB1" w14:textId="77777777" w:rsidR="008662C2" w:rsidRDefault="008662C2" w:rsidP="003D3906">
      <w:pPr>
        <w:pStyle w:val="ListParagraph"/>
        <w:numPr>
          <w:ilvl w:val="0"/>
          <w:numId w:val="13"/>
        </w:numPr>
        <w:jc w:val="both"/>
        <w:rPr>
          <w:rFonts w:ascii="Times New Roman" w:hAnsi="Times New Roman" w:cs="Times New Roman"/>
          <w:sz w:val="24"/>
          <w:szCs w:val="24"/>
        </w:rPr>
      </w:pPr>
      <w:proofErr w:type="spellStart"/>
      <w:r>
        <w:rPr>
          <w:rFonts w:ascii="Times New Roman" w:hAnsi="Times New Roman" w:cs="Times New Roman"/>
          <w:sz w:val="24"/>
          <w:szCs w:val="24"/>
        </w:rPr>
        <w:t>tkintertable</w:t>
      </w:r>
      <w:proofErr w:type="spellEnd"/>
    </w:p>
    <w:p w14:paraId="2DF395DC" w14:textId="77777777" w:rsidR="00CD0FEE" w:rsidRDefault="00CD0FEE" w:rsidP="003D3906">
      <w:pPr>
        <w:pStyle w:val="ListParagraph"/>
        <w:numPr>
          <w:ilvl w:val="0"/>
          <w:numId w:val="13"/>
        </w:numPr>
        <w:jc w:val="both"/>
        <w:rPr>
          <w:rFonts w:ascii="Times New Roman" w:hAnsi="Times New Roman" w:cs="Times New Roman"/>
          <w:sz w:val="24"/>
          <w:szCs w:val="24"/>
        </w:rPr>
      </w:pPr>
      <w:proofErr w:type="spellStart"/>
      <w:r>
        <w:rPr>
          <w:rFonts w:ascii="Times New Roman" w:hAnsi="Times New Roman" w:cs="Times New Roman"/>
          <w:sz w:val="24"/>
          <w:szCs w:val="24"/>
        </w:rPr>
        <w:t>bitstring</w:t>
      </w:r>
      <w:proofErr w:type="spellEnd"/>
    </w:p>
    <w:p w14:paraId="74C8DD2E" w14:textId="77777777" w:rsidR="009F28C6" w:rsidRPr="003D3906" w:rsidRDefault="009F28C6"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boto3 (for optional use of S3)</w:t>
      </w:r>
    </w:p>
    <w:p w14:paraId="58DA19C2" w14:textId="77777777" w:rsidR="0090535E" w:rsidRDefault="0090535E" w:rsidP="00A27DCE">
      <w:pPr>
        <w:pStyle w:val="BodyText"/>
      </w:pPr>
      <w:r w:rsidRPr="003D3906">
        <w:t xml:space="preserve">Most of these can be installed easily via pip. Some Python distributions come with some or all of these pre-installed, such as </w:t>
      </w:r>
      <w:hyperlink r:id="rId27" w:history="1">
        <w:r w:rsidRPr="003D3906">
          <w:rPr>
            <w:rStyle w:val="Hyperlink"/>
          </w:rPr>
          <w:t>Anaconda</w:t>
        </w:r>
      </w:hyperlink>
      <w:r w:rsidRPr="003D3906">
        <w:t xml:space="preserve">. </w:t>
      </w:r>
      <w:proofErr w:type="spellStart"/>
      <w:r w:rsidRPr="003D3906">
        <w:t>OpenCV</w:t>
      </w:r>
      <w:proofErr w:type="spellEnd"/>
      <w:r w:rsidRPr="003D3906">
        <w:t xml:space="preserve"> is rarely included in such distributions and has a slightly more involved installation. Helpful instructions can be found in the </w:t>
      </w:r>
      <w:hyperlink r:id="rId28" w:anchor="gsc.tab=0" w:history="1">
        <w:proofErr w:type="spellStart"/>
        <w:r w:rsidRPr="003D3906">
          <w:rPr>
            <w:rStyle w:val="Hyperlink"/>
          </w:rPr>
          <w:t>OpenCV</w:t>
        </w:r>
        <w:proofErr w:type="spellEnd"/>
        <w:r w:rsidRPr="003D3906">
          <w:rPr>
            <w:rStyle w:val="Hyperlink"/>
          </w:rPr>
          <w:t xml:space="preserve"> documenta</w:t>
        </w:r>
        <w:r w:rsidRPr="003D3906">
          <w:rPr>
            <w:rStyle w:val="Hyperlink"/>
          </w:rPr>
          <w:t>t</w:t>
        </w:r>
        <w:r w:rsidRPr="003D3906">
          <w:rPr>
            <w:rStyle w:val="Hyperlink"/>
          </w:rPr>
          <w:t>ion</w:t>
        </w:r>
      </w:hyperlink>
      <w:r w:rsidRPr="003D3906">
        <w:t>.</w:t>
      </w:r>
    </w:p>
    <w:p w14:paraId="421AFE9E" w14:textId="43B5CAF1" w:rsidR="00CB33EE" w:rsidRPr="00CB33EE" w:rsidRDefault="00CB33EE" w:rsidP="00CB33EE">
      <w:r w:rsidRPr="00CB33EE">
        <w:t xml:space="preserve">Anaconda users may need to </w:t>
      </w:r>
      <w:r w:rsidR="00AD026D">
        <w:t xml:space="preserve">need </w:t>
      </w:r>
      <w:r w:rsidRPr="00CB33EE">
        <w:t>install a different Pillow library.  The instructions are as follow</w:t>
      </w:r>
      <w:r>
        <w:t>s.</w:t>
      </w:r>
    </w:p>
    <w:p w14:paraId="20A6D6C1" w14:textId="77777777" w:rsidR="00CB33EE" w:rsidRPr="00CB33EE" w:rsidRDefault="00CB33EE" w:rsidP="00CB33EE">
      <w:pPr>
        <w:pStyle w:val="Code"/>
        <w:rPr>
          <w:rFonts w:ascii="Consolas" w:hAnsi="Consolas" w:cs="Consolas"/>
          <w:color w:val="262626"/>
          <w:sz w:val="20"/>
          <w:szCs w:val="20"/>
        </w:rPr>
      </w:pPr>
      <w:proofErr w:type="spellStart"/>
      <w:proofErr w:type="gramStart"/>
      <w:r w:rsidRPr="00CB33EE">
        <w:rPr>
          <w:rFonts w:ascii="Consolas" w:hAnsi="Consolas" w:cs="Consolas"/>
          <w:color w:val="262626"/>
          <w:sz w:val="20"/>
          <w:szCs w:val="20"/>
        </w:rPr>
        <w:t>conda</w:t>
      </w:r>
      <w:proofErr w:type="spellEnd"/>
      <w:proofErr w:type="gramEnd"/>
      <w:r w:rsidRPr="00CB33EE">
        <w:rPr>
          <w:rFonts w:ascii="Consolas" w:hAnsi="Consolas" w:cs="Consolas"/>
          <w:color w:val="262626"/>
          <w:sz w:val="20"/>
          <w:szCs w:val="20"/>
        </w:rPr>
        <w:t xml:space="preserve"> remove PIL</w:t>
      </w:r>
    </w:p>
    <w:p w14:paraId="3B897E69" w14:textId="77777777" w:rsidR="00CB33EE" w:rsidRPr="00CB33EE" w:rsidRDefault="00CB33EE" w:rsidP="00CB33EE">
      <w:pPr>
        <w:pStyle w:val="Code"/>
        <w:rPr>
          <w:rFonts w:ascii="Consolas" w:hAnsi="Consolas" w:cs="Consolas"/>
          <w:color w:val="262626"/>
          <w:sz w:val="20"/>
          <w:szCs w:val="20"/>
        </w:rPr>
      </w:pPr>
      <w:proofErr w:type="spellStart"/>
      <w:proofErr w:type="gramStart"/>
      <w:r w:rsidRPr="00CB33EE">
        <w:rPr>
          <w:rFonts w:ascii="Consolas" w:hAnsi="Consolas" w:cs="Consolas"/>
          <w:color w:val="262626"/>
          <w:sz w:val="20"/>
          <w:szCs w:val="20"/>
        </w:rPr>
        <w:t>conda</w:t>
      </w:r>
      <w:proofErr w:type="spellEnd"/>
      <w:proofErr w:type="gramEnd"/>
      <w:r w:rsidRPr="00CB33EE">
        <w:rPr>
          <w:rFonts w:ascii="Consolas" w:hAnsi="Consolas" w:cs="Consolas"/>
          <w:color w:val="262626"/>
          <w:sz w:val="20"/>
          <w:szCs w:val="20"/>
        </w:rPr>
        <w:t xml:space="preserve"> pillow</w:t>
      </w:r>
    </w:p>
    <w:p w14:paraId="24C342E2" w14:textId="77777777" w:rsidR="00CB33EE" w:rsidRPr="00CB33EE" w:rsidRDefault="00CB33EE" w:rsidP="00CB33EE">
      <w:pPr>
        <w:pStyle w:val="Code"/>
        <w:rPr>
          <w:sz w:val="20"/>
          <w:szCs w:val="20"/>
        </w:rPr>
      </w:pPr>
      <w:proofErr w:type="gramStart"/>
      <w:r w:rsidRPr="00CB33EE">
        <w:rPr>
          <w:rFonts w:ascii="Consolas" w:hAnsi="Consolas" w:cs="Consolas"/>
          <w:color w:val="262626"/>
          <w:sz w:val="20"/>
          <w:szCs w:val="20"/>
        </w:rPr>
        <w:t>pip</w:t>
      </w:r>
      <w:proofErr w:type="gramEnd"/>
      <w:r w:rsidRPr="00CB33EE">
        <w:rPr>
          <w:rFonts w:ascii="Consolas" w:hAnsi="Consolas" w:cs="Consolas"/>
          <w:color w:val="262626"/>
          <w:sz w:val="20"/>
          <w:szCs w:val="20"/>
        </w:rPr>
        <w:t xml:space="preserve"> install Image</w:t>
      </w:r>
    </w:p>
    <w:p w14:paraId="71E9AF8A" w14:textId="77777777" w:rsidR="00CB33EE" w:rsidRPr="00CB33EE" w:rsidRDefault="00CB33EE" w:rsidP="00CB33EE"/>
    <w:p w14:paraId="2D00405D" w14:textId="77777777" w:rsidR="008662C2" w:rsidRPr="009F28C6" w:rsidRDefault="008662C2" w:rsidP="009F28C6">
      <w:pPr>
        <w:jc w:val="both"/>
      </w:pPr>
      <w:r w:rsidRPr="009F28C6">
        <w:t xml:space="preserve">The tool depends on the installation of </w:t>
      </w:r>
      <w:hyperlink r:id="rId29" w:history="1">
        <w:proofErr w:type="spellStart"/>
        <w:r w:rsidRPr="009F28C6">
          <w:rPr>
            <w:rStyle w:val="Hyperlink"/>
          </w:rPr>
          <w:t>exiftool</w:t>
        </w:r>
        <w:proofErr w:type="spellEnd"/>
      </w:hyperlink>
      <w:r w:rsidRPr="009F28C6">
        <w:t>. An alternate tool can be provided, setting the MASKGEN_EXIFTOOL environment variable prior to running the tool.</w:t>
      </w:r>
      <w:r w:rsidR="009F28C6">
        <w:t xml:space="preserve"> Additionally, for use of S3, the user must also install </w:t>
      </w:r>
      <w:proofErr w:type="spellStart"/>
      <w:r w:rsidR="009F28C6">
        <w:t>awscli</w:t>
      </w:r>
      <w:proofErr w:type="spellEnd"/>
      <w:r w:rsidR="009F28C6">
        <w:t xml:space="preserve"> </w:t>
      </w:r>
      <w:r w:rsidR="009F28C6" w:rsidRPr="009F28C6">
        <w:t>(</w:t>
      </w:r>
      <w:r w:rsidR="009F28C6" w:rsidRPr="009F28C6">
        <w:rPr>
          <w:i/>
        </w:rPr>
        <w:t xml:space="preserve">pip install </w:t>
      </w:r>
      <w:proofErr w:type="spellStart"/>
      <w:r w:rsidR="009F28C6" w:rsidRPr="009F28C6">
        <w:rPr>
          <w:i/>
        </w:rPr>
        <w:t>awscli</w:t>
      </w:r>
      <w:proofErr w:type="spellEnd"/>
      <w:r w:rsidR="009F28C6">
        <w:t>)</w:t>
      </w:r>
      <w:r w:rsidR="000D55FE">
        <w:t xml:space="preserve"> and configure using </w:t>
      </w:r>
      <w:proofErr w:type="spellStart"/>
      <w:r w:rsidR="000D55FE">
        <w:rPr>
          <w:i/>
        </w:rPr>
        <w:t>aws</w:t>
      </w:r>
      <w:proofErr w:type="spellEnd"/>
      <w:r w:rsidR="000D55FE">
        <w:rPr>
          <w:i/>
        </w:rPr>
        <w:t xml:space="preserve"> configure</w:t>
      </w:r>
      <w:r w:rsidR="009F28C6">
        <w:t>.</w:t>
      </w:r>
    </w:p>
    <w:p w14:paraId="7DB1F3BE" w14:textId="77777777" w:rsidR="00F71748" w:rsidRPr="009F28C6" w:rsidRDefault="00735796" w:rsidP="009F28C6">
      <w:pPr>
        <w:pStyle w:val="BodyText"/>
      </w:pPr>
      <w:hyperlink r:id="rId30" w:history="1">
        <w:proofErr w:type="spellStart"/>
        <w:r w:rsidR="0090535E" w:rsidRPr="003D3906">
          <w:rPr>
            <w:rStyle w:val="Hyperlink"/>
          </w:rPr>
          <w:t>TKinter</w:t>
        </w:r>
        <w:proofErr w:type="spellEnd"/>
      </w:hyperlink>
      <w:r w:rsidR="0090535E" w:rsidRPr="003D3906">
        <w:t xml:space="preserve"> requires the installation of TCL and TK.  Most Mac OS have TCL installed.  The tool is tested with </w:t>
      </w:r>
      <w:hyperlink r:id="rId31" w:history="1">
        <w:r w:rsidR="0090535E" w:rsidRPr="003D3906">
          <w:rPr>
            <w:rStyle w:val="Hyperlink"/>
          </w:rPr>
          <w:t>TCL 8.5</w:t>
        </w:r>
      </w:hyperlink>
      <w:r w:rsidR="0090535E" w:rsidRPr="003D3906">
        <w:t>.</w:t>
      </w:r>
    </w:p>
    <w:p w14:paraId="2EE0B690" w14:textId="77777777" w:rsidR="0090535E" w:rsidRPr="003D3906" w:rsidRDefault="0090535E" w:rsidP="00A27DCE">
      <w:pPr>
        <w:pStyle w:val="BodyText"/>
      </w:pPr>
      <w:r w:rsidRPr="003D3906">
        <w:t>If there is a cv2 import error when using the tool, try setting the PYTHONPATH to the location of the python site packages. For example:</w:t>
      </w:r>
    </w:p>
    <w:p w14:paraId="7DC87392" w14:textId="77777777" w:rsidR="0090535E" w:rsidRPr="0090535E" w:rsidRDefault="0090535E" w:rsidP="0090535E">
      <w:pPr>
        <w:pStyle w:val="Code"/>
        <w:rPr>
          <w:sz w:val="20"/>
        </w:rPr>
      </w:pPr>
      <w:proofErr w:type="gramStart"/>
      <w:r w:rsidRPr="002B4EE6">
        <w:t>export</w:t>
      </w:r>
      <w:proofErr w:type="gramEnd"/>
      <w:r w:rsidRPr="002B4EE6">
        <w:t xml:space="preserve"> PYTHONPATH=$PYTHONPATH:/</w:t>
      </w:r>
      <w:proofErr w:type="spellStart"/>
      <w:r w:rsidRPr="002B4EE6">
        <w:t>usr</w:t>
      </w:r>
      <w:proofErr w:type="spellEnd"/>
      <w:r w:rsidRPr="002B4EE6">
        <w:t>/local/lib/python2.7/site-packages</w:t>
      </w:r>
    </w:p>
    <w:p w14:paraId="0E06B043" w14:textId="77777777" w:rsidR="0090535E" w:rsidRDefault="0090535E" w:rsidP="0090535E"/>
    <w:p w14:paraId="31A4B682" w14:textId="77777777" w:rsidR="0090535E" w:rsidRPr="003D3906" w:rsidRDefault="0090535E" w:rsidP="00A27DCE">
      <w:pPr>
        <w:pStyle w:val="BodyText"/>
      </w:pPr>
      <w:r w:rsidRPr="003D3906">
        <w:t xml:space="preserve">A common issue is using more than on python version on a single machine.  In this case, ‘pip’, the python installer may reference the incorrect python.  Try using ‘python –m pip’ instead of ‘pip’ if import errors occur and ‘pip’ confirms the existence of the module. </w:t>
      </w:r>
    </w:p>
    <w:p w14:paraId="16FA6D99" w14:textId="77777777" w:rsidR="00BC0B7D" w:rsidRDefault="0090535E" w:rsidP="00C8495E">
      <w:pPr>
        <w:pStyle w:val="Heading1"/>
      </w:pPr>
      <w:bookmarkStart w:id="45" w:name="_Toc456792464"/>
      <w:bookmarkStart w:id="46" w:name="_Toc457993682"/>
      <w:r>
        <w:t>General Operation</w:t>
      </w:r>
      <w:bookmarkEnd w:id="45"/>
      <w:bookmarkEnd w:id="46"/>
    </w:p>
    <w:p w14:paraId="204B4E4A" w14:textId="77777777" w:rsidR="0090535E" w:rsidRPr="00E711A7" w:rsidRDefault="0090535E" w:rsidP="00C8495E">
      <w:pPr>
        <w:pStyle w:val="Heading2"/>
        <w:rPr>
          <w:rStyle w:val="SubtleEmphasis"/>
          <w:i w:val="0"/>
          <w:color w:val="auto"/>
        </w:rPr>
      </w:pPr>
      <w:bookmarkStart w:id="47" w:name="_Toc456792465"/>
      <w:bookmarkStart w:id="48" w:name="_Toc457993683"/>
      <w:bookmarkStart w:id="49" w:name="_Toc78164085"/>
      <w:bookmarkStart w:id="50" w:name="_Toc184094370"/>
      <w:r w:rsidRPr="00E711A7">
        <w:rPr>
          <w:rStyle w:val="SubtleEmphasis"/>
          <w:i w:val="0"/>
          <w:color w:val="auto"/>
        </w:rPr>
        <w:t xml:space="preserve">Starting the </w:t>
      </w:r>
      <w:bookmarkEnd w:id="47"/>
      <w:bookmarkEnd w:id="48"/>
      <w:r w:rsidR="00B66C46">
        <w:rPr>
          <w:rStyle w:val="SubtleEmphasis"/>
          <w:i w:val="0"/>
          <w:color w:val="auto"/>
        </w:rPr>
        <w:t>UI</w:t>
      </w:r>
    </w:p>
    <w:p w14:paraId="04074035" w14:textId="77777777" w:rsidR="0090535E" w:rsidRDefault="0090535E" w:rsidP="00A27DCE">
      <w:pPr>
        <w:pStyle w:val="BodyText"/>
      </w:pPr>
      <w:r w:rsidRPr="003D3906">
        <w:t>Open an instance of command prompt (Windows)/terminal (Mac/Linux), and navigate (cd) to the root maskgen folder. This will likely be called just “maskgen,” or it might be called “maskgen-master” if downloaded via ZIP. Run here using:</w:t>
      </w:r>
    </w:p>
    <w:p w14:paraId="2536E422" w14:textId="77777777" w:rsidR="002B4EE6" w:rsidRDefault="002B4EE6" w:rsidP="00CA3BEA">
      <w:pPr>
        <w:pStyle w:val="Code"/>
        <w:pBdr>
          <w:bottom w:val="single" w:sz="4" w:space="0" w:color="auto"/>
        </w:pBdr>
      </w:pPr>
      <w:proofErr w:type="gramStart"/>
      <w:r>
        <w:t>python</w:t>
      </w:r>
      <w:proofErr w:type="gramEnd"/>
      <w:r>
        <w:t xml:space="preserve"> src/python/MaskGenUI.py --</w:t>
      </w:r>
      <w:proofErr w:type="spellStart"/>
      <w:r>
        <w:t>imagedir</w:t>
      </w:r>
      <w:proofErr w:type="spellEnd"/>
      <w:r>
        <w:t xml:space="preserve"> </w:t>
      </w:r>
      <w:r w:rsidRPr="002B4EE6">
        <w:rPr>
          <w:i/>
        </w:rPr>
        <w:t>images</w:t>
      </w:r>
      <w:r w:rsidR="00CA3BEA">
        <w:rPr>
          <w:i/>
        </w:rPr>
        <w:t xml:space="preserve"> </w:t>
      </w:r>
    </w:p>
    <w:p w14:paraId="45DAACA4" w14:textId="77777777" w:rsidR="00CA3BEA" w:rsidRDefault="00CA3BEA" w:rsidP="00CA3BEA"/>
    <w:p w14:paraId="711DE392" w14:textId="77777777" w:rsidR="00CA3BEA" w:rsidRPr="00E008B9" w:rsidRDefault="00CA3BEA" w:rsidP="00CA3BEA">
      <w:pPr>
        <w:pStyle w:val="ListParagraph"/>
        <w:numPr>
          <w:ilvl w:val="0"/>
          <w:numId w:val="19"/>
        </w:numPr>
        <w:rPr>
          <w:rFonts w:ascii="Times New Roman" w:hAnsi="Times New Roman" w:cs="Times New Roman"/>
          <w:sz w:val="24"/>
          <w:szCs w:val="24"/>
        </w:rPr>
      </w:pPr>
      <w:r w:rsidRPr="00E008B9">
        <w:rPr>
          <w:rFonts w:ascii="Times New Roman" w:hAnsi="Times New Roman" w:cs="Times New Roman"/>
          <w:sz w:val="24"/>
          <w:szCs w:val="24"/>
        </w:rPr>
        <w:t xml:space="preserve">The </w:t>
      </w:r>
      <w:proofErr w:type="spellStart"/>
      <w:r w:rsidRPr="00E008B9">
        <w:rPr>
          <w:rFonts w:ascii="Times New Roman" w:hAnsi="Times New Roman" w:cs="Times New Roman"/>
          <w:i/>
          <w:sz w:val="24"/>
          <w:szCs w:val="24"/>
        </w:rPr>
        <w:t>imagedir</w:t>
      </w:r>
      <w:proofErr w:type="spellEnd"/>
      <w:r w:rsidRPr="00E008B9">
        <w:rPr>
          <w:rFonts w:ascii="Times New Roman" w:hAnsi="Times New Roman" w:cs="Times New Roman"/>
          <w:sz w:val="24"/>
          <w:szCs w:val="24"/>
        </w:rPr>
        <w:t xml:space="preserve"> argument is an initial project directory or project (JSON) file in the project directory. A project directory is simply the location where manipulated image steps are stored.</w:t>
      </w:r>
    </w:p>
    <w:p w14:paraId="22B049A2" w14:textId="77777777" w:rsidR="00E008B9" w:rsidRDefault="00E008B9" w:rsidP="00E008B9">
      <w:pPr>
        <w:jc w:val="both"/>
      </w:pPr>
      <w:r w:rsidRPr="00E008B9">
        <w:t xml:space="preserve">If the project JSON is not found and the </w:t>
      </w:r>
      <w:proofErr w:type="spellStart"/>
      <w:r w:rsidRPr="00E008B9">
        <w:t>imagedir</w:t>
      </w:r>
      <w:proofErr w:type="spellEnd"/>
      <w:r w:rsidRPr="00E008B9">
        <w:t xml:space="preserve"> contains is a set of images, then the images are sorted alphabetically, in the order JPG, PNG and TIFF, respectively. The first image file in the sorted list is used as the base image of the project and as a basis for the project name.  All images in the </w:t>
      </w:r>
      <w:proofErr w:type="spellStart"/>
      <w:r w:rsidRPr="00E008B9">
        <w:t>imagedir</w:t>
      </w:r>
      <w:proofErr w:type="spellEnd"/>
      <w:r w:rsidRPr="00E008B9">
        <w:t xml:space="preserve"> are imported into the project. An alternative base image can be chosen using</w:t>
      </w:r>
      <w:r>
        <w:t xml:space="preserve"> the --base command parameter:</w:t>
      </w:r>
    </w:p>
    <w:p w14:paraId="60058D6A" w14:textId="77777777" w:rsidR="00E008B9" w:rsidRDefault="00E008B9" w:rsidP="00E008B9">
      <w:pPr>
        <w:jc w:val="both"/>
      </w:pPr>
    </w:p>
    <w:p w14:paraId="500EF2E0" w14:textId="77777777" w:rsidR="00E008B9" w:rsidRPr="00E008B9" w:rsidRDefault="00E008B9" w:rsidP="00E008B9">
      <w:pPr>
        <w:pStyle w:val="Code"/>
        <w:pBdr>
          <w:bottom w:val="single" w:sz="4" w:space="0" w:color="auto"/>
        </w:pBdr>
      </w:pPr>
      <w:proofErr w:type="gramStart"/>
      <w:r>
        <w:t>python</w:t>
      </w:r>
      <w:proofErr w:type="gramEnd"/>
      <w:r>
        <w:t xml:space="preserve"> src/python/MaskGenUI.py --</w:t>
      </w:r>
      <w:proofErr w:type="spellStart"/>
      <w:r>
        <w:t>imagedir</w:t>
      </w:r>
      <w:proofErr w:type="spellEnd"/>
      <w:r>
        <w:t xml:space="preserve"> </w:t>
      </w:r>
      <w:r w:rsidRPr="002B4EE6">
        <w:rPr>
          <w:i/>
        </w:rPr>
        <w:t>images</w:t>
      </w:r>
      <w:r>
        <w:rPr>
          <w:i/>
        </w:rPr>
        <w:t xml:space="preserve"> </w:t>
      </w:r>
      <w:r>
        <w:t xml:space="preserve">--base </w:t>
      </w:r>
      <w:r w:rsidRPr="00E008B9">
        <w:rPr>
          <w:i/>
        </w:rPr>
        <w:t>images/baseimage.jpg</w:t>
      </w:r>
    </w:p>
    <w:p w14:paraId="68884D45" w14:textId="77777777" w:rsidR="00E008B9" w:rsidRDefault="00E008B9" w:rsidP="00E008B9">
      <w:pPr>
        <w:pStyle w:val="ListParagraph"/>
        <w:rPr>
          <w:sz w:val="24"/>
          <w:szCs w:val="24"/>
        </w:rPr>
      </w:pPr>
    </w:p>
    <w:p w14:paraId="50093E5C" w14:textId="77777777" w:rsidR="00E008B9" w:rsidRDefault="00E008B9" w:rsidP="00E008B9">
      <w:r>
        <w:t xml:space="preserve">By default, the tool will assume two files: operations.csv and software.csv are located in the same directory as the tool. If these files are to be downloaded from an S3 bucket, then use </w:t>
      </w:r>
      <w:proofErr w:type="spellStart"/>
      <w:r>
        <w:rPr>
          <w:i/>
        </w:rPr>
        <w:t>aws</w:t>
      </w:r>
      <w:proofErr w:type="spellEnd"/>
      <w:r>
        <w:rPr>
          <w:i/>
        </w:rPr>
        <w:t xml:space="preserve"> configure</w:t>
      </w:r>
      <w:r>
        <w:t xml:space="preserve"> (after installing </w:t>
      </w:r>
      <w:proofErr w:type="spellStart"/>
      <w:r>
        <w:t>awscli</w:t>
      </w:r>
      <w:proofErr w:type="spellEnd"/>
      <w:r>
        <w:t>). Then add the s3 argument:</w:t>
      </w:r>
    </w:p>
    <w:p w14:paraId="0DAA37A7" w14:textId="77777777" w:rsidR="00CC1C96" w:rsidRDefault="00CC1C96" w:rsidP="00E008B9"/>
    <w:p w14:paraId="5625A82E" w14:textId="77777777" w:rsidR="00E008B9" w:rsidRPr="00E008B9" w:rsidRDefault="00E008B9" w:rsidP="00E008B9">
      <w:pPr>
        <w:pStyle w:val="Code"/>
        <w:pBdr>
          <w:bottom w:val="single" w:sz="4" w:space="0" w:color="auto"/>
        </w:pBdr>
      </w:pPr>
      <w:proofErr w:type="gramStart"/>
      <w:r>
        <w:t>python</w:t>
      </w:r>
      <w:proofErr w:type="gramEnd"/>
      <w:r>
        <w:t xml:space="preserve"> src/python/MaskGenUI.py --</w:t>
      </w:r>
      <w:proofErr w:type="spellStart"/>
      <w:r>
        <w:t>imagedir</w:t>
      </w:r>
      <w:proofErr w:type="spellEnd"/>
      <w:r>
        <w:t xml:space="preserve"> </w:t>
      </w:r>
      <w:r w:rsidRPr="002B4EE6">
        <w:rPr>
          <w:i/>
        </w:rPr>
        <w:t>images</w:t>
      </w:r>
      <w:r>
        <w:rPr>
          <w:i/>
        </w:rPr>
        <w:t xml:space="preserve"> </w:t>
      </w:r>
      <w:r w:rsidR="00CC1C96">
        <w:rPr>
          <w:i/>
        </w:rPr>
        <w:t>--</w:t>
      </w:r>
      <w:r>
        <w:t xml:space="preserve">s3 </w:t>
      </w:r>
      <w:r>
        <w:rPr>
          <w:i/>
        </w:rPr>
        <w:t>bucket/path</w:t>
      </w:r>
    </w:p>
    <w:p w14:paraId="7DB1D47C" w14:textId="77777777" w:rsidR="00CC1C96" w:rsidRDefault="00CC1C96" w:rsidP="002A6DDE"/>
    <w:p w14:paraId="2A3188D7" w14:textId="77777777" w:rsidR="007B015A" w:rsidRDefault="00CC1C96" w:rsidP="002A6DDE">
      <w:pPr>
        <w:pStyle w:val="BodyText"/>
        <w:spacing w:after="0"/>
      </w:pPr>
      <w:r>
        <w:t xml:space="preserve">Running the tool specifying only the </w:t>
      </w:r>
      <w:proofErr w:type="spellStart"/>
      <w:r>
        <w:t>imagedirectory</w:t>
      </w:r>
      <w:proofErr w:type="spellEnd"/>
      <w:r>
        <w:t xml:space="preserve"> </w:t>
      </w:r>
      <w:r w:rsidR="007B015A" w:rsidRPr="003D3906">
        <w:t xml:space="preserve">will open an interface that looks like </w:t>
      </w:r>
      <w:r w:rsidR="007B015A">
        <w:t>that in Figure 3</w:t>
      </w:r>
      <w:r w:rsidR="001B5548">
        <w:t>. The project shown is an example project that is included with the tool.</w:t>
      </w:r>
    </w:p>
    <w:p w14:paraId="495B7A3E" w14:textId="77777777" w:rsidR="00BB770D" w:rsidRPr="003D3906" w:rsidRDefault="00BB770D" w:rsidP="00BB770D">
      <w:pPr>
        <w:jc w:val="both"/>
      </w:pPr>
    </w:p>
    <w:p w14:paraId="556D8A11" w14:textId="77777777" w:rsidR="00BC738D" w:rsidRDefault="0090535E" w:rsidP="00BC738D">
      <w:pPr>
        <w:keepNext/>
        <w:jc w:val="center"/>
      </w:pPr>
      <w:r>
        <w:rPr>
          <w:noProof/>
        </w:rPr>
        <w:drawing>
          <wp:inline distT="0" distB="0" distL="0" distR="0" wp14:anchorId="1E8192FC" wp14:editId="6BF09746">
            <wp:extent cx="3125865" cy="3495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view2.PNG"/>
                    <pic:cNvPicPr/>
                  </pic:nvPicPr>
                  <pic:blipFill>
                    <a:blip r:embed="rId32">
                      <a:extLst>
                        <a:ext uri="{28A0092B-C50C-407E-A947-70E740481C1C}">
                          <a14:useLocalDpi xmlns:a14="http://schemas.microsoft.com/office/drawing/2010/main" val="0"/>
                        </a:ext>
                      </a:extLst>
                    </a:blip>
                    <a:stretch>
                      <a:fillRect/>
                    </a:stretch>
                  </pic:blipFill>
                  <pic:spPr>
                    <a:xfrm>
                      <a:off x="0" y="0"/>
                      <a:ext cx="3125865" cy="3495675"/>
                    </a:xfrm>
                    <a:prstGeom prst="rect">
                      <a:avLst/>
                    </a:prstGeom>
                  </pic:spPr>
                </pic:pic>
              </a:graphicData>
            </a:graphic>
          </wp:inline>
        </w:drawing>
      </w:r>
    </w:p>
    <w:p w14:paraId="66569D71" w14:textId="77777777" w:rsidR="0090535E" w:rsidRDefault="00BC738D" w:rsidP="00BD2854">
      <w:pPr>
        <w:pStyle w:val="figurecaption"/>
      </w:pPr>
      <w:bookmarkStart w:id="51" w:name="_Toc457993705"/>
      <w:r>
        <w:t xml:space="preserve">Figure </w:t>
      </w:r>
      <w:fldSimple w:instr=" SEQ Figure \* ARABIC ">
        <w:r w:rsidR="000852C4">
          <w:rPr>
            <w:noProof/>
          </w:rPr>
          <w:t>3</w:t>
        </w:r>
      </w:fldSimple>
      <w:r>
        <w:t xml:space="preserve">: Basic UI. </w:t>
      </w:r>
      <w:r w:rsidRPr="003E7636">
        <w:t>The image</w:t>
      </w:r>
      <w:r>
        <w:t xml:space="preserve"> nodes</w:t>
      </w:r>
      <w:r w:rsidRPr="003E7636">
        <w:t xml:space="preserve"> open here are from the example project based in the “Images” directory specified in the command line.</w:t>
      </w:r>
      <w:bookmarkEnd w:id="51"/>
    </w:p>
    <w:p w14:paraId="30375C17" w14:textId="393DECC0" w:rsidR="00AD026D" w:rsidRDefault="00AD026D" w:rsidP="00AD026D">
      <w:pPr>
        <w:pStyle w:val="Heading3"/>
      </w:pPr>
      <w:bookmarkStart w:id="52" w:name="_Toc456792466"/>
      <w:bookmarkStart w:id="53" w:name="_Toc457993684"/>
      <w:r>
        <w:t>Video Mode</w:t>
      </w:r>
    </w:p>
    <w:p w14:paraId="1C5D44DA" w14:textId="5457E783" w:rsidR="00AD026D" w:rsidRDefault="00AD026D" w:rsidP="00AD026D">
      <w:r>
        <w:t xml:space="preserve">The tool supports video manipulations.  To enable video mode, use the </w:t>
      </w:r>
      <w:proofErr w:type="spellStart"/>
      <w:r w:rsidRPr="00AD026D">
        <w:rPr>
          <w:i/>
        </w:rPr>
        <w:t>videodir</w:t>
      </w:r>
      <w:proofErr w:type="spellEnd"/>
      <w:r>
        <w:t xml:space="preserve"> to replace the </w:t>
      </w:r>
      <w:proofErr w:type="spellStart"/>
      <w:r w:rsidRPr="00AD026D">
        <w:rPr>
          <w:i/>
        </w:rPr>
        <w:t>imagedir</w:t>
      </w:r>
      <w:proofErr w:type="spellEnd"/>
      <w:r>
        <w:t xml:space="preserve"> argument.  The tool does not support dynamic interchange of modes at the moment.</w:t>
      </w:r>
    </w:p>
    <w:p w14:paraId="4B5960BC" w14:textId="77777777" w:rsidR="00AD026D" w:rsidRDefault="00AD026D" w:rsidP="00AD026D"/>
    <w:p w14:paraId="41271F42" w14:textId="7035A06A" w:rsidR="00AD026D" w:rsidRPr="00E008B9" w:rsidRDefault="00AD026D" w:rsidP="00AD026D">
      <w:pPr>
        <w:pStyle w:val="Code"/>
        <w:pBdr>
          <w:bottom w:val="single" w:sz="4" w:space="0" w:color="auto"/>
        </w:pBdr>
      </w:pPr>
      <w:proofErr w:type="gramStart"/>
      <w:r>
        <w:t>python</w:t>
      </w:r>
      <w:proofErr w:type="gramEnd"/>
      <w:r>
        <w:t xml:space="preserve"> src/python/MaskGenUI.py --</w:t>
      </w:r>
      <w:proofErr w:type="spellStart"/>
      <w:r>
        <w:t>videodir</w:t>
      </w:r>
      <w:proofErr w:type="spellEnd"/>
      <w:r>
        <w:t xml:space="preserve"> </w:t>
      </w:r>
      <w:proofErr w:type="spellStart"/>
      <w:r>
        <w:rPr>
          <w:i/>
        </w:rPr>
        <w:t>videosdirectory</w:t>
      </w:r>
      <w:proofErr w:type="spellEnd"/>
      <w:r>
        <w:rPr>
          <w:i/>
        </w:rPr>
        <w:t xml:space="preserve"> --</w:t>
      </w:r>
      <w:r>
        <w:t xml:space="preserve">s3 </w:t>
      </w:r>
      <w:r>
        <w:rPr>
          <w:i/>
        </w:rPr>
        <w:t>bucket/path</w:t>
      </w:r>
    </w:p>
    <w:p w14:paraId="6D7AD57E" w14:textId="77777777" w:rsidR="00AD026D" w:rsidRPr="00AD026D" w:rsidRDefault="00AD026D" w:rsidP="00AD026D"/>
    <w:p w14:paraId="56D4B559" w14:textId="77777777" w:rsidR="00AD026D" w:rsidRPr="00AD026D" w:rsidRDefault="00AD026D" w:rsidP="00AD026D"/>
    <w:p w14:paraId="23E2EE24" w14:textId="77777777" w:rsidR="0090535E" w:rsidRDefault="0090535E" w:rsidP="00C8495E">
      <w:pPr>
        <w:pStyle w:val="Heading2"/>
      </w:pPr>
      <w:r>
        <w:t>Projects</w:t>
      </w:r>
      <w:bookmarkEnd w:id="52"/>
      <w:bookmarkEnd w:id="53"/>
    </w:p>
    <w:p w14:paraId="53D698BE" w14:textId="77777777" w:rsidR="003D3906" w:rsidRDefault="0090535E" w:rsidP="00A27DCE">
      <w:pPr>
        <w:pStyle w:val="BodyText"/>
      </w:pPr>
      <w:r w:rsidRPr="003D3906">
        <w:t>Projects are at the core of the journaling tool.  The journaling tool represents a project simply as a directory that contains images (both original and manipulated), generated image masks, and a project file (.</w:t>
      </w:r>
      <w:proofErr w:type="spellStart"/>
      <w:r w:rsidRPr="003D3906">
        <w:t>json</w:t>
      </w:r>
      <w:proofErr w:type="spellEnd"/>
      <w:r w:rsidRPr="003D3906">
        <w:t xml:space="preserve">). </w:t>
      </w:r>
      <w:r w:rsidRPr="003D3906">
        <w:rPr>
          <w:b/>
        </w:rPr>
        <w:t>A project directory can have only one project file</w:t>
      </w:r>
      <w:r w:rsidRPr="003D3906">
        <w:t xml:space="preserve">. </w:t>
      </w:r>
    </w:p>
    <w:p w14:paraId="6AAE9DAB" w14:textId="77777777" w:rsidR="00AA3D31" w:rsidRDefault="003A742F" w:rsidP="00AA3D31">
      <w:pPr>
        <w:jc w:val="center"/>
      </w:pPr>
      <w:r>
        <w:rPr>
          <w:noProof/>
        </w:rPr>
        <w:drawing>
          <wp:inline distT="0" distB="0" distL="0" distR="0" wp14:anchorId="07E84E72" wp14:editId="7616222F">
            <wp:extent cx="2724150" cy="260680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emenu.png"/>
                    <pic:cNvPicPr/>
                  </pic:nvPicPr>
                  <pic:blipFill>
                    <a:blip r:embed="rId33">
                      <a:extLst>
                        <a:ext uri="{28A0092B-C50C-407E-A947-70E740481C1C}">
                          <a14:useLocalDpi xmlns:a14="http://schemas.microsoft.com/office/drawing/2010/main" val="0"/>
                        </a:ext>
                      </a:extLst>
                    </a:blip>
                    <a:stretch>
                      <a:fillRect/>
                    </a:stretch>
                  </pic:blipFill>
                  <pic:spPr>
                    <a:xfrm>
                      <a:off x="0" y="0"/>
                      <a:ext cx="2727424" cy="2609935"/>
                    </a:xfrm>
                    <a:prstGeom prst="rect">
                      <a:avLst/>
                    </a:prstGeom>
                  </pic:spPr>
                </pic:pic>
              </a:graphicData>
            </a:graphic>
          </wp:inline>
        </w:drawing>
      </w:r>
    </w:p>
    <w:p w14:paraId="47E3917F" w14:textId="77777777" w:rsidR="00AA3D31" w:rsidRPr="00AD414C" w:rsidRDefault="00AA3D31" w:rsidP="00BD2854">
      <w:pPr>
        <w:pStyle w:val="figurecaption"/>
        <w:rPr>
          <w:noProof/>
        </w:rPr>
      </w:pPr>
      <w:bookmarkStart w:id="54" w:name="_Toc457993706"/>
      <w:r>
        <w:t xml:space="preserve">Figure </w:t>
      </w:r>
      <w:fldSimple w:instr=" SEQ Figure \* ARABIC ">
        <w:r w:rsidR="000852C4">
          <w:rPr>
            <w:noProof/>
          </w:rPr>
          <w:t>4</w:t>
        </w:r>
      </w:fldSimple>
      <w:r>
        <w:t>: File menu.</w:t>
      </w:r>
      <w:bookmarkEnd w:id="54"/>
    </w:p>
    <w:p w14:paraId="00518FF4" w14:textId="77777777" w:rsidR="00DE5849" w:rsidRDefault="0090535E" w:rsidP="00AA3D31">
      <w:pPr>
        <w:pStyle w:val="BodyText"/>
      </w:pPr>
      <w:r w:rsidRPr="003D3906">
        <w:t xml:space="preserve">A new project directory can be created or opened in the ‘File’ menu on the toolbar. </w:t>
      </w:r>
    </w:p>
    <w:p w14:paraId="540C3CCF" w14:textId="77777777" w:rsidR="00DE5849" w:rsidRDefault="00DE5849" w:rsidP="00AA3D31">
      <w:pPr>
        <w:pStyle w:val="BodyText"/>
      </w:pPr>
      <w:r w:rsidRPr="00DE5849">
        <w:rPr>
          <w:b/>
        </w:rPr>
        <w:t>New</w:t>
      </w:r>
      <w:r>
        <w:t xml:space="preserve">: Creates a new project. </w:t>
      </w:r>
      <w:r w:rsidR="0090535E" w:rsidRPr="003D3906">
        <w:t xml:space="preserve">Creating a new project will prompt the user for </w:t>
      </w:r>
      <w:r w:rsidR="00C6251B">
        <w:t>to select a base image file. The directory containing that image file becomes the project directory. The name of the project is based on the name of the image file, sans the file type suffix</w:t>
      </w:r>
      <w:r w:rsidR="0090535E" w:rsidRPr="003D3906">
        <w:t>.</w:t>
      </w:r>
      <w:r w:rsidR="00C6251B">
        <w:t xml:space="preserve"> All images in the directory are automatically imported into the project as nodes.</w:t>
      </w:r>
      <w:r w:rsidR="0090535E" w:rsidRPr="003D3906">
        <w:t xml:space="preserve"> </w:t>
      </w:r>
    </w:p>
    <w:p w14:paraId="7485C1BD" w14:textId="77777777" w:rsidR="00DE5849" w:rsidRDefault="0090535E" w:rsidP="00AA3D31">
      <w:pPr>
        <w:pStyle w:val="BodyText"/>
      </w:pPr>
      <w:r w:rsidRPr="00DE5849">
        <w:rPr>
          <w:b/>
        </w:rPr>
        <w:t>Save</w:t>
      </w:r>
      <w:r w:rsidR="00DE5849">
        <w:t>: Saves</w:t>
      </w:r>
      <w:r w:rsidRPr="003D3906">
        <w:t xml:space="preserve"> the current instance into the JSON data, and can be </w:t>
      </w:r>
      <w:r w:rsidR="00DE5849">
        <w:t xml:space="preserve">re-opened at a later time with </w:t>
      </w:r>
      <w:r w:rsidRPr="00DE5849">
        <w:rPr>
          <w:b/>
        </w:rPr>
        <w:t>Open</w:t>
      </w:r>
      <w:r w:rsidR="00DE5849">
        <w:t>.</w:t>
      </w:r>
      <w:r w:rsidRPr="003D3906">
        <w:t xml:space="preserve"> </w:t>
      </w:r>
    </w:p>
    <w:p w14:paraId="4A667781" w14:textId="77777777" w:rsidR="00DE5849" w:rsidRDefault="0090535E" w:rsidP="00AA3D31">
      <w:pPr>
        <w:pStyle w:val="BodyText"/>
      </w:pPr>
      <w:r w:rsidRPr="00DE5849">
        <w:rPr>
          <w:b/>
        </w:rPr>
        <w:t>Save As</w:t>
      </w:r>
      <w:r w:rsidR="00DE5849">
        <w:t>:</w:t>
      </w:r>
      <w:r w:rsidRPr="003D3906">
        <w:t xml:space="preserve"> </w:t>
      </w:r>
      <w:r w:rsidR="00DE5849">
        <w:t>C</w:t>
      </w:r>
      <w:r w:rsidRPr="003D3906">
        <w:t xml:space="preserve">opies the contents of the current project directory into another directory, with the option of re-naming the project. </w:t>
      </w:r>
    </w:p>
    <w:p w14:paraId="580375D7" w14:textId="77777777" w:rsidR="00DE5849" w:rsidRDefault="0090535E" w:rsidP="00AA3D31">
      <w:pPr>
        <w:pStyle w:val="BodyText"/>
      </w:pPr>
      <w:r w:rsidRPr="00DE5849">
        <w:rPr>
          <w:b/>
        </w:rPr>
        <w:t>Export</w:t>
      </w:r>
      <w:r w:rsidR="003833B0" w:rsidRPr="00DE5849">
        <w:rPr>
          <w:b/>
        </w:rPr>
        <w:t xml:space="preserve"> – To File</w:t>
      </w:r>
      <w:r w:rsidR="00DE5849">
        <w:t>:</w:t>
      </w:r>
      <w:r w:rsidRPr="003D3906">
        <w:t xml:space="preserve"> will create a compressed archive file of the project, including all images and masks. </w:t>
      </w:r>
    </w:p>
    <w:p w14:paraId="17CC9B1D" w14:textId="77777777" w:rsidR="00DE5849" w:rsidRDefault="003833B0" w:rsidP="00AA3D31">
      <w:pPr>
        <w:pStyle w:val="BodyText"/>
      </w:pPr>
      <w:r w:rsidRPr="00DE5849">
        <w:rPr>
          <w:b/>
        </w:rPr>
        <w:t>Export – To S3</w:t>
      </w:r>
      <w:r w:rsidR="00DE5849">
        <w:t>:</w:t>
      </w:r>
      <w:r w:rsidR="003A742F">
        <w:t xml:space="preserve"> creates a compressed archive file of the project and uploads to an S3 bucket and folder. The user is prompted for the bucket/</w:t>
      </w:r>
      <w:proofErr w:type="spellStart"/>
      <w:r w:rsidR="003A742F">
        <w:t>folderpath</w:t>
      </w:r>
      <w:proofErr w:type="spellEnd"/>
      <w:r w:rsidR="003A742F">
        <w:t xml:space="preserve">, separated by ‘/’. </w:t>
      </w:r>
      <w:r w:rsidR="00DE5849">
        <w:t xml:space="preserve"> </w:t>
      </w:r>
    </w:p>
    <w:p w14:paraId="1F67717E" w14:textId="77777777" w:rsidR="00DE5849" w:rsidRDefault="00DE5849" w:rsidP="00AA3D31">
      <w:pPr>
        <w:pStyle w:val="BodyText"/>
      </w:pPr>
      <w:r w:rsidRPr="00DE5849">
        <w:rPr>
          <w:b/>
        </w:rPr>
        <w:t>Validate</w:t>
      </w:r>
      <w:r>
        <w:t xml:space="preserve">: Runs a set of validation rules on the project. Errors are displayed in a list box. Clicking on each error highlights the link or node in the graph, as if selected in the graph. </w:t>
      </w:r>
    </w:p>
    <w:p w14:paraId="5E79ACF6" w14:textId="77777777" w:rsidR="004B671E" w:rsidRDefault="004B671E" w:rsidP="004B671E">
      <w:r>
        <w:rPr>
          <w:b/>
        </w:rPr>
        <w:t>Fetch Meta-Data (S3)</w:t>
      </w:r>
      <w:r>
        <w:t xml:space="preserve">: </w:t>
      </w:r>
      <w:r w:rsidR="00114C60">
        <w:t>P</w:t>
      </w:r>
      <w:r w:rsidR="00114C60" w:rsidRPr="00114C60">
        <w:t>rompts the user for the bucket and path to pull down operations.csv and software.csv from an S3 bucket. The user is prompted for the buc</w:t>
      </w:r>
      <w:r w:rsidR="0008229A">
        <w:t>ket/</w:t>
      </w:r>
      <w:proofErr w:type="spellStart"/>
      <w:r w:rsidR="0008229A">
        <w:t>folderpath</w:t>
      </w:r>
      <w:proofErr w:type="spellEnd"/>
      <w:r w:rsidR="0008229A">
        <w:t>, separated by '/</w:t>
      </w:r>
      <w:r w:rsidR="00114C60" w:rsidRPr="00114C60">
        <w:t>'.</w:t>
      </w:r>
    </w:p>
    <w:p w14:paraId="7CED506D" w14:textId="77777777" w:rsidR="004B671E" w:rsidRPr="004B671E" w:rsidRDefault="004B671E" w:rsidP="004B671E"/>
    <w:p w14:paraId="3733577D" w14:textId="77777777" w:rsidR="0090535E" w:rsidRDefault="00DE5849" w:rsidP="00AA3D31">
      <w:pPr>
        <w:pStyle w:val="BodyText"/>
      </w:pPr>
      <w:r>
        <w:rPr>
          <w:b/>
        </w:rPr>
        <w:t>Group Manager</w:t>
      </w:r>
      <w:r>
        <w:t>: Opens</w:t>
      </w:r>
      <w:r w:rsidR="0090535E" w:rsidRPr="003D3906">
        <w:t xml:space="preserve"> a separate dialog to manage groups of plugin filters.</w:t>
      </w:r>
    </w:p>
    <w:p w14:paraId="47B033D8" w14:textId="77777777" w:rsidR="004D0AAB" w:rsidRDefault="005E67C3" w:rsidP="004D0AAB">
      <w:pPr>
        <w:pStyle w:val="BodyText"/>
        <w:rPr>
          <w:ins w:id="55" w:author="Eric Robertson" w:date="2016-08-25T09:28:00Z"/>
        </w:rPr>
      </w:pPr>
      <w:r>
        <w:rPr>
          <w:b/>
        </w:rPr>
        <w:t>Settings - Username</w:t>
      </w:r>
      <w:r>
        <w:t xml:space="preserve">: </w:t>
      </w:r>
      <w:r w:rsidR="004D0AAB">
        <w:t>Allows the user to set the username attached to project links.</w:t>
      </w:r>
    </w:p>
    <w:p w14:paraId="2CF504B3" w14:textId="34760BCF" w:rsidR="008C7ED2" w:rsidRDefault="008C7ED2" w:rsidP="008C7ED2">
      <w:pPr>
        <w:pStyle w:val="BodyText"/>
        <w:rPr>
          <w:ins w:id="56" w:author="Eric Robertson" w:date="2016-08-25T09:28:00Z"/>
        </w:rPr>
      </w:pPr>
      <w:ins w:id="57" w:author="Eric Robertson" w:date="2016-08-25T09:28:00Z">
        <w:r>
          <w:rPr>
            <w:b/>
          </w:rPr>
          <w:t xml:space="preserve">Settings - </w:t>
        </w:r>
        <w:proofErr w:type="spellStart"/>
        <w:r>
          <w:rPr>
            <w:b/>
          </w:rPr>
          <w:t>Filetypes</w:t>
        </w:r>
        <w:proofErr w:type="spellEnd"/>
        <w:r>
          <w:t>: Allows the user to add additional file types to loading images or videos.</w:t>
        </w:r>
      </w:ins>
    </w:p>
    <w:p w14:paraId="615C4CA3" w14:textId="77777777" w:rsidR="008C7ED2" w:rsidRPr="008C7ED2" w:rsidRDefault="008C7ED2" w:rsidP="008C7ED2">
      <w:pPr>
        <w:pPrChange w:id="58" w:author="Eric Robertson" w:date="2016-08-25T09:28:00Z">
          <w:pPr>
            <w:pStyle w:val="BodyText"/>
          </w:pPr>
        </w:pPrChange>
      </w:pPr>
    </w:p>
    <w:p w14:paraId="4DC1D2B7" w14:textId="77777777" w:rsidR="004D0AAB" w:rsidRPr="004D0AAB" w:rsidRDefault="004D0AAB" w:rsidP="004D0AAB">
      <w:r w:rsidRPr="004D0AAB">
        <w:rPr>
          <w:b/>
        </w:rPr>
        <w:t>Properties</w:t>
      </w:r>
      <w:r>
        <w:t xml:space="preserve">: Allows user to give project a description and </w:t>
      </w:r>
      <w:r w:rsidR="00877A51">
        <w:t xml:space="preserve">technical summary. This may detail the specific scenario assigned to the project, and/or </w:t>
      </w:r>
      <w:r>
        <w:t>any other relevant information.</w:t>
      </w:r>
    </w:p>
    <w:p w14:paraId="1FBD89E1" w14:textId="77777777" w:rsidR="004D0AAB" w:rsidRPr="004D0AAB" w:rsidRDefault="004D0AAB" w:rsidP="004D0AAB"/>
    <w:p w14:paraId="455F3695" w14:textId="77777777" w:rsidR="005E67C3" w:rsidRPr="005E67C3" w:rsidRDefault="005E67C3" w:rsidP="005E67C3"/>
    <w:p w14:paraId="70BDD4A8" w14:textId="77777777" w:rsidR="005E67C3" w:rsidRPr="005E67C3" w:rsidRDefault="005E67C3" w:rsidP="005E67C3"/>
    <w:p w14:paraId="3D942BC4" w14:textId="77777777" w:rsidR="00257F14" w:rsidRPr="00257F14" w:rsidRDefault="00257F14" w:rsidP="00257F14"/>
    <w:p w14:paraId="785FC60E" w14:textId="77777777" w:rsidR="0090535E" w:rsidRPr="0090535E" w:rsidRDefault="0090535E" w:rsidP="00C8495E">
      <w:pPr>
        <w:pStyle w:val="Heading2"/>
        <w:rPr>
          <w:rStyle w:val="SubtleEmphasis"/>
          <w:iCs w:val="0"/>
          <w:color w:val="auto"/>
        </w:rPr>
      </w:pPr>
      <w:bookmarkStart w:id="59" w:name="_Toc456792467"/>
      <w:bookmarkStart w:id="60" w:name="_Toc457993685"/>
      <w:r>
        <w:t>Processing</w:t>
      </w:r>
      <w:bookmarkEnd w:id="59"/>
      <w:bookmarkEnd w:id="60"/>
    </w:p>
    <w:p w14:paraId="0D3E0EB6" w14:textId="77777777" w:rsidR="00F71748" w:rsidRDefault="0090535E" w:rsidP="00AA3D31">
      <w:pPr>
        <w:pStyle w:val="BodyText"/>
      </w:pPr>
      <w:r w:rsidRPr="003D3906">
        <w:t>Images can be added to the current project via the ‘Process’ menu, on the toolbar</w:t>
      </w:r>
      <w:r w:rsidR="0081089E">
        <w:t>, as depicted in Figure 5.</w:t>
      </w:r>
      <w:r w:rsidRPr="003D3906">
        <w:t xml:space="preserve"> </w:t>
      </w:r>
    </w:p>
    <w:p w14:paraId="20C706E7" w14:textId="77777777" w:rsidR="00AA3D31" w:rsidRDefault="003A742F" w:rsidP="00AA3D31">
      <w:pPr>
        <w:jc w:val="center"/>
      </w:pPr>
      <w:r>
        <w:rPr>
          <w:noProof/>
        </w:rPr>
        <w:drawing>
          <wp:inline distT="0" distB="0" distL="0" distR="0" wp14:anchorId="4A2A5CCF" wp14:editId="5637553A">
            <wp:extent cx="2544833" cy="229406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cessmenu.png"/>
                    <pic:cNvPicPr/>
                  </pic:nvPicPr>
                  <pic:blipFill>
                    <a:blip r:embed="rId34">
                      <a:extLst>
                        <a:ext uri="{28A0092B-C50C-407E-A947-70E740481C1C}">
                          <a14:useLocalDpi xmlns:a14="http://schemas.microsoft.com/office/drawing/2010/main" val="0"/>
                        </a:ext>
                      </a:extLst>
                    </a:blip>
                    <a:stretch>
                      <a:fillRect/>
                    </a:stretch>
                  </pic:blipFill>
                  <pic:spPr>
                    <a:xfrm>
                      <a:off x="0" y="0"/>
                      <a:ext cx="2553696" cy="2302055"/>
                    </a:xfrm>
                    <a:prstGeom prst="rect">
                      <a:avLst/>
                    </a:prstGeom>
                  </pic:spPr>
                </pic:pic>
              </a:graphicData>
            </a:graphic>
          </wp:inline>
        </w:drawing>
      </w:r>
    </w:p>
    <w:p w14:paraId="0E609AE5" w14:textId="77777777" w:rsidR="00AA3D31" w:rsidRDefault="00AA3D31" w:rsidP="00693015">
      <w:pPr>
        <w:pStyle w:val="figurecaption"/>
      </w:pPr>
      <w:bookmarkStart w:id="61" w:name="_Toc457993707"/>
      <w:r>
        <w:t xml:space="preserve">Figure </w:t>
      </w:r>
      <w:fldSimple w:instr=" SEQ Figure \* ARABIC ">
        <w:r w:rsidR="000852C4">
          <w:rPr>
            <w:noProof/>
          </w:rPr>
          <w:t>5</w:t>
        </w:r>
      </w:fldSimple>
      <w:r>
        <w:t>: Process menu.</w:t>
      </w:r>
      <w:bookmarkEnd w:id="61"/>
    </w:p>
    <w:p w14:paraId="2B2307E7" w14:textId="77777777" w:rsidR="0081089E" w:rsidRPr="00E23629" w:rsidRDefault="0081089E" w:rsidP="0081089E">
      <w:pPr>
        <w:pStyle w:val="BodyText"/>
        <w:rPr>
          <w:noProof/>
        </w:rPr>
      </w:pPr>
      <w:r w:rsidRPr="003D3906">
        <w:t>Several options are available:</w:t>
      </w:r>
    </w:p>
    <w:p w14:paraId="79F2F20B" w14:textId="13EF3023" w:rsidR="0090535E" w:rsidRPr="003D3906" w:rsidRDefault="0090535E" w:rsidP="00732A79">
      <w:pPr>
        <w:pStyle w:val="ListBullet2"/>
        <w:rPr>
          <w:rStyle w:val="SubtleEmphasis"/>
          <w:i w:val="0"/>
          <w:color w:val="auto"/>
        </w:rPr>
      </w:pPr>
      <w:proofErr w:type="gramStart"/>
      <w:r w:rsidRPr="003D3906">
        <w:rPr>
          <w:rStyle w:val="SubtleEmphasis"/>
          <w:b/>
          <w:i w:val="0"/>
          <w:color w:val="auto"/>
        </w:rPr>
        <w:t>Add</w:t>
      </w:r>
      <w:proofErr w:type="gramEnd"/>
      <w:ins w:id="62" w:author="Eric Robertson" w:date="2016-08-25T14:15:00Z">
        <w:r w:rsidR="00F01012">
          <w:rPr>
            <w:rStyle w:val="SubtleEmphasis"/>
            <w:b/>
            <w:i w:val="0"/>
            <w:color w:val="auto"/>
          </w:rPr>
          <w:t xml:space="preserve"> Image (Video)</w:t>
        </w:r>
      </w:ins>
      <w:r w:rsidRPr="003D3906">
        <w:rPr>
          <w:rStyle w:val="SubtleEmphasis"/>
          <w:i w:val="0"/>
          <w:color w:val="auto"/>
        </w:rPr>
        <w:t xml:space="preserve">: Add an image </w:t>
      </w:r>
      <w:ins w:id="63" w:author="Eric Robertson" w:date="2016-08-25T14:15:00Z">
        <w:r w:rsidR="00F01012">
          <w:rPr>
            <w:rStyle w:val="SubtleEmphasis"/>
            <w:i w:val="0"/>
            <w:color w:val="auto"/>
          </w:rPr>
          <w:t xml:space="preserve">(or Video) </w:t>
        </w:r>
      </w:ins>
      <w:r w:rsidRPr="003D3906">
        <w:rPr>
          <w:rStyle w:val="SubtleEmphasis"/>
          <w:i w:val="0"/>
          <w:color w:val="auto"/>
        </w:rPr>
        <w:t>selected via file browser to project. The image can be linked to other images within the graph.</w:t>
      </w:r>
    </w:p>
    <w:p w14:paraId="783C9AFC" w14:textId="77777777" w:rsidR="0090535E" w:rsidRPr="00C6251B" w:rsidRDefault="0090535E" w:rsidP="00C6251B">
      <w:pPr>
        <w:pStyle w:val="ListBullet2"/>
      </w:pPr>
      <w:r w:rsidRPr="003D3906">
        <w:rPr>
          <w:rStyle w:val="SubtleEmphasis"/>
          <w:b/>
          <w:i w:val="0"/>
          <w:color w:val="auto"/>
        </w:rPr>
        <w:t>Next w/Auto Pick</w:t>
      </w:r>
      <w:r w:rsidRPr="003D3906">
        <w:rPr>
          <w:rStyle w:val="SubtleEmphasis"/>
          <w:i w:val="0"/>
          <w:color w:val="auto"/>
        </w:rPr>
        <w:t>:</w:t>
      </w:r>
      <w:r w:rsidRPr="003D3906">
        <w:rPr>
          <w:rStyle w:val="SubtleEmphasis"/>
          <w:color w:val="auto"/>
        </w:rPr>
        <w:t xml:space="preserve"> </w:t>
      </w:r>
      <w:r w:rsidR="00C6251B">
        <w:rPr>
          <w:rStyle w:val="SubtleEmphasis"/>
          <w:i w:val="0"/>
          <w:color w:val="auto"/>
        </w:rPr>
        <w:t>Automatically p</w:t>
      </w:r>
      <w:r w:rsidR="00C6251B" w:rsidRPr="00C6251B">
        <w:rPr>
          <w:shd w:val="clear" w:color="auto" w:fill="FFFFFF"/>
        </w:rPr>
        <w:t>icks an image node without neighbors.  The chosen image node is the next node in found in lexicographic order. Preference is give</w:t>
      </w:r>
      <w:r w:rsidR="00C6251B">
        <w:rPr>
          <w:shd w:val="clear" w:color="auto" w:fill="FFFFFF"/>
        </w:rPr>
        <w:t>n</w:t>
      </w:r>
      <w:r w:rsidR="00C6251B" w:rsidRPr="00C6251B">
        <w:rPr>
          <w:shd w:val="clear" w:color="auto" w:fill="FFFFFF"/>
        </w:rPr>
        <w:t xml:space="preserve"> to those image nodes that share the same prefix as the currently selected node. A dialog appears for to capture the manipulation information including the type and additional description (optional).  The dialog displays the next selected image as confirmation. A link is formed to the current image to the next selected image node.</w:t>
      </w:r>
    </w:p>
    <w:p w14:paraId="4812B3A7" w14:textId="77777777" w:rsidR="00C6251B" w:rsidRPr="003D3906" w:rsidRDefault="00C6251B" w:rsidP="00C6251B">
      <w:pPr>
        <w:pStyle w:val="ListBullet2"/>
      </w:pPr>
      <w:r>
        <w:rPr>
          <w:rStyle w:val="SubtleEmphasis"/>
          <w:b/>
          <w:i w:val="0"/>
          <w:color w:val="auto"/>
        </w:rPr>
        <w:t>Next w/Auto Pick from File</w:t>
      </w:r>
      <w:r w:rsidRPr="00C6251B">
        <w:rPr>
          <w:rStyle w:val="SubtleEmphasis"/>
          <w:i w:val="0"/>
          <w:color w:val="auto"/>
        </w:rPr>
        <w:t>:</w:t>
      </w:r>
      <w:r>
        <w:rPr>
          <w:rStyle w:val="SubtleEmphasis"/>
          <w:b/>
          <w:i w:val="0"/>
          <w:color w:val="auto"/>
        </w:rPr>
        <w:t xml:space="preserve"> </w:t>
      </w:r>
      <w:r>
        <w:rPr>
          <w:rStyle w:val="SubtleEmphasis"/>
          <w:i w:val="0"/>
          <w:color w:val="auto"/>
        </w:rPr>
        <w:t>F</w:t>
      </w:r>
      <w:r w:rsidRPr="00C6251B">
        <w:rPr>
          <w:rStyle w:val="SubtleEmphasis"/>
          <w:i w:val="0"/>
          <w:color w:val="auto"/>
        </w:rPr>
        <w:t>inds a modified version of current image fi</w:t>
      </w:r>
      <w:r>
        <w:rPr>
          <w:rStyle w:val="SubtleEmphasis"/>
          <w:i w:val="0"/>
          <w:color w:val="auto"/>
        </w:rPr>
        <w:t xml:space="preserve">le from the project directory. </w:t>
      </w:r>
      <w:r w:rsidRPr="00C6251B">
        <w:rPr>
          <w:rStyle w:val="SubtleEmphasis"/>
          <w:i w:val="0"/>
          <w:color w:val="auto"/>
        </w:rPr>
        <w:t>The modified version of the file contains the same name as the initial image file, minus the file type suffix, with some additional characters.  If there is more than one modified version, they are pr</w:t>
      </w:r>
      <w:r>
        <w:rPr>
          <w:rStyle w:val="SubtleEmphasis"/>
          <w:i w:val="0"/>
          <w:color w:val="auto"/>
        </w:rPr>
        <w:t>ocessed in lexicographic order.</w:t>
      </w:r>
      <w:r w:rsidRPr="00C6251B">
        <w:rPr>
          <w:rStyle w:val="SubtleEmphasis"/>
          <w:i w:val="0"/>
          <w:color w:val="auto"/>
        </w:rPr>
        <w:t xml:space="preserve"> A dialog appears for each modification, capturing the type of modification and additional description (optional).  The dialog displays the next selected image as confirma</w:t>
      </w:r>
      <w:r>
        <w:rPr>
          <w:rStyle w:val="SubtleEmphasis"/>
          <w:i w:val="0"/>
          <w:color w:val="auto"/>
        </w:rPr>
        <w:t xml:space="preserve">tion. </w:t>
      </w:r>
      <w:r w:rsidRPr="00C6251B">
        <w:rPr>
          <w:rStyle w:val="SubtleEmphasis"/>
          <w:i w:val="0"/>
          <w:color w:val="auto"/>
        </w:rPr>
        <w:t xml:space="preserve">A link is formed </w:t>
      </w:r>
      <w:r w:rsidR="00CC2666">
        <w:rPr>
          <w:rStyle w:val="SubtleEmphasis"/>
          <w:i w:val="0"/>
          <w:color w:val="auto"/>
        </w:rPr>
        <w:t>from</w:t>
      </w:r>
      <w:r w:rsidRPr="00C6251B">
        <w:rPr>
          <w:rStyle w:val="SubtleEmphasis"/>
          <w:i w:val="0"/>
          <w:color w:val="auto"/>
        </w:rPr>
        <w:t xml:space="preserve"> the current image to the next selected image file.</w:t>
      </w:r>
    </w:p>
    <w:p w14:paraId="1082DC1F" w14:textId="77777777" w:rsidR="0090535E" w:rsidRPr="003D3906" w:rsidRDefault="0090535E" w:rsidP="00732A79">
      <w:pPr>
        <w:pStyle w:val="ListBullet2"/>
      </w:pPr>
      <w:r w:rsidRPr="003D3906">
        <w:rPr>
          <w:b/>
          <w:shd w:val="clear" w:color="auto" w:fill="FFFFFF"/>
        </w:rPr>
        <w:t>Next w/Add</w:t>
      </w:r>
      <w:r w:rsidRPr="003D3906">
        <w:rPr>
          <w:shd w:val="clear" w:color="auto" w:fill="FFFFFF"/>
        </w:rPr>
        <w:t>: See Next w/Auto Pick, except the journaling tool will instead prompt the user to add the next file in manipulation sequence, instead of automatically selecting it.</w:t>
      </w:r>
    </w:p>
    <w:p w14:paraId="07434B8F" w14:textId="77777777" w:rsidR="0090535E" w:rsidRPr="003D3906" w:rsidRDefault="0090535E" w:rsidP="00732A79">
      <w:pPr>
        <w:pStyle w:val="ListBullet2"/>
      </w:pPr>
      <w:r w:rsidRPr="003D3906">
        <w:rPr>
          <w:b/>
          <w:shd w:val="clear" w:color="auto" w:fill="FFFFFF"/>
        </w:rPr>
        <w:t>Next w/Filter</w:t>
      </w:r>
      <w:r w:rsidRPr="003D3906">
        <w:rPr>
          <w:shd w:val="clear" w:color="auto" w:fill="FFFFFF"/>
        </w:rPr>
        <w:t>: Will add a new, original node created by a applying an operation to the currently selected image node. Unlike the other two 'next' functions, the set of operation is limited to those available from the tool's plugins. Furthermore, the image shown in the dialog window is the current selected image to which the selected modification is applied.</w:t>
      </w:r>
    </w:p>
    <w:p w14:paraId="3BB66C90" w14:textId="77777777" w:rsidR="0090535E" w:rsidRPr="003D3906" w:rsidRDefault="0090535E" w:rsidP="00732A79">
      <w:pPr>
        <w:pStyle w:val="ListBullet2"/>
      </w:pPr>
      <w:r w:rsidRPr="003D3906">
        <w:rPr>
          <w:b/>
          <w:shd w:val="clear" w:color="auto" w:fill="FFFFFF"/>
        </w:rPr>
        <w:t>Next w/Filter Group</w:t>
      </w:r>
      <w:r w:rsidRPr="003D3906">
        <w:rPr>
          <w:shd w:val="clear" w:color="auto" w:fill="FFFFFF"/>
        </w:rPr>
        <w:t>: Runs a group of plugin transforms against the selected image, creating an image node for each transform and a link to the new images from the selected range. A group must first be created via File -&gt; Group Manager.</w:t>
      </w:r>
    </w:p>
    <w:p w14:paraId="606FB251" w14:textId="77777777" w:rsidR="0090535E" w:rsidRDefault="0090535E" w:rsidP="00732A79">
      <w:pPr>
        <w:pStyle w:val="ListBullet2"/>
        <w:rPr>
          <w:shd w:val="clear" w:color="auto" w:fill="FFFFFF"/>
        </w:rPr>
      </w:pPr>
      <w:r w:rsidRPr="003D3906">
        <w:rPr>
          <w:b/>
          <w:shd w:val="clear" w:color="auto" w:fill="FFFFFF"/>
        </w:rPr>
        <w:t>Next w/Filter Sequence</w:t>
      </w:r>
      <w:r w:rsidRPr="003D3906">
        <w:rPr>
          <w:shd w:val="clear" w:color="auto" w:fill="FFFFFF"/>
        </w:rPr>
        <w:t>: Runs a group of plugin transforms in a sequence starting with the selected image. Each transform results in a new image node. The result from one transform is the input into the next transform. Links are formed between each image node, in the same sequence.</w:t>
      </w:r>
    </w:p>
    <w:p w14:paraId="3818BDBE" w14:textId="77777777" w:rsidR="005D3CDB" w:rsidRPr="005D3CDB" w:rsidRDefault="005D3CDB" w:rsidP="005D3CDB">
      <w:pPr>
        <w:pStyle w:val="ListBullet2"/>
        <w:rPr>
          <w:shd w:val="clear" w:color="auto" w:fill="FFFFFF"/>
        </w:rPr>
      </w:pPr>
      <w:r>
        <w:rPr>
          <w:b/>
          <w:shd w:val="clear" w:color="auto" w:fill="FFFFFF"/>
        </w:rPr>
        <w:t>Create JPEG</w:t>
      </w:r>
      <w:r>
        <w:rPr>
          <w:shd w:val="clear" w:color="auto" w:fill="FFFFFF"/>
        </w:rPr>
        <w:t>: Creates two new image nodes: the first saves the last image as a JPEG using the same quantization tables as the base image. The second then copies the EXIF data from the base image. This option should only be used at the end of processing.</w:t>
      </w:r>
    </w:p>
    <w:p w14:paraId="28340694" w14:textId="77777777" w:rsidR="0090535E" w:rsidRPr="002A6DDE" w:rsidRDefault="0090535E" w:rsidP="00732A79">
      <w:pPr>
        <w:pStyle w:val="ListBullet2"/>
      </w:pPr>
      <w:r w:rsidRPr="003D3906">
        <w:rPr>
          <w:b/>
          <w:shd w:val="clear" w:color="auto" w:fill="FFFFFF"/>
        </w:rPr>
        <w:t>Undo</w:t>
      </w:r>
      <w:r w:rsidRPr="003D3906">
        <w:rPr>
          <w:shd w:val="clear" w:color="auto" w:fill="FFFFFF"/>
        </w:rPr>
        <w:t xml:space="preserve">: Removes the </w:t>
      </w:r>
      <w:r w:rsidRPr="00735796">
        <w:rPr>
          <w:u w:val="single"/>
          <w:shd w:val="clear" w:color="auto" w:fill="FFFFFF"/>
          <w:rPrChange w:id="64" w:author="Eric Robertson" w:date="2016-08-24T12:37:00Z">
            <w:rPr>
              <w:shd w:val="clear" w:color="auto" w:fill="FFFFFF"/>
            </w:rPr>
          </w:rPrChange>
        </w:rPr>
        <w:t>last</w:t>
      </w:r>
      <w:r w:rsidRPr="003D3906">
        <w:rPr>
          <w:shd w:val="clear" w:color="auto" w:fill="FFFFFF"/>
        </w:rPr>
        <w:t xml:space="preserve"> operation performed. The tool does not support undo of an undo.</w:t>
      </w:r>
    </w:p>
    <w:p w14:paraId="6EED2C76" w14:textId="77777777" w:rsidR="002A6DDE" w:rsidRDefault="002A6DDE" w:rsidP="002A6DDE">
      <w:pPr>
        <w:pStyle w:val="Heading2"/>
      </w:pPr>
      <w:bookmarkStart w:id="65" w:name="_Toc457993686"/>
      <w:r>
        <w:t>Workflow</w:t>
      </w:r>
      <w:bookmarkEnd w:id="65"/>
    </w:p>
    <w:p w14:paraId="1BCF9CC3" w14:textId="692F66A0" w:rsidR="00DB3DE4" w:rsidRPr="00DB3DE4" w:rsidRDefault="00DB3DE4" w:rsidP="00DB3DE4">
      <w:pPr>
        <w:pStyle w:val="BodyText"/>
      </w:pPr>
      <w:r w:rsidRPr="00DB3DE4">
        <w:t xml:space="preserve">There are two primary ways to use the journaling tool: The first is to directly export manipulation steps into separate images as the manipulations are made. Exporting every step will be very tedious, but also helpful if a mistake is made. </w:t>
      </w:r>
      <w:r w:rsidRPr="00DB3DE4">
        <w:rPr>
          <w:b/>
        </w:rPr>
        <w:t>All intermediary steps should be exported as .PNG</w:t>
      </w:r>
      <w:r w:rsidRPr="00DB3DE4">
        <w:t xml:space="preserve"> or another lossless file</w:t>
      </w:r>
      <w:ins w:id="66" w:author="Eric Robertson" w:date="2016-08-24T12:38:00Z">
        <w:r w:rsidR="00735796">
          <w:t xml:space="preserve"> </w:t>
        </w:r>
      </w:ins>
      <w:r w:rsidRPr="00DB3DE4">
        <w:t>type. An example workflow for this method would be:</w:t>
      </w:r>
    </w:p>
    <w:p w14:paraId="06BD9BEA" w14:textId="77777777" w:rsidR="00DB3DE4" w:rsidRPr="00DB3DE4" w:rsidRDefault="00DB3DE4" w:rsidP="00DB3DE4">
      <w:pPr>
        <w:spacing w:after="240"/>
        <w:jc w:val="both"/>
        <w:rPr>
          <w:b/>
        </w:rPr>
      </w:pPr>
      <w:r w:rsidRPr="00DB3DE4">
        <w:rPr>
          <w:b/>
        </w:rPr>
        <w:t>Open Image -&gt; Crop -&gt; Export as PNG -&gt; Adjust Contrast -&gt; Export as PNG -&gt; Clone -&gt; Export as PNG -&gt; Run Journaling Tool -&gt; Add image nodes to graph</w:t>
      </w:r>
    </w:p>
    <w:p w14:paraId="331326E4" w14:textId="4B055707" w:rsidR="00DB3DE4" w:rsidRPr="00DB3DE4" w:rsidRDefault="00DB3DE4" w:rsidP="00DB3DE4">
      <w:pPr>
        <w:pStyle w:val="BodyText"/>
      </w:pPr>
      <w:r w:rsidRPr="00DB3DE4">
        <w:t xml:space="preserve">The second way is to “save-as-you-go,” that is, save over the same image each edit. The journaling tool makes copies of the imported images, and therefore it is possible to load multiple instances of the same file as different nodes. </w:t>
      </w:r>
      <w:ins w:id="67" w:author="Eric Robertson" w:date="2016-08-24T12:41:00Z">
        <w:r w:rsidR="00735796">
          <w:t xml:space="preserve"> </w:t>
        </w:r>
      </w:ins>
      <w:r w:rsidRPr="00DB3DE4">
        <w:t>An example workflow for this method would be:</w:t>
      </w:r>
    </w:p>
    <w:p w14:paraId="00C7CC3A" w14:textId="77777777" w:rsidR="00DB3DE4" w:rsidRPr="00DB3DE4" w:rsidRDefault="00DB3DE4" w:rsidP="00DB3DE4">
      <w:pPr>
        <w:spacing w:after="240"/>
        <w:jc w:val="both"/>
        <w:rPr>
          <w:b/>
        </w:rPr>
      </w:pPr>
      <w:r w:rsidRPr="00DB3DE4">
        <w:rPr>
          <w:b/>
        </w:rPr>
        <w:t>Open Image -&gt; Run Journaling Tool -&gt; Add image node-&gt; Crop -&gt; Save -&gt; Add Image node to graph-&gt; Adjust Contrast -&gt; Save -&gt; Add image node to graph -&gt; Clone -&gt; Save -&gt; Add image node to graph…</w:t>
      </w:r>
    </w:p>
    <w:p w14:paraId="26E88D4C" w14:textId="428169B6" w:rsidR="00735796" w:rsidRDefault="00DB3DE4" w:rsidP="00DB3DE4">
      <w:pPr>
        <w:jc w:val="both"/>
        <w:rPr>
          <w:ins w:id="68" w:author="Eric Robertson" w:date="2016-08-24T12:41:00Z"/>
        </w:rPr>
      </w:pPr>
      <w:r w:rsidRPr="00DB3DE4">
        <w:t>The journaling tool has the ability to automatically select the next modified image in the directory (see section 3.3: Processing). To use this feature, image manipulation steps should be saved out in numerical order (e.g. image_mod_</w:t>
      </w:r>
      <w:ins w:id="69" w:author="Eric Robertson" w:date="2016-08-24T12:39:00Z">
        <w:r w:rsidR="00735796">
          <w:t>0</w:t>
        </w:r>
      </w:ins>
      <w:r w:rsidRPr="00DB3DE4">
        <w:t>1.PNG, image_mod_</w:t>
      </w:r>
      <w:ins w:id="70" w:author="Eric Robertson" w:date="2016-08-24T12:39:00Z">
        <w:r w:rsidR="00735796">
          <w:t>0</w:t>
        </w:r>
      </w:ins>
      <w:r w:rsidRPr="00DB3DE4">
        <w:t xml:space="preserve">2.PNG, </w:t>
      </w:r>
      <w:proofErr w:type="spellStart"/>
      <w:r w:rsidRPr="00DB3DE4">
        <w:t>etc</w:t>
      </w:r>
      <w:proofErr w:type="spellEnd"/>
      <w:r w:rsidRPr="00DB3DE4">
        <w:t>).</w:t>
      </w:r>
    </w:p>
    <w:p w14:paraId="53FA791E" w14:textId="77777777" w:rsidR="00735796" w:rsidRDefault="00735796" w:rsidP="00DB3DE4">
      <w:pPr>
        <w:jc w:val="both"/>
      </w:pPr>
    </w:p>
    <w:p w14:paraId="722EA189" w14:textId="77777777" w:rsidR="00DB3DE4" w:rsidRDefault="00DB3DE4" w:rsidP="00DB3DE4">
      <w:pPr>
        <w:jc w:val="both"/>
      </w:pPr>
    </w:p>
    <w:p w14:paraId="01F80B02" w14:textId="77777777" w:rsidR="00DB3DE4" w:rsidRDefault="00DB3DE4" w:rsidP="00DB3DE4">
      <w:pPr>
        <w:pStyle w:val="Heading3"/>
      </w:pPr>
      <w:bookmarkStart w:id="71" w:name="_Toc457993687"/>
      <w:r>
        <w:t>JPEG Workflow</w:t>
      </w:r>
      <w:bookmarkEnd w:id="71"/>
    </w:p>
    <w:p w14:paraId="23CAFBC2" w14:textId="77777777" w:rsidR="00DB3DE4" w:rsidRDefault="00DB3DE4" w:rsidP="00DB3DE4">
      <w:r>
        <w:t>To avoid artifacts from recompression, all edits to a JPEG image should be made on a lossless version of the image. Manipulators using the tool should:</w:t>
      </w:r>
    </w:p>
    <w:p w14:paraId="3D290584" w14:textId="77777777" w:rsidR="00DB3DE4" w:rsidRPr="004D0AAB" w:rsidRDefault="00DB3DE4" w:rsidP="00DB3DE4">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Import the original JPEG image into the tool as the base image</w:t>
      </w:r>
      <w:r w:rsidR="00606378" w:rsidRPr="004D0AAB">
        <w:rPr>
          <w:rFonts w:ascii="Times New Roman" w:hAnsi="Times New Roman" w:cs="Times New Roman"/>
          <w:sz w:val="24"/>
        </w:rPr>
        <w:t>.</w:t>
      </w:r>
    </w:p>
    <w:p w14:paraId="69C560BB" w14:textId="77777777" w:rsidR="00DB3DE4" w:rsidRPr="004D0AAB" w:rsidRDefault="00DB3DE4" w:rsidP="00DB3DE4">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Export the JPEG image as PNG (lossless) and import the PNG image as the first step</w:t>
      </w:r>
      <w:r w:rsidR="00606378" w:rsidRPr="004D0AAB">
        <w:rPr>
          <w:rFonts w:ascii="Times New Roman" w:hAnsi="Times New Roman" w:cs="Times New Roman"/>
          <w:sz w:val="24"/>
        </w:rPr>
        <w:t>.</w:t>
      </w:r>
      <w:r w:rsidR="007E73CA" w:rsidRPr="004D0AAB">
        <w:rPr>
          <w:rFonts w:ascii="Times New Roman" w:hAnsi="Times New Roman" w:cs="Times New Roman"/>
          <w:sz w:val="24"/>
        </w:rPr>
        <w:t xml:space="preserve"> This can be done automatically using the </w:t>
      </w:r>
      <w:proofErr w:type="spellStart"/>
      <w:r w:rsidR="007E73CA" w:rsidRPr="004D0AAB">
        <w:rPr>
          <w:rFonts w:ascii="Times New Roman" w:hAnsi="Times New Roman" w:cs="Times New Roman"/>
          <w:sz w:val="24"/>
        </w:rPr>
        <w:t>SaveAsPNG</w:t>
      </w:r>
      <w:proofErr w:type="spellEnd"/>
      <w:r w:rsidR="007E73CA" w:rsidRPr="004D0AAB">
        <w:rPr>
          <w:rFonts w:ascii="Times New Roman" w:hAnsi="Times New Roman" w:cs="Times New Roman"/>
          <w:sz w:val="24"/>
        </w:rPr>
        <w:t xml:space="preserve"> plugin (skip step 3).</w:t>
      </w:r>
    </w:p>
    <w:p w14:paraId="541CE696" w14:textId="77777777" w:rsidR="00DB3DE4" w:rsidRPr="004D0AAB" w:rsidRDefault="00DB3DE4" w:rsidP="00DB3DE4">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Create a link with the operation ‘</w:t>
      </w:r>
      <w:proofErr w:type="spellStart"/>
      <w:r w:rsidRPr="004D0AAB">
        <w:rPr>
          <w:rFonts w:ascii="Times New Roman" w:hAnsi="Times New Roman" w:cs="Times New Roman"/>
          <w:sz w:val="24"/>
        </w:rPr>
        <w:t>OutputPNG</w:t>
      </w:r>
      <w:proofErr w:type="spellEnd"/>
      <w:r w:rsidRPr="004D0AAB">
        <w:rPr>
          <w:rFonts w:ascii="Times New Roman" w:hAnsi="Times New Roman" w:cs="Times New Roman"/>
          <w:sz w:val="24"/>
        </w:rPr>
        <w:t>’ between the two nodes</w:t>
      </w:r>
      <w:r w:rsidR="00606378" w:rsidRPr="004D0AAB">
        <w:rPr>
          <w:rFonts w:ascii="Times New Roman" w:hAnsi="Times New Roman" w:cs="Times New Roman"/>
          <w:sz w:val="24"/>
        </w:rPr>
        <w:t>.</w:t>
      </w:r>
    </w:p>
    <w:p w14:paraId="73C6DD9C" w14:textId="77777777" w:rsidR="007E73CA" w:rsidRPr="004D0AAB" w:rsidRDefault="00DB3DE4" w:rsidP="007E73CA">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Perform manipulations as described above.</w:t>
      </w:r>
    </w:p>
    <w:p w14:paraId="2F3090B3" w14:textId="77777777" w:rsidR="007E73CA" w:rsidRPr="004D0AAB" w:rsidRDefault="007E73CA" w:rsidP="007E73CA">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 xml:space="preserve"> Use the Journaling Tool’s ‘Create JPEG’ option to save the image back as a JPEG and copy the metadata. This will use the base JPEG image as the donor</w:t>
      </w:r>
      <w:r w:rsidR="004D0AAB">
        <w:rPr>
          <w:rFonts w:ascii="Times New Roman" w:hAnsi="Times New Roman" w:cs="Times New Roman"/>
          <w:sz w:val="24"/>
        </w:rPr>
        <w:t xml:space="preserve"> for compression information</w:t>
      </w:r>
      <w:r w:rsidRPr="004D0AAB">
        <w:rPr>
          <w:rFonts w:ascii="Times New Roman" w:hAnsi="Times New Roman" w:cs="Times New Roman"/>
          <w:sz w:val="24"/>
        </w:rPr>
        <w:t>.</w:t>
      </w:r>
    </w:p>
    <w:p w14:paraId="752BF393" w14:textId="77777777" w:rsidR="00DB3DE4" w:rsidRPr="002A6DDE" w:rsidDel="008C7ED2" w:rsidRDefault="00DB3DE4" w:rsidP="00DB3DE4">
      <w:pPr>
        <w:rPr>
          <w:del w:id="72" w:author="Eric Robertson" w:date="2016-08-25T09:28:00Z"/>
        </w:rPr>
      </w:pPr>
    </w:p>
    <w:bookmarkEnd w:id="49"/>
    <w:bookmarkEnd w:id="50"/>
    <w:p w14:paraId="2FAFC9F5" w14:textId="77777777" w:rsidR="008C7ED2" w:rsidRDefault="008C7ED2" w:rsidP="008C7ED2">
      <w:pPr>
        <w:pStyle w:val="Heading1"/>
        <w:numPr>
          <w:ilvl w:val="0"/>
          <w:numId w:val="0"/>
        </w:numPr>
        <w:rPr>
          <w:ins w:id="73" w:author="Eric Robertson" w:date="2016-08-25T09:28:00Z"/>
        </w:rPr>
        <w:pPrChange w:id="74" w:author="Eric Robertson" w:date="2016-08-25T09:28:00Z">
          <w:pPr>
            <w:pStyle w:val="Heading1"/>
          </w:pPr>
        </w:pPrChange>
      </w:pPr>
    </w:p>
    <w:p w14:paraId="322C325C" w14:textId="77777777" w:rsidR="00BC0B7D" w:rsidRDefault="00243A03" w:rsidP="00C8495E">
      <w:pPr>
        <w:pStyle w:val="Heading1"/>
        <w:rPr>
          <w:ins w:id="75" w:author="Eric Robertson" w:date="2016-08-25T09:28:00Z"/>
        </w:rPr>
      </w:pPr>
      <w:r>
        <w:t xml:space="preserve"> </w:t>
      </w:r>
      <w:bookmarkStart w:id="76" w:name="_Toc456792468"/>
      <w:bookmarkStart w:id="77" w:name="_Toc457993688"/>
      <w:r>
        <w:t>Graph Operations</w:t>
      </w:r>
      <w:bookmarkEnd w:id="76"/>
      <w:bookmarkEnd w:id="77"/>
    </w:p>
    <w:p w14:paraId="05E399F8" w14:textId="34ED4E7C" w:rsidR="008C7ED2" w:rsidRDefault="008C7ED2" w:rsidP="008C7ED2">
      <w:pPr>
        <w:rPr>
          <w:ins w:id="78" w:author="Eric Robertson" w:date="2016-08-25T09:33:00Z"/>
        </w:rPr>
        <w:pPrChange w:id="79" w:author="Eric Robertson" w:date="2016-08-25T09:29:00Z">
          <w:pPr>
            <w:pStyle w:val="Heading1"/>
          </w:pPr>
        </w:pPrChange>
      </w:pPr>
      <w:ins w:id="80" w:author="Eric Robertson" w:date="2016-08-25T09:28:00Z">
        <w:r w:rsidRPr="00E03312">
          <w:t xml:space="preserve">The graph </w:t>
        </w:r>
        <w:r w:rsidRPr="008C7ED2">
          <w:t>viewer</w:t>
        </w:r>
        <w:r w:rsidRPr="00E03312">
          <w:t xml:space="preserve"> </w:t>
        </w:r>
        <w:r w:rsidRPr="008C7ED2">
          <w:t>is an interactive display.  The left mouse enables moving of</w:t>
        </w:r>
      </w:ins>
      <w:ins w:id="81" w:author="Eric Robertson" w:date="2016-08-25T09:29:00Z">
        <w:r>
          <w:t xml:space="preserve"> a</w:t>
        </w:r>
      </w:ins>
      <w:ins w:id="82" w:author="Eric Robertson" w:date="2016-08-25T09:28:00Z">
        <w:r w:rsidRPr="008C7ED2">
          <w:t xml:space="preserve"> </w:t>
        </w:r>
        <w:r>
          <w:t xml:space="preserve">single node </w:t>
        </w:r>
      </w:ins>
      <w:ins w:id="83" w:author="Eric Robertson" w:date="2016-08-25T09:29:00Z">
        <w:r>
          <w:t xml:space="preserve">or a </w:t>
        </w:r>
      </w:ins>
      <w:ins w:id="84" w:author="Eric Robertson" w:date="2016-08-25T09:28:00Z">
        <w:r w:rsidRPr="008C7ED2">
          <w:t xml:space="preserve">group of nodes (Lasso).  </w:t>
        </w:r>
      </w:ins>
      <w:ins w:id="85" w:author="Eric Robertson" w:date="2016-08-25T09:29:00Z">
        <w:r>
          <w:t>When selecting a group of nodes, the selection box must include the nodes full text.</w:t>
        </w:r>
      </w:ins>
      <w:ins w:id="86" w:author="Eric Robertson" w:date="2016-08-25T09:30:00Z">
        <w:r>
          <w:t xml:space="preserve">  The right mouse button (and double click) selects a node or edge, prompting the user with a menu.  Node menu options include </w:t>
        </w:r>
      </w:ins>
      <w:ins w:id="87" w:author="Eric Robertson" w:date="2016-08-25T09:31:00Z">
        <w:r w:rsidR="00776150">
          <w:t xml:space="preserve">inspecting composite masks, removing nodes, exporting and all its dependencies to an archive (subset project).  Edge menu options include </w:t>
        </w:r>
      </w:ins>
      <w:ins w:id="88" w:author="Eric Robertson" w:date="2016-08-25T09:32:00Z">
        <w:r w:rsidR="00776150">
          <w:t xml:space="preserve">edge </w:t>
        </w:r>
      </w:ins>
      <w:ins w:id="89" w:author="Eric Robertson" w:date="2016-08-25T09:31:00Z">
        <w:r w:rsidR="00776150">
          <w:t xml:space="preserve">inspection, </w:t>
        </w:r>
      </w:ins>
      <w:ins w:id="90" w:author="Eric Robertson" w:date="2016-08-25T09:32:00Z">
        <w:r w:rsidR="00776150">
          <w:t xml:space="preserve">edge </w:t>
        </w:r>
      </w:ins>
      <w:ins w:id="91" w:author="Eric Robertson" w:date="2016-08-25T09:31:00Z">
        <w:r w:rsidR="00776150">
          <w:t xml:space="preserve">editing, </w:t>
        </w:r>
      </w:ins>
      <w:ins w:id="92" w:author="Eric Robertson" w:date="2016-08-25T09:32:00Z">
        <w:r w:rsidR="00776150">
          <w:t xml:space="preserve">edge </w:t>
        </w:r>
      </w:ins>
      <w:ins w:id="93" w:author="Eric Robertson" w:date="2016-08-25T09:31:00Z">
        <w:r w:rsidR="00776150">
          <w:t>removal</w:t>
        </w:r>
      </w:ins>
      <w:ins w:id="94" w:author="Eric Robertson" w:date="2016-08-25T09:33:00Z">
        <w:r w:rsidR="00776150">
          <w:t>,</w:t>
        </w:r>
      </w:ins>
      <w:ins w:id="95" w:author="Eric Robertson" w:date="2016-08-25T09:31:00Z">
        <w:r w:rsidR="00776150">
          <w:t xml:space="preserve"> and composite mask </w:t>
        </w:r>
      </w:ins>
      <w:ins w:id="96" w:author="Eric Robertson" w:date="2016-08-25T09:32:00Z">
        <w:r w:rsidR="00776150">
          <w:t xml:space="preserve">selection and </w:t>
        </w:r>
      </w:ins>
      <w:ins w:id="97" w:author="Eric Robertson" w:date="2016-08-25T09:31:00Z">
        <w:r w:rsidR="00776150">
          <w:t>inclusion.</w:t>
        </w:r>
      </w:ins>
    </w:p>
    <w:p w14:paraId="0EE8B634" w14:textId="77777777" w:rsidR="00776150" w:rsidRDefault="00776150" w:rsidP="008C7ED2">
      <w:pPr>
        <w:rPr>
          <w:ins w:id="98" w:author="Eric Robertson" w:date="2016-08-25T09:33:00Z"/>
        </w:rPr>
        <w:pPrChange w:id="99" w:author="Eric Robertson" w:date="2016-08-25T09:29:00Z">
          <w:pPr>
            <w:pStyle w:val="Heading1"/>
          </w:pPr>
        </w:pPrChange>
      </w:pPr>
    </w:p>
    <w:p w14:paraId="10A2A37D" w14:textId="6A5E1A77" w:rsidR="00776150" w:rsidRDefault="00776150" w:rsidP="008C7ED2">
      <w:pPr>
        <w:rPr>
          <w:ins w:id="100" w:author="Eric Robertson" w:date="2016-08-25T09:35:00Z"/>
        </w:rPr>
        <w:pPrChange w:id="101" w:author="Eric Robertson" w:date="2016-08-25T09:29:00Z">
          <w:pPr>
            <w:pStyle w:val="Heading1"/>
          </w:pPr>
        </w:pPrChange>
      </w:pPr>
      <w:ins w:id="102" w:author="Eric Robertson" w:date="2016-08-25T09:33:00Z">
        <w:r>
          <w:t>All nodes are effectively the same.  From a terminology standpoint, a node that does not have any in-bound links is a base image node.  The base image represents an un</w:t>
        </w:r>
      </w:ins>
      <w:ins w:id="103" w:author="Eric Robertson" w:date="2016-08-25T09:34:00Z">
        <w:r>
          <w:t>-</w:t>
        </w:r>
      </w:ins>
      <w:ins w:id="104" w:author="Eric Robertson" w:date="2016-08-25T09:33:00Z">
        <w:r>
          <w:t>manipulated starting image.</w:t>
        </w:r>
      </w:ins>
      <w:ins w:id="105" w:author="Eric Robertson" w:date="2016-08-25T09:34:00Z">
        <w:r>
          <w:t xml:space="preserve">  The base image may either be the basis for a final image(s) or a donor to the final image</w:t>
        </w:r>
      </w:ins>
      <w:ins w:id="106" w:author="Eric Robertson" w:date="2016-08-25T09:35:00Z">
        <w:r>
          <w:t xml:space="preserve">(s).  A donor image provides some part of the image to a final image(s).  </w:t>
        </w:r>
      </w:ins>
    </w:p>
    <w:p w14:paraId="2B86B86E" w14:textId="77777777" w:rsidR="00776150" w:rsidRDefault="00776150" w:rsidP="008C7ED2">
      <w:pPr>
        <w:rPr>
          <w:ins w:id="107" w:author="Eric Robertson" w:date="2016-08-25T09:35:00Z"/>
        </w:rPr>
        <w:pPrChange w:id="108" w:author="Eric Robertson" w:date="2016-08-25T09:29:00Z">
          <w:pPr>
            <w:pStyle w:val="Heading1"/>
          </w:pPr>
        </w:pPrChange>
      </w:pPr>
    </w:p>
    <w:p w14:paraId="372A4483" w14:textId="0C0444B4" w:rsidR="00776150" w:rsidRDefault="00776150" w:rsidP="008C7ED2">
      <w:pPr>
        <w:rPr>
          <w:ins w:id="109" w:author="Eric Robertson" w:date="2016-08-25T09:29:00Z"/>
        </w:rPr>
        <w:pPrChange w:id="110" w:author="Eric Robertson" w:date="2016-08-25T09:29:00Z">
          <w:pPr>
            <w:pStyle w:val="Heading1"/>
          </w:pPr>
        </w:pPrChange>
      </w:pPr>
      <w:ins w:id="111" w:author="Eric Robertson" w:date="2016-08-25T09:35:00Z">
        <w:r>
          <w:t>Final images do not have any outgoing edges.</w:t>
        </w:r>
      </w:ins>
      <w:ins w:id="112" w:author="Eric Robertson" w:date="2016-08-25T09:36:00Z">
        <w:r>
          <w:t xml:space="preserve"> A project may produce more than one final image.  It is best practice to have a single base image  (not including donors) for all final images.  Thus, each project represents a</w:t>
        </w:r>
      </w:ins>
      <w:ins w:id="113" w:author="Eric Robertson" w:date="2016-08-25T09:37:00Z">
        <w:r>
          <w:t>ll manipulated artifacts applied</w:t>
        </w:r>
      </w:ins>
      <w:ins w:id="114" w:author="Eric Robertson" w:date="2016-08-25T09:36:00Z">
        <w:r>
          <w:t xml:space="preserve"> </w:t>
        </w:r>
      </w:ins>
      <w:ins w:id="115" w:author="Eric Robertson" w:date="2016-08-25T09:37:00Z">
        <w:r>
          <w:t xml:space="preserve">to </w:t>
        </w:r>
      </w:ins>
      <w:ins w:id="116" w:author="Eric Robertson" w:date="2016-08-25T09:36:00Z">
        <w:r>
          <w:t>single base image</w:t>
        </w:r>
      </w:ins>
      <w:ins w:id="117" w:author="Eric Robertson" w:date="2016-08-25T09:46:00Z">
        <w:r w:rsidR="00D05CCF">
          <w:t>.</w:t>
        </w:r>
      </w:ins>
    </w:p>
    <w:p w14:paraId="539446D9" w14:textId="77777777" w:rsidR="008C7ED2" w:rsidRPr="00E03312" w:rsidRDefault="008C7ED2" w:rsidP="008C7ED2">
      <w:pPr>
        <w:pPrChange w:id="118" w:author="Eric Robertson" w:date="2016-08-25T09:29:00Z">
          <w:pPr>
            <w:pStyle w:val="Heading1"/>
          </w:pPr>
        </w:pPrChange>
      </w:pPr>
    </w:p>
    <w:p w14:paraId="6494B2E2" w14:textId="77777777" w:rsidR="00243A03" w:rsidRPr="00E711A7" w:rsidRDefault="00243A03" w:rsidP="00C8495E">
      <w:pPr>
        <w:pStyle w:val="Heading2"/>
        <w:rPr>
          <w:rStyle w:val="SubtleEmphasis"/>
          <w:i w:val="0"/>
          <w:color w:val="auto"/>
        </w:rPr>
      </w:pPr>
      <w:bookmarkStart w:id="119" w:name="_Toc456792469"/>
      <w:bookmarkStart w:id="120" w:name="_Toc457993689"/>
      <w:r w:rsidRPr="00E711A7">
        <w:rPr>
          <w:rStyle w:val="SubtleEmphasis"/>
          <w:i w:val="0"/>
          <w:color w:val="auto"/>
        </w:rPr>
        <w:t>Linking Nodes</w:t>
      </w:r>
      <w:bookmarkEnd w:id="119"/>
      <w:bookmarkEnd w:id="120"/>
    </w:p>
    <w:p w14:paraId="379F8289" w14:textId="77777777" w:rsidR="00243A03" w:rsidRDefault="00243A03" w:rsidP="00AA3D31">
      <w:pPr>
        <w:pStyle w:val="BodyText"/>
      </w:pPr>
      <w:r w:rsidRPr="00F71748">
        <w:t>Links record a single action (manipulation) taken on one image to produce another. An image node can only have one input link (with the exception of Paste/Splice, see below). An image node can contribute to multiple different manipulation paths resulting in many different images. Therefore, an image node may have several output links. A helpful graphical description of the UI is shown on the following page.</w:t>
      </w:r>
    </w:p>
    <w:p w14:paraId="7D5F93F6" w14:textId="77777777" w:rsidR="00243A03" w:rsidRDefault="00243A03" w:rsidP="00AA3D31">
      <w:pPr>
        <w:pStyle w:val="BodyText"/>
      </w:pPr>
      <w:r w:rsidRPr="00F71748">
        <w:t xml:space="preserve">Image nodes may be selected, changing image display. The image associated with selected image node is shown in the left most image box. The right two boxes are left blank. Image nodes can be removed, and all input and output links to that node are removed as well. Images can be connected to another image node. When 'connect to' is selected, the cursor changes to a cross. Select another image node that is either an image node without any links (input or output) links OR an image node with one input link with operation </w:t>
      </w:r>
      <w:proofErr w:type="spellStart"/>
      <w:r w:rsidRPr="00F71748">
        <w:t>PasteSplice</w:t>
      </w:r>
      <w:proofErr w:type="spellEnd"/>
      <w:r w:rsidRPr="00F71748">
        <w:t xml:space="preserve"> (again, see Paste Splice below). </w:t>
      </w:r>
    </w:p>
    <w:p w14:paraId="56BC4E89" w14:textId="77777777" w:rsidR="00243A03" w:rsidRDefault="00243A03" w:rsidP="00AA3D31">
      <w:pPr>
        <w:pStyle w:val="BodyText"/>
      </w:pPr>
      <w:r w:rsidRPr="00F71748">
        <w:t>Image nodes may be exported. Exporting an image node results the creation of compressed archive file with the node and all edges and nodes leading up to the node. The name of the compressed file and the enclosed project is the node's image name (replacing '.' with '_').</w:t>
      </w:r>
    </w:p>
    <w:p w14:paraId="111DB584" w14:textId="77777777" w:rsidR="00243A03" w:rsidRDefault="00243A03" w:rsidP="00AA3D31">
      <w:pPr>
        <w:pStyle w:val="BodyText"/>
        <w:rPr>
          <w:ins w:id="121" w:author="Eric Robertson" w:date="2016-08-25T14:06:00Z"/>
        </w:rPr>
      </w:pPr>
      <w:r w:rsidRPr="00F71748">
        <w:t>Links may also be selected, changing the image display to show the output node, input node and associated difference mask. Editing a link permits the user to change the operation and description. Links created using a plugin operation ([Process Next w/Filter [Ctrl-f]) cannot be edited.  They may be inspected. Inspection opens a separate window with the description of the link.</w:t>
      </w:r>
    </w:p>
    <w:p w14:paraId="6B92DCA6" w14:textId="77777777" w:rsidR="00CC39DE" w:rsidRDefault="00CC39DE" w:rsidP="00CC39DE">
      <w:pPr>
        <w:rPr>
          <w:ins w:id="122" w:author="Eric Robertson" w:date="2016-08-25T14:06:00Z"/>
        </w:rPr>
        <w:pPrChange w:id="123" w:author="Eric Robertson" w:date="2016-08-25T14:06:00Z">
          <w:pPr>
            <w:pStyle w:val="BodyText"/>
          </w:pPr>
        </w:pPrChange>
      </w:pPr>
    </w:p>
    <w:p w14:paraId="7C27B7E6" w14:textId="50D9A23F" w:rsidR="00CC39DE" w:rsidRDefault="00CC39DE" w:rsidP="00CC39DE">
      <w:pPr>
        <w:pStyle w:val="Heading3"/>
        <w:rPr>
          <w:ins w:id="124" w:author="Eric Robertson" w:date="2016-08-25T14:09:00Z"/>
        </w:rPr>
        <w:pPrChange w:id="125" w:author="Eric Robertson" w:date="2016-08-25T14:06:00Z">
          <w:pPr>
            <w:pStyle w:val="BodyText"/>
          </w:pPr>
        </w:pPrChange>
      </w:pPr>
      <w:ins w:id="126" w:author="Eric Robertson" w:date="2016-08-25T14:06:00Z">
        <w:r>
          <w:t>Video Displays</w:t>
        </w:r>
      </w:ins>
    </w:p>
    <w:p w14:paraId="2EBF4423" w14:textId="069DEBBB" w:rsidR="00775081" w:rsidRDefault="00775081" w:rsidP="00775081">
      <w:pPr>
        <w:rPr>
          <w:ins w:id="127" w:author="Eric Robertson" w:date="2016-08-25T14:10:00Z"/>
        </w:rPr>
        <w:pPrChange w:id="128" w:author="Eric Robertson" w:date="2016-08-25T14:09:00Z">
          <w:pPr>
            <w:pStyle w:val="BodyText"/>
          </w:pPr>
        </w:pPrChange>
      </w:pPr>
      <w:ins w:id="129" w:author="Eric Robertson" w:date="2016-08-25T14:09:00Z">
        <w:r>
          <w:t xml:space="preserve">When working with video nodes, image displays contain a </w:t>
        </w:r>
      </w:ins>
      <w:ins w:id="130" w:author="Eric Robertson" w:date="2016-08-25T14:10:00Z">
        <w:r>
          <w:t>frame</w:t>
        </w:r>
      </w:ins>
      <w:ins w:id="131" w:author="Eric Robertson" w:date="2016-08-25T14:09:00Z">
        <w:r>
          <w:t xml:space="preserve"> from the video.  The </w:t>
        </w:r>
      </w:ins>
      <w:ins w:id="132" w:author="Eric Robertson" w:date="2016-08-25T14:14:00Z">
        <w:r>
          <w:t>tool selects th</w:t>
        </w:r>
      </w:ins>
      <w:ins w:id="133" w:author="Eric Robertson" w:date="2016-08-25T14:10:00Z">
        <w:r>
          <w:t>e most diverse in color ranges over the first 25 frames of the video.</w:t>
        </w:r>
      </w:ins>
    </w:p>
    <w:p w14:paraId="4340F0CE" w14:textId="77777777" w:rsidR="00775081" w:rsidRDefault="00775081" w:rsidP="00775081">
      <w:pPr>
        <w:rPr>
          <w:ins w:id="134" w:author="Eric Robertson" w:date="2016-08-25T14:10:00Z"/>
        </w:rPr>
        <w:pPrChange w:id="135" w:author="Eric Robertson" w:date="2016-08-25T14:09:00Z">
          <w:pPr>
            <w:pStyle w:val="BodyText"/>
          </w:pPr>
        </w:pPrChange>
      </w:pPr>
    </w:p>
    <w:p w14:paraId="1EC59E85" w14:textId="6CDE2BFA" w:rsidR="00775081" w:rsidRPr="00775081" w:rsidRDefault="00775081" w:rsidP="00775081">
      <w:pPr>
        <w:pPrChange w:id="136" w:author="Eric Robertson" w:date="2016-08-25T14:09:00Z">
          <w:pPr>
            <w:pStyle w:val="BodyText"/>
          </w:pPr>
        </w:pPrChange>
      </w:pPr>
      <w:ins w:id="137" w:author="Eric Robertson" w:date="2016-08-25T14:10:00Z">
        <w:r>
          <w:t>Each image display is a button.  Click on the image</w:t>
        </w:r>
      </w:ins>
      <w:ins w:id="138" w:author="Eric Robertson" w:date="2016-08-25T14:11:00Z">
        <w:r>
          <w:t xml:space="preserve"> opens the image in the default system viewer.  In the case of videos, the default system viewer </w:t>
        </w:r>
      </w:ins>
      <w:ins w:id="139" w:author="Eric Robertson" w:date="2016-08-25T14:09:00Z">
        <w:r>
          <w:t>is a movie pl</w:t>
        </w:r>
      </w:ins>
      <w:ins w:id="140" w:author="Eric Robertson" w:date="2016-08-25T14:15:00Z">
        <w:r>
          <w:t>a</w:t>
        </w:r>
      </w:ins>
      <w:ins w:id="141" w:author="Eric Robertson" w:date="2016-08-25T14:09:00Z">
        <w:r>
          <w:t>yer.</w:t>
        </w:r>
      </w:ins>
    </w:p>
    <w:p w14:paraId="3BC930F7" w14:textId="77777777" w:rsidR="00254AB0" w:rsidRDefault="00254AB0"/>
    <w:p w14:paraId="30684D6C" w14:textId="77777777" w:rsidR="001277A7" w:rsidRPr="001277A7" w:rsidRDefault="00E04D7F" w:rsidP="001277A7">
      <w:pPr>
        <w:pStyle w:val="Heading2"/>
      </w:pPr>
      <w:bookmarkStart w:id="142" w:name="_Toc456792470"/>
      <w:bookmarkStart w:id="143" w:name="_Toc457993690"/>
      <w:r w:rsidRPr="00E04D7F">
        <w:rPr>
          <w:b w:val="0"/>
          <w:noProof/>
          <w:sz w:val="20"/>
        </w:rPr>
        <mc:AlternateContent>
          <mc:Choice Requires="wps">
            <w:drawing>
              <wp:anchor distT="0" distB="0" distL="114300" distR="114300" simplePos="0" relativeHeight="251665408" behindDoc="0" locked="0" layoutInCell="1" allowOverlap="1" wp14:anchorId="23CD7EB8" wp14:editId="1D831ADC">
                <wp:simplePos x="0" y="0"/>
                <wp:positionH relativeFrom="column">
                  <wp:posOffset>4019550</wp:posOffset>
                </wp:positionH>
                <wp:positionV relativeFrom="paragraph">
                  <wp:posOffset>352425</wp:posOffset>
                </wp:positionV>
                <wp:extent cx="1831351" cy="276999"/>
                <wp:effectExtent l="0" t="0" r="0" b="0"/>
                <wp:wrapNone/>
                <wp:docPr id="7" name="TextBox 6"/>
                <wp:cNvGraphicFramePr/>
                <a:graphic xmlns:a="http://schemas.openxmlformats.org/drawingml/2006/main">
                  <a:graphicData uri="http://schemas.microsoft.com/office/word/2010/wordprocessingShape">
                    <wps:wsp>
                      <wps:cNvSpPr txBox="1"/>
                      <wps:spPr>
                        <a:xfrm>
                          <a:off x="0" y="0"/>
                          <a:ext cx="1831351" cy="276999"/>
                        </a:xfrm>
                        <a:prstGeom prst="rect">
                          <a:avLst/>
                        </a:prstGeom>
                        <a:noFill/>
                      </wps:spPr>
                      <wps:txbx>
                        <w:txbxContent>
                          <w:p w14:paraId="0F855C20" w14:textId="77777777" w:rsidR="00913E1C" w:rsidRDefault="00913E1C" w:rsidP="00E04D7F">
                            <w:pPr>
                              <w:pStyle w:val="NormalWeb"/>
                              <w:spacing w:before="0" w:beforeAutospacing="0" w:after="0" w:afterAutospacing="0"/>
                            </w:pPr>
                            <w:r>
                              <w:rPr>
                                <w:rFonts w:asciiTheme="minorHAnsi" w:hAnsi="Calibri" w:cstheme="minorBidi"/>
                                <w:color w:val="C00000"/>
                                <w:kern w:val="24"/>
                              </w:rPr>
                              <w:t>Mask Represented By Link</w:t>
                            </w:r>
                          </w:p>
                        </w:txbxContent>
                      </wps:txbx>
                      <wps:bodyPr wrap="square" rtlCol="0">
                        <a:spAutoFit/>
                      </wps:bodyPr>
                    </wps:wsp>
                  </a:graphicData>
                </a:graphic>
              </wp:anchor>
            </w:drawing>
          </mc:Choice>
          <mc:Fallback>
            <w:pict>
              <v:shapetype id="_x0000_t202" coordsize="21600,21600" o:spt="202" path="m0,0l0,21600,21600,21600,21600,0xe">
                <v:stroke joinstyle="miter"/>
                <v:path gradientshapeok="t" o:connecttype="rect"/>
              </v:shapetype>
              <v:shape id="TextBox 6" o:spid="_x0000_s1026" type="#_x0000_t202" style="position:absolute;left:0;text-align:left;margin-left:316.5pt;margin-top:27.75pt;width:144.2pt;height:21.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" filled="f" stroked="f">
                <v:textbox style="mso-fit-shape-to-text:t">
                  <w:txbxContent>
                    <w:p w14:paraId="0F855C20" w14:textId="77777777" w:rsidR="00913E1C" w:rsidRDefault="00913E1C" w:rsidP="00E04D7F">
                      <w:pPr>
                        <w:pStyle w:val="NormalWeb"/>
                        <w:spacing w:before="0" w:beforeAutospacing="0" w:after="0" w:afterAutospacing="0"/>
                      </w:pPr>
                      <w:r>
                        <w:rPr>
                          <w:rFonts w:asciiTheme="minorHAnsi" w:hAnsi="Calibri" w:cstheme="minorBidi"/>
                          <w:color w:val="C00000"/>
                          <w:kern w:val="24"/>
                        </w:rPr>
                        <w:t>Mask Represented By Link</w:t>
                      </w:r>
                    </w:p>
                  </w:txbxContent>
                </v:textbox>
              </v:shape>
            </w:pict>
          </mc:Fallback>
        </mc:AlternateContent>
      </w:r>
      <w:r w:rsidR="003D3906">
        <w:t>Interface Demonstration</w:t>
      </w:r>
      <w:bookmarkEnd w:id="142"/>
      <w:bookmarkEnd w:id="143"/>
      <w:r w:rsidR="002C22C6" w:rsidRPr="001277A7">
        <w:rPr>
          <w:b w:val="0"/>
          <w:noProof/>
          <w:sz w:val="20"/>
        </w:rPr>
        <w:t xml:space="preserve"> </w:t>
      </w:r>
    </w:p>
    <w:p w14:paraId="2C6EEBF9" w14:textId="77777777" w:rsidR="00AA3D31" w:rsidRDefault="00B812D4" w:rsidP="001277A7">
      <w:pPr>
        <w:pStyle w:val="Heading2"/>
        <w:numPr>
          <w:ilvl w:val="0"/>
          <w:numId w:val="0"/>
        </w:numPr>
        <w:ind w:left="504"/>
      </w:pPr>
      <w:r>
        <w:rPr>
          <w:bCs/>
          <w:i/>
          <w:noProof/>
          <w:sz w:val="20"/>
        </w:rPr>
        <mc:AlternateContent>
          <mc:Choice Requires="wps">
            <w:drawing>
              <wp:anchor distT="0" distB="0" distL="114300" distR="114300" simplePos="0" relativeHeight="251693056" behindDoc="0" locked="0" layoutInCell="1" allowOverlap="1" wp14:anchorId="49AA1E5F" wp14:editId="1E5C020C">
                <wp:simplePos x="0" y="0"/>
                <wp:positionH relativeFrom="column">
                  <wp:posOffset>3571875</wp:posOffset>
                </wp:positionH>
                <wp:positionV relativeFrom="paragraph">
                  <wp:posOffset>2853055</wp:posOffset>
                </wp:positionV>
                <wp:extent cx="352425" cy="0"/>
                <wp:effectExtent l="38100" t="76200" r="0" b="95250"/>
                <wp:wrapNone/>
                <wp:docPr id="36" name="Straight Arrow Connector 36"/>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36" o:spid="_x0000_s1026" type="#_x0000_t32" style="position:absolute;margin-left:281.25pt;margin-top:224.65pt;width:27.7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" strokecolor="red" strokeweight=".5pt">
                <v:stroke endarrow="block" joinstyle="miter"/>
              </v:shape>
            </w:pict>
          </mc:Fallback>
        </mc:AlternateContent>
      </w:r>
      <w:r w:rsidRPr="00B812D4">
        <w:rPr>
          <w:bCs/>
          <w:i/>
          <w:noProof/>
          <w:sz w:val="20"/>
        </w:rPr>
        <mc:AlternateContent>
          <mc:Choice Requires="wps">
            <w:drawing>
              <wp:anchor distT="0" distB="0" distL="114300" distR="114300" simplePos="0" relativeHeight="251692032" behindDoc="0" locked="0" layoutInCell="1" allowOverlap="1" wp14:anchorId="4AC7508A" wp14:editId="5B69913A">
                <wp:simplePos x="0" y="0"/>
                <wp:positionH relativeFrom="column">
                  <wp:posOffset>3867785</wp:posOffset>
                </wp:positionH>
                <wp:positionV relativeFrom="paragraph">
                  <wp:posOffset>2723515</wp:posOffset>
                </wp:positionV>
                <wp:extent cx="1052830" cy="276860"/>
                <wp:effectExtent l="0" t="0" r="0" b="0"/>
                <wp:wrapNone/>
                <wp:docPr id="34"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5484D7FC" w14:textId="77777777" w:rsidR="00913E1C" w:rsidRPr="00B812D4" w:rsidRDefault="00913E1C" w:rsidP="00B812D4">
                            <w:pPr>
                              <w:rPr>
                                <w:sz w:val="32"/>
                              </w:rPr>
                            </w:pPr>
                            <w:r w:rsidRPr="00B812D4">
                              <w:rPr>
                                <w:rFonts w:asciiTheme="minorHAnsi" w:hAnsi="Calibri" w:cstheme="minorBidi"/>
                                <w:color w:val="C00000"/>
                                <w:kern w:val="24"/>
                              </w:rPr>
                              <w:t>Link Statistics</w:t>
                            </w:r>
                          </w:p>
                        </w:txbxContent>
                      </wps:txbx>
                      <wps:bodyPr wrap="square" rtlCol="0">
                        <a:spAutoFit/>
                      </wps:bodyPr>
                    </wps:wsp>
                  </a:graphicData>
                </a:graphic>
                <wp14:sizeRelH relativeFrom="margin">
                  <wp14:pctWidth>0</wp14:pctWidth>
                </wp14:sizeRelH>
              </wp:anchor>
            </w:drawing>
          </mc:Choice>
          <mc:Fallback>
            <w:pict>
              <v:shape id="TextBox 13" o:spid="_x0000_s1027" type="#_x0000_t202" style="position:absolute;left:0;text-align:left;margin-left:304.55pt;margin-top:214.45pt;width:82.9pt;height:21.8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" filled="f" stroked="f">
                <v:textbox style="mso-fit-shape-to-text:t">
                  <w:txbxContent>
                    <w:p w14:paraId="5484D7FC" w14:textId="77777777" w:rsidR="00913E1C" w:rsidRPr="00B812D4" w:rsidRDefault="00913E1C" w:rsidP="00B812D4">
                      <w:pPr>
                        <w:rPr>
                          <w:sz w:val="32"/>
                        </w:rPr>
                      </w:pPr>
                      <w:r w:rsidRPr="00B812D4">
                        <w:rPr>
                          <w:rFonts w:asciiTheme="minorHAnsi" w:hAnsi="Calibri" w:cstheme="minorBidi"/>
                          <w:color w:val="C00000"/>
                          <w:kern w:val="24"/>
                        </w:rPr>
                        <w:t>Link Statistics</w:t>
                      </w:r>
                    </w:p>
                  </w:txbxContent>
                </v:textbox>
              </v:shape>
            </w:pict>
          </mc:Fallback>
        </mc:AlternateContent>
      </w:r>
      <w:r w:rsidRPr="002C22C6">
        <w:rPr>
          <w:noProof/>
        </w:rPr>
        <mc:AlternateContent>
          <mc:Choice Requires="wps">
            <w:drawing>
              <wp:anchor distT="0" distB="0" distL="114300" distR="114300" simplePos="0" relativeHeight="251661312" behindDoc="0" locked="0" layoutInCell="1" allowOverlap="1" wp14:anchorId="7BF548C4" wp14:editId="0BF57A39">
                <wp:simplePos x="0" y="0"/>
                <wp:positionH relativeFrom="margin">
                  <wp:align>left</wp:align>
                </wp:positionH>
                <wp:positionV relativeFrom="paragraph">
                  <wp:posOffset>5080</wp:posOffset>
                </wp:positionV>
                <wp:extent cx="2219325" cy="276860"/>
                <wp:effectExtent l="0" t="0" r="0" b="0"/>
                <wp:wrapNone/>
                <wp:docPr id="5" name="TextBox 4"/>
                <wp:cNvGraphicFramePr/>
                <a:graphic xmlns:a="http://schemas.openxmlformats.org/drawingml/2006/main">
                  <a:graphicData uri="http://schemas.microsoft.com/office/word/2010/wordprocessingShape">
                    <wps:wsp>
                      <wps:cNvSpPr txBox="1"/>
                      <wps:spPr>
                        <a:xfrm>
                          <a:off x="0" y="0"/>
                          <a:ext cx="2219325" cy="276860"/>
                        </a:xfrm>
                        <a:prstGeom prst="rect">
                          <a:avLst/>
                        </a:prstGeom>
                        <a:noFill/>
                      </wps:spPr>
                      <wps:txbx>
                        <w:txbxContent>
                          <w:p w14:paraId="5798225A" w14:textId="77777777" w:rsidR="00913E1C" w:rsidRDefault="00913E1C" w:rsidP="002C22C6">
                            <w:pPr>
                              <w:pStyle w:val="NormalWeb"/>
                              <w:spacing w:before="0" w:beforeAutospacing="0" w:after="0" w:afterAutospacing="0"/>
                            </w:pPr>
                            <w:r>
                              <w:rPr>
                                <w:rFonts w:asciiTheme="minorHAnsi" w:hAnsi="Calibri" w:cstheme="minorBidi"/>
                                <w:color w:val="C00000"/>
                                <w:kern w:val="24"/>
                              </w:rPr>
                              <w:t>Image at Start of Selected Link</w:t>
                            </w:r>
                          </w:p>
                        </w:txbxContent>
                      </wps:txbx>
                      <wps:bodyPr wrap="square" rtlCol="0">
                        <a:spAutoFit/>
                      </wps:bodyPr>
                    </wps:wsp>
                  </a:graphicData>
                </a:graphic>
                <wp14:sizeRelH relativeFrom="margin">
                  <wp14:pctWidth>0</wp14:pctWidth>
                </wp14:sizeRelH>
              </wp:anchor>
            </w:drawing>
          </mc:Choice>
          <mc:Fallback>
            <w:pict>
              <v:shape id="TextBox 4" o:spid="_x0000_s1028" type="#_x0000_t202" style="position:absolute;left:0;text-align:left;margin-left:0;margin-top:.4pt;width:174.75pt;height:21.8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" filled="f" stroked="f">
                <v:textbox style="mso-fit-shape-to-text:t">
                  <w:txbxContent>
                    <w:p w14:paraId="5798225A" w14:textId="77777777" w:rsidR="00913E1C" w:rsidRDefault="00913E1C" w:rsidP="002C22C6">
                      <w:pPr>
                        <w:pStyle w:val="NormalWeb"/>
                        <w:spacing w:before="0" w:beforeAutospacing="0" w:after="0" w:afterAutospacing="0"/>
                      </w:pPr>
                      <w:r>
                        <w:rPr>
                          <w:rFonts w:asciiTheme="minorHAnsi" w:hAnsi="Calibri" w:cstheme="minorBidi"/>
                          <w:color w:val="C00000"/>
                          <w:kern w:val="24"/>
                        </w:rPr>
                        <w:t>Image at Start of Selected Link</w:t>
                      </w:r>
                    </w:p>
                  </w:txbxContent>
                </v:textbox>
                <w10:wrap anchorx="margin"/>
              </v:shape>
            </w:pict>
          </mc:Fallback>
        </mc:AlternateContent>
      </w:r>
      <w:r w:rsidRPr="00E04D7F">
        <w:rPr>
          <w:noProof/>
        </w:rPr>
        <mc:AlternateContent>
          <mc:Choice Requires="wps">
            <w:drawing>
              <wp:anchor distT="0" distB="0" distL="114300" distR="114300" simplePos="0" relativeHeight="251689984" behindDoc="0" locked="0" layoutInCell="1" allowOverlap="1" wp14:anchorId="635E894A" wp14:editId="3CC5B8A5">
                <wp:simplePos x="0" y="0"/>
                <wp:positionH relativeFrom="column">
                  <wp:posOffset>1847850</wp:posOffset>
                </wp:positionH>
                <wp:positionV relativeFrom="paragraph">
                  <wp:posOffset>4453254</wp:posOffset>
                </wp:positionV>
                <wp:extent cx="438150" cy="66675"/>
                <wp:effectExtent l="38100" t="57150" r="19050" b="28575"/>
                <wp:wrapNone/>
                <wp:docPr id="33" name="Straight Arrow Connector 18"/>
                <wp:cNvGraphicFramePr/>
                <a:graphic xmlns:a="http://schemas.openxmlformats.org/drawingml/2006/main">
                  <a:graphicData uri="http://schemas.microsoft.com/office/word/2010/wordprocessingShape">
                    <wps:wsp>
                      <wps:cNvCnPr/>
                      <wps:spPr>
                        <a:xfrm flipH="1" flipV="1">
                          <a:off x="0" y="0"/>
                          <a:ext cx="438150" cy="66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145.5pt;margin-top:350.65pt;width:34.5pt;height:5.2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" strokecolor="red" strokeweight=".5pt">
                <v:stroke endarrow="block" joinstyle="miter"/>
              </v:shape>
            </w:pict>
          </mc:Fallback>
        </mc:AlternateContent>
      </w:r>
      <w:r w:rsidRPr="00E04D7F">
        <w:rPr>
          <w:noProof/>
        </w:rPr>
        <mc:AlternateContent>
          <mc:Choice Requires="wps">
            <w:drawing>
              <wp:anchor distT="0" distB="0" distL="114300" distR="114300" simplePos="0" relativeHeight="251687936" behindDoc="0" locked="0" layoutInCell="1" allowOverlap="1" wp14:anchorId="084966D7" wp14:editId="02FAF1DE">
                <wp:simplePos x="0" y="0"/>
                <wp:positionH relativeFrom="column">
                  <wp:posOffset>1800225</wp:posOffset>
                </wp:positionH>
                <wp:positionV relativeFrom="paragraph">
                  <wp:posOffset>4205605</wp:posOffset>
                </wp:positionV>
                <wp:extent cx="1426210" cy="463550"/>
                <wp:effectExtent l="0" t="0" r="0" b="0"/>
                <wp:wrapNone/>
                <wp:docPr id="32"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536A9946" w14:textId="77777777" w:rsidR="00913E1C" w:rsidRDefault="00913E1C"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wps:txbx>
                      <wps:bodyPr wrap="square" rtlCol="0">
                        <a:spAutoFit/>
                      </wps:bodyPr>
                    </wps:wsp>
                  </a:graphicData>
                </a:graphic>
                <wp14:sizeRelH relativeFrom="margin">
                  <wp14:pctWidth>0</wp14:pctWidth>
                </wp14:sizeRelH>
              </wp:anchor>
            </w:drawing>
          </mc:Choice>
          <mc:Fallback>
            <w:pict>
              <v:shape id="TextBox 14" o:spid="_x0000_s1029" type="#_x0000_t202" style="position:absolute;left:0;text-align:left;margin-left:141.75pt;margin-top:331.15pt;width:112.3pt;height:36.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" filled="f" stroked="f">
                <v:textbox style="mso-fit-shape-to-text:t">
                  <w:txbxContent>
                    <w:p w14:paraId="536A9946" w14:textId="77777777" w:rsidR="00913E1C" w:rsidRDefault="00913E1C"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v:textbox>
              </v:shape>
            </w:pict>
          </mc:Fallback>
        </mc:AlternateContent>
      </w:r>
      <w:r w:rsidR="00E04D7F" w:rsidRPr="00E04D7F">
        <w:rPr>
          <w:noProof/>
          <w:sz w:val="20"/>
        </w:rPr>
        <mc:AlternateContent>
          <mc:Choice Requires="wps">
            <w:drawing>
              <wp:anchor distT="0" distB="0" distL="114300" distR="114300" simplePos="0" relativeHeight="251685888" behindDoc="0" locked="0" layoutInCell="1" allowOverlap="1" wp14:anchorId="701D881E" wp14:editId="37FBE921">
                <wp:simplePos x="0" y="0"/>
                <wp:positionH relativeFrom="column">
                  <wp:posOffset>5193588</wp:posOffset>
                </wp:positionH>
                <wp:positionV relativeFrom="paragraph">
                  <wp:posOffset>5970219</wp:posOffset>
                </wp:positionV>
                <wp:extent cx="58522" cy="168249"/>
                <wp:effectExtent l="38100" t="0" r="36830" b="60960"/>
                <wp:wrapNone/>
                <wp:docPr id="31" name="Straight Arrow Connector 17"/>
                <wp:cNvGraphicFramePr/>
                <a:graphic xmlns:a="http://schemas.openxmlformats.org/drawingml/2006/main">
                  <a:graphicData uri="http://schemas.microsoft.com/office/word/2010/wordprocessingShape">
                    <wps:wsp>
                      <wps:cNvCnPr/>
                      <wps:spPr>
                        <a:xfrm flipH="1">
                          <a:off x="0" y="0"/>
                          <a:ext cx="58522" cy="1682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408.95pt;margin-top:470.1pt;width:4.6pt;height:13.2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83840" behindDoc="0" locked="0" layoutInCell="1" allowOverlap="1" wp14:anchorId="562B55B4" wp14:editId="5783B581">
                <wp:simplePos x="0" y="0"/>
                <wp:positionH relativeFrom="column">
                  <wp:posOffset>4806086</wp:posOffset>
                </wp:positionH>
                <wp:positionV relativeFrom="paragraph">
                  <wp:posOffset>5758637</wp:posOffset>
                </wp:positionV>
                <wp:extent cx="899770" cy="276860"/>
                <wp:effectExtent l="0" t="0" r="0" b="0"/>
                <wp:wrapNone/>
                <wp:docPr id="30" name="TextBox 13"/>
                <wp:cNvGraphicFramePr/>
                <a:graphic xmlns:a="http://schemas.openxmlformats.org/drawingml/2006/main">
                  <a:graphicData uri="http://schemas.microsoft.com/office/word/2010/wordprocessingShape">
                    <wps:wsp>
                      <wps:cNvSpPr txBox="1"/>
                      <wps:spPr>
                        <a:xfrm>
                          <a:off x="0" y="0"/>
                          <a:ext cx="899770" cy="276860"/>
                        </a:xfrm>
                        <a:prstGeom prst="rect">
                          <a:avLst/>
                        </a:prstGeom>
                        <a:noFill/>
                      </wps:spPr>
                      <wps:txbx>
                        <w:txbxContent>
                          <w:p w14:paraId="455BF6A0" w14:textId="77777777" w:rsidR="00913E1C" w:rsidRDefault="00913E1C" w:rsidP="00E04D7F">
                            <w:pPr>
                              <w:pStyle w:val="NormalWeb"/>
                              <w:spacing w:before="0" w:beforeAutospacing="0" w:after="0" w:afterAutospacing="0"/>
                            </w:pPr>
                            <w:r>
                              <w:rPr>
                                <w:rFonts w:asciiTheme="minorHAnsi" w:hAnsi="Calibri" w:cstheme="minorBidi"/>
                                <w:color w:val="C00000"/>
                                <w:kern w:val="24"/>
                              </w:rPr>
                              <w:t>Final Result</w:t>
                            </w:r>
                          </w:p>
                        </w:txbxContent>
                      </wps:txbx>
                      <wps:bodyPr wrap="square" rtlCol="0">
                        <a:spAutoFit/>
                      </wps:bodyPr>
                    </wps:wsp>
                  </a:graphicData>
                </a:graphic>
                <wp14:sizeRelH relativeFrom="margin">
                  <wp14:pctWidth>0</wp14:pctWidth>
                </wp14:sizeRelH>
              </wp:anchor>
            </w:drawing>
          </mc:Choice>
          <mc:Fallback>
            <w:pict>
              <v:shape id="_x0000_s1030" type="#_x0000_t202" style="position:absolute;left:0;text-align:left;margin-left:378.45pt;margin-top:453.45pt;width:70.85pt;height:21.8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" filled="f" stroked="f">
                <v:textbox style="mso-fit-shape-to-text:t">
                  <w:txbxContent>
                    <w:p w14:paraId="455BF6A0" w14:textId="77777777" w:rsidR="00913E1C" w:rsidRDefault="00913E1C" w:rsidP="00E04D7F">
                      <w:pPr>
                        <w:pStyle w:val="NormalWeb"/>
                        <w:spacing w:before="0" w:beforeAutospacing="0" w:after="0" w:afterAutospacing="0"/>
                      </w:pPr>
                      <w:r>
                        <w:rPr>
                          <w:rFonts w:asciiTheme="minorHAnsi" w:hAnsi="Calibri" w:cstheme="minorBidi"/>
                          <w:color w:val="C00000"/>
                          <w:kern w:val="24"/>
                        </w:rPr>
                        <w:t>Final Result</w:t>
                      </w:r>
                    </w:p>
                  </w:txbxContent>
                </v:textbox>
              </v:shape>
            </w:pict>
          </mc:Fallback>
        </mc:AlternateContent>
      </w:r>
      <w:r w:rsidR="00E04D7F" w:rsidRPr="00E04D7F">
        <w:rPr>
          <w:noProof/>
          <w:sz w:val="20"/>
        </w:rPr>
        <mc:AlternateContent>
          <mc:Choice Requires="wps">
            <w:drawing>
              <wp:anchor distT="0" distB="0" distL="114300" distR="114300" simplePos="0" relativeHeight="251673600" behindDoc="0" locked="0" layoutInCell="1" allowOverlap="1" wp14:anchorId="72D6EAE7" wp14:editId="39FEA657">
                <wp:simplePos x="0" y="0"/>
                <wp:positionH relativeFrom="column">
                  <wp:posOffset>658114</wp:posOffset>
                </wp:positionH>
                <wp:positionV relativeFrom="paragraph">
                  <wp:posOffset>3315335</wp:posOffset>
                </wp:positionV>
                <wp:extent cx="1132840" cy="432435"/>
                <wp:effectExtent l="0" t="0" r="0" b="0"/>
                <wp:wrapNone/>
                <wp:docPr id="14" name="TextBox 13"/>
                <wp:cNvGraphicFramePr/>
                <a:graphic xmlns:a="http://schemas.openxmlformats.org/drawingml/2006/main">
                  <a:graphicData uri="http://schemas.microsoft.com/office/word/2010/wordprocessingShape">
                    <wps:wsp>
                      <wps:cNvSpPr txBox="1"/>
                      <wps:spPr>
                        <a:xfrm>
                          <a:off x="0" y="0"/>
                          <a:ext cx="1132840" cy="432435"/>
                        </a:xfrm>
                        <a:prstGeom prst="rect">
                          <a:avLst/>
                        </a:prstGeom>
                        <a:noFill/>
                      </wps:spPr>
                      <wps:txbx>
                        <w:txbxContent>
                          <w:p w14:paraId="5243A793" w14:textId="77777777" w:rsidR="00913E1C" w:rsidRDefault="00913E1C"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14:paraId="08809756" w14:textId="77777777" w:rsidR="00913E1C" w:rsidRPr="00E04D7F" w:rsidRDefault="00913E1C"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wps:txbx>
                      <wps:bodyPr wrap="square" rtlCol="0">
                        <a:spAutoFit/>
                      </wps:bodyPr>
                    </wps:wsp>
                  </a:graphicData>
                </a:graphic>
                <wp14:sizeRelH relativeFrom="margin">
                  <wp14:pctWidth>0</wp14:pctWidth>
                </wp14:sizeRelH>
              </wp:anchor>
            </w:drawing>
          </mc:Choice>
          <mc:Fallback>
            <w:pict>
              <v:shape id="_x0000_s1031" type="#_x0000_t202" style="position:absolute;left:0;text-align:left;margin-left:51.8pt;margin-top:261.05pt;width:89.2pt;height:34.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" filled="f" stroked="f">
                <v:textbox style="mso-fit-shape-to-text:t">
                  <w:txbxContent>
                    <w:p w14:paraId="5243A793" w14:textId="77777777" w:rsidR="00913E1C" w:rsidRDefault="00913E1C"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14:paraId="08809756" w14:textId="77777777" w:rsidR="00913E1C" w:rsidRPr="00E04D7F" w:rsidRDefault="00913E1C"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v:textbox>
              </v:shape>
            </w:pict>
          </mc:Fallback>
        </mc:AlternateContent>
      </w:r>
      <w:r w:rsidR="00E04D7F" w:rsidRPr="00E04D7F">
        <w:rPr>
          <w:noProof/>
        </w:rPr>
        <mc:AlternateContent>
          <mc:Choice Requires="wps">
            <w:drawing>
              <wp:anchor distT="0" distB="0" distL="114300" distR="114300" simplePos="0" relativeHeight="251676672" behindDoc="0" locked="0" layoutInCell="1" allowOverlap="1" wp14:anchorId="79402C59" wp14:editId="2DF23CE2">
                <wp:simplePos x="0" y="0"/>
                <wp:positionH relativeFrom="column">
                  <wp:posOffset>1345413</wp:posOffset>
                </wp:positionH>
                <wp:positionV relativeFrom="paragraph">
                  <wp:posOffset>5048580</wp:posOffset>
                </wp:positionV>
                <wp:extent cx="1426210" cy="463550"/>
                <wp:effectExtent l="0" t="0" r="0" b="0"/>
                <wp:wrapNone/>
                <wp:docPr id="15"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0343A760" w14:textId="77777777" w:rsidR="00913E1C" w:rsidRDefault="00913E1C"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14:paraId="5578C6D2" w14:textId="77777777" w:rsidR="00913E1C" w:rsidRDefault="00913E1C" w:rsidP="00E04D7F">
                            <w:pPr>
                              <w:pStyle w:val="NormalWeb"/>
                              <w:spacing w:before="0" w:beforeAutospacing="0" w:after="0" w:afterAutospacing="0"/>
                              <w:jc w:val="center"/>
                            </w:pPr>
                            <w:r>
                              <w:rPr>
                                <w:rFonts w:asciiTheme="minorHAnsi" w:hAnsi="Calibri" w:cstheme="minorBidi"/>
                                <w:color w:val="C00000"/>
                                <w:kern w:val="24"/>
                              </w:rPr>
                              <w:t>(Shown in Middle)</w:t>
                            </w:r>
                          </w:p>
                        </w:txbxContent>
                      </wps:txbx>
                      <wps:bodyPr wrap="square" rtlCol="0">
                        <a:spAutoFit/>
                      </wps:bodyPr>
                    </wps:wsp>
                  </a:graphicData>
                </a:graphic>
                <wp14:sizeRelH relativeFrom="margin">
                  <wp14:pctWidth>0</wp14:pctWidth>
                </wp14:sizeRelH>
              </wp:anchor>
            </w:drawing>
          </mc:Choice>
          <mc:Fallback>
            <w:pict>
              <v:shape id="_x0000_s1032" type="#_x0000_t202" style="position:absolute;left:0;text-align:left;margin-left:105.95pt;margin-top:397.55pt;width:112.3pt;height:36.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" filled="f" stroked="f">
                <v:textbox style="mso-fit-shape-to-text:t">
                  <w:txbxContent>
                    <w:p w14:paraId="0343A760" w14:textId="77777777" w:rsidR="00913E1C" w:rsidRDefault="00913E1C"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14:paraId="5578C6D2" w14:textId="77777777" w:rsidR="00913E1C" w:rsidRDefault="00913E1C" w:rsidP="00E04D7F">
                      <w:pPr>
                        <w:pStyle w:val="NormalWeb"/>
                        <w:spacing w:before="0" w:beforeAutospacing="0" w:after="0" w:afterAutospacing="0"/>
                        <w:jc w:val="center"/>
                      </w:pPr>
                      <w:r>
                        <w:rPr>
                          <w:rFonts w:asciiTheme="minorHAnsi" w:hAnsi="Calibri" w:cstheme="minorBidi"/>
                          <w:color w:val="C00000"/>
                          <w:kern w:val="24"/>
                        </w:rPr>
                        <w:t>(Shown in Middle)</w:t>
                      </w:r>
                    </w:p>
                  </w:txbxContent>
                </v:textbox>
              </v:shape>
            </w:pict>
          </mc:Fallback>
        </mc:AlternateContent>
      </w:r>
      <w:r w:rsidR="00E04D7F" w:rsidRPr="00E04D7F">
        <w:rPr>
          <w:noProof/>
          <w:sz w:val="20"/>
        </w:rPr>
        <mc:AlternateContent>
          <mc:Choice Requires="wps">
            <w:drawing>
              <wp:anchor distT="0" distB="0" distL="114300" distR="114300" simplePos="0" relativeHeight="251679744" behindDoc="0" locked="0" layoutInCell="1" allowOverlap="1" wp14:anchorId="411668F7" wp14:editId="13C5B4C8">
                <wp:simplePos x="0" y="0"/>
                <wp:positionH relativeFrom="column">
                  <wp:posOffset>2609190</wp:posOffset>
                </wp:positionH>
                <wp:positionV relativeFrom="paragraph">
                  <wp:posOffset>3291306</wp:posOffset>
                </wp:positionV>
                <wp:extent cx="1052830" cy="276860"/>
                <wp:effectExtent l="0" t="0" r="0" b="0"/>
                <wp:wrapNone/>
                <wp:docPr id="28"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0E9E1790" w14:textId="77777777" w:rsidR="00913E1C" w:rsidRDefault="00913E1C" w:rsidP="00E04D7F">
                            <w:pPr>
                              <w:pStyle w:val="NormalWeb"/>
                              <w:spacing w:before="0" w:beforeAutospacing="0" w:after="0" w:afterAutospacing="0"/>
                            </w:pPr>
                            <w:r>
                              <w:rPr>
                                <w:rFonts w:asciiTheme="minorHAnsi" w:hAnsi="Calibri" w:cstheme="minorBidi"/>
                                <w:color w:val="C00000"/>
                                <w:kern w:val="24"/>
                              </w:rPr>
                              <w:t>Base Image</w:t>
                            </w:r>
                          </w:p>
                        </w:txbxContent>
                      </wps:txbx>
                      <wps:bodyPr wrap="square" rtlCol="0">
                        <a:spAutoFit/>
                      </wps:bodyPr>
                    </wps:wsp>
                  </a:graphicData>
                </a:graphic>
                <wp14:sizeRelH relativeFrom="margin">
                  <wp14:pctWidth>0</wp14:pctWidth>
                </wp14:sizeRelH>
              </wp:anchor>
            </w:drawing>
          </mc:Choice>
          <mc:Fallback>
            <w:pict>
              <v:shape id="_x0000_s1033" type="#_x0000_t202" style="position:absolute;left:0;text-align:left;margin-left:205.45pt;margin-top:259.15pt;width:82.9pt;height:21.8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" filled="f" stroked="f">
                <v:textbox style="mso-fit-shape-to-text:t">
                  <w:txbxContent>
                    <w:p w14:paraId="0E9E1790" w14:textId="77777777" w:rsidR="00913E1C" w:rsidRDefault="00913E1C" w:rsidP="00E04D7F">
                      <w:pPr>
                        <w:pStyle w:val="NormalWeb"/>
                        <w:spacing w:before="0" w:beforeAutospacing="0" w:after="0" w:afterAutospacing="0"/>
                      </w:pPr>
                      <w:r>
                        <w:rPr>
                          <w:rFonts w:asciiTheme="minorHAnsi" w:hAnsi="Calibri" w:cstheme="minorBidi"/>
                          <w:color w:val="C00000"/>
                          <w:kern w:val="24"/>
                        </w:rPr>
                        <w:t>Base Image</w:t>
                      </w:r>
                    </w:p>
                  </w:txbxContent>
                </v:textbox>
              </v:shape>
            </w:pict>
          </mc:Fallback>
        </mc:AlternateContent>
      </w:r>
      <w:r w:rsidR="00E04D7F" w:rsidRPr="00E04D7F">
        <w:rPr>
          <w:noProof/>
          <w:sz w:val="20"/>
        </w:rPr>
        <mc:AlternateContent>
          <mc:Choice Requires="wps">
            <w:drawing>
              <wp:anchor distT="0" distB="0" distL="114300" distR="114300" simplePos="0" relativeHeight="251681792" behindDoc="0" locked="0" layoutInCell="1" allowOverlap="1" wp14:anchorId="22B52976" wp14:editId="1B044E50">
                <wp:simplePos x="0" y="0"/>
                <wp:positionH relativeFrom="column">
                  <wp:posOffset>2370125</wp:posOffset>
                </wp:positionH>
                <wp:positionV relativeFrom="paragraph">
                  <wp:posOffset>3351935</wp:posOffset>
                </wp:positionV>
                <wp:extent cx="292608" cy="45719"/>
                <wp:effectExtent l="19050" t="57150" r="12700" b="50165"/>
                <wp:wrapNone/>
                <wp:docPr id="29" name="Straight Arrow Connector 17"/>
                <wp:cNvGraphicFramePr/>
                <a:graphic xmlns:a="http://schemas.openxmlformats.org/drawingml/2006/main">
                  <a:graphicData uri="http://schemas.microsoft.com/office/word/2010/wordprocessingShape">
                    <wps:wsp>
                      <wps:cNvCnPr/>
                      <wps:spPr>
                        <a:xfrm flipH="1" flipV="1">
                          <a:off x="0" y="0"/>
                          <a:ext cx="29260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186.6pt;margin-top:263.95pt;width:23.05pt;height:3.6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77696" behindDoc="0" locked="0" layoutInCell="1" allowOverlap="1" wp14:anchorId="0F3D209E" wp14:editId="371900CD">
                <wp:simplePos x="0" y="0"/>
                <wp:positionH relativeFrom="column">
                  <wp:posOffset>1580083</wp:posOffset>
                </wp:positionH>
                <wp:positionV relativeFrom="paragraph">
                  <wp:posOffset>4749140</wp:posOffset>
                </wp:positionV>
                <wp:extent cx="387706" cy="314553"/>
                <wp:effectExtent l="38100" t="38100" r="31750" b="28575"/>
                <wp:wrapNone/>
                <wp:docPr id="27" name="Straight Arrow Connector 18"/>
                <wp:cNvGraphicFramePr/>
                <a:graphic xmlns:a="http://schemas.openxmlformats.org/drawingml/2006/main">
                  <a:graphicData uri="http://schemas.microsoft.com/office/word/2010/wordprocessingShape">
                    <wps:wsp>
                      <wps:cNvCnPr/>
                      <wps:spPr>
                        <a:xfrm flipH="1" flipV="1">
                          <a:off x="0" y="0"/>
                          <a:ext cx="387706" cy="3145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124.4pt;margin-top:373.95pt;width:30.55pt;height:24.7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74624" behindDoc="0" locked="0" layoutInCell="1" allowOverlap="1" wp14:anchorId="5540832D" wp14:editId="26F532DC">
                <wp:simplePos x="0" y="0"/>
                <wp:positionH relativeFrom="column">
                  <wp:posOffset>1543507</wp:posOffset>
                </wp:positionH>
                <wp:positionV relativeFrom="paragraph">
                  <wp:posOffset>3717696</wp:posOffset>
                </wp:positionV>
                <wp:extent cx="239903" cy="262611"/>
                <wp:effectExtent l="0" t="0" r="84455" b="61595"/>
                <wp:wrapNone/>
                <wp:docPr id="24" name="Straight Arrow Connector 17"/>
                <wp:cNvGraphicFramePr/>
                <a:graphic xmlns:a="http://schemas.openxmlformats.org/drawingml/2006/main">
                  <a:graphicData uri="http://schemas.microsoft.com/office/word/2010/wordprocessingShape">
                    <wps:wsp>
                      <wps:cNvCnPr/>
                      <wps:spPr>
                        <a:xfrm>
                          <a:off x="0" y="0"/>
                          <a:ext cx="239903" cy="2626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121.55pt;margin-top:292.75pt;width:18.9pt;height:20.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71552" behindDoc="0" locked="0" layoutInCell="1" allowOverlap="1" wp14:anchorId="27ACEFC6" wp14:editId="30774E35">
                <wp:simplePos x="0" y="0"/>
                <wp:positionH relativeFrom="margin">
                  <wp:posOffset>934246</wp:posOffset>
                </wp:positionH>
                <wp:positionV relativeFrom="paragraph">
                  <wp:posOffset>228597</wp:posOffset>
                </wp:positionV>
                <wp:extent cx="45719" cy="452098"/>
                <wp:effectExtent l="38100" t="0" r="50165" b="62865"/>
                <wp:wrapNone/>
                <wp:docPr id="22"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73.55pt;margin-top:18pt;width:3.6pt;height:35.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" strokecolor="red" strokeweight=".5pt">
                <v:stroke endarrow="block" joinstyle="miter"/>
                <w10:wrap anchorx="margin"/>
              </v:shape>
            </w:pict>
          </mc:Fallback>
        </mc:AlternateContent>
      </w:r>
      <w:r w:rsidR="00E04D7F" w:rsidRPr="00E04D7F">
        <w:rPr>
          <w:noProof/>
        </w:rPr>
        <mc:AlternateContent>
          <mc:Choice Requires="wps">
            <w:drawing>
              <wp:anchor distT="0" distB="0" distL="114300" distR="114300" simplePos="0" relativeHeight="251669504" behindDoc="0" locked="0" layoutInCell="1" allowOverlap="1" wp14:anchorId="6C000179" wp14:editId="57455DF7">
                <wp:simplePos x="0" y="0"/>
                <wp:positionH relativeFrom="margin">
                  <wp:posOffset>2932846</wp:posOffset>
                </wp:positionH>
                <wp:positionV relativeFrom="paragraph">
                  <wp:posOffset>256254</wp:posOffset>
                </wp:positionV>
                <wp:extent cx="45719" cy="452098"/>
                <wp:effectExtent l="38100" t="0" r="50165" b="62865"/>
                <wp:wrapNone/>
                <wp:docPr id="21"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230.95pt;margin-top:20.2pt;width:3.6pt;height:35.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" strokecolor="red" strokeweight=".5pt">
                <v:stroke endarrow="block" joinstyle="miter"/>
                <w10:wrap anchorx="margin"/>
              </v:shape>
            </w:pict>
          </mc:Fallback>
        </mc:AlternateContent>
      </w:r>
      <w:r w:rsidR="00E04D7F" w:rsidRPr="00E04D7F">
        <w:rPr>
          <w:noProof/>
        </w:rPr>
        <mc:AlternateContent>
          <mc:Choice Requires="wps">
            <w:drawing>
              <wp:anchor distT="0" distB="0" distL="114300" distR="114300" simplePos="0" relativeHeight="251667456" behindDoc="0" locked="0" layoutInCell="1" allowOverlap="1" wp14:anchorId="1B32B2DC" wp14:editId="03046B81">
                <wp:simplePos x="0" y="0"/>
                <wp:positionH relativeFrom="column">
                  <wp:posOffset>5046980</wp:posOffset>
                </wp:positionH>
                <wp:positionV relativeFrom="paragraph">
                  <wp:posOffset>208317</wp:posOffset>
                </wp:positionV>
                <wp:extent cx="45719" cy="616042"/>
                <wp:effectExtent l="38100" t="0" r="69215" b="50800"/>
                <wp:wrapNone/>
                <wp:docPr id="12" name="Straight Arrow Connector 11"/>
                <wp:cNvGraphicFramePr/>
                <a:graphic xmlns:a="http://schemas.openxmlformats.org/drawingml/2006/main">
                  <a:graphicData uri="http://schemas.microsoft.com/office/word/2010/wordprocessingShape">
                    <wps:wsp>
                      <wps:cNvCnPr/>
                      <wps:spPr>
                        <a:xfrm>
                          <a:off x="0" y="0"/>
                          <a:ext cx="45719" cy="61604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397.4pt;margin-top:16.4pt;width:3.6pt;height:4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" strokecolor="red" strokeweight=".5pt">
                <v:stroke endarrow="block" joinstyle="miter"/>
              </v:shape>
            </w:pict>
          </mc:Fallback>
        </mc:AlternateContent>
      </w:r>
      <w:r w:rsidR="00E04D7F" w:rsidRPr="002C22C6">
        <w:rPr>
          <w:noProof/>
        </w:rPr>
        <mc:AlternateContent>
          <mc:Choice Requires="wps">
            <w:drawing>
              <wp:anchor distT="0" distB="0" distL="114300" distR="114300" simplePos="0" relativeHeight="251663360" behindDoc="0" locked="0" layoutInCell="1" allowOverlap="1" wp14:anchorId="5B9CF593" wp14:editId="2F85EDB6">
                <wp:simplePos x="0" y="0"/>
                <wp:positionH relativeFrom="column">
                  <wp:posOffset>2209800</wp:posOffset>
                </wp:positionH>
                <wp:positionV relativeFrom="paragraph">
                  <wp:posOffset>5080</wp:posOffset>
                </wp:positionV>
                <wp:extent cx="1443700" cy="276999"/>
                <wp:effectExtent l="0" t="0" r="0" b="0"/>
                <wp:wrapNone/>
                <wp:docPr id="16" name="TextBox 5"/>
                <wp:cNvGraphicFramePr/>
                <a:graphic xmlns:a="http://schemas.openxmlformats.org/drawingml/2006/main">
                  <a:graphicData uri="http://schemas.microsoft.com/office/word/2010/wordprocessingShape">
                    <wps:wsp>
                      <wps:cNvSpPr txBox="1"/>
                      <wps:spPr>
                        <a:xfrm>
                          <a:off x="0" y="0"/>
                          <a:ext cx="1443700" cy="276999"/>
                        </a:xfrm>
                        <a:prstGeom prst="rect">
                          <a:avLst/>
                        </a:prstGeom>
                        <a:noFill/>
                      </wps:spPr>
                      <wps:txbx>
                        <w:txbxContent>
                          <w:p w14:paraId="6843C58B" w14:textId="77777777" w:rsidR="00913E1C" w:rsidRDefault="00913E1C" w:rsidP="002C22C6">
                            <w:pPr>
                              <w:pStyle w:val="NormalWeb"/>
                              <w:spacing w:before="0" w:beforeAutospacing="0" w:after="0" w:afterAutospacing="0"/>
                            </w:pPr>
                            <w:r>
                              <w:rPr>
                                <w:rFonts w:asciiTheme="minorHAnsi" w:hAnsi="Calibri" w:cstheme="minorBidi"/>
                                <w:color w:val="C00000"/>
                                <w:kern w:val="24"/>
                              </w:rPr>
                              <w:t>Image at End of Link</w:t>
                            </w:r>
                          </w:p>
                        </w:txbxContent>
                      </wps:txbx>
                      <wps:bodyPr wrap="square" rtlCol="0">
                        <a:spAutoFit/>
                      </wps:bodyPr>
                    </wps:wsp>
                  </a:graphicData>
                </a:graphic>
              </wp:anchor>
            </w:drawing>
          </mc:Choice>
          <mc:Fallback>
            <w:pict>
              <v:shape id="TextBox 5" o:spid="_x0000_s1034" type="#_x0000_t202" style="position:absolute;left:0;text-align:left;margin-left:174pt;margin-top:.4pt;width:113.7pt;height:21.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" filled="f" stroked="f">
                <v:textbox style="mso-fit-shape-to-text:t">
                  <w:txbxContent>
                    <w:p w14:paraId="6843C58B" w14:textId="77777777" w:rsidR="00913E1C" w:rsidRDefault="00913E1C" w:rsidP="002C22C6">
                      <w:pPr>
                        <w:pStyle w:val="NormalWeb"/>
                        <w:spacing w:before="0" w:beforeAutospacing="0" w:after="0" w:afterAutospacing="0"/>
                      </w:pPr>
                      <w:r>
                        <w:rPr>
                          <w:rFonts w:asciiTheme="minorHAnsi" w:hAnsi="Calibri" w:cstheme="minorBidi"/>
                          <w:color w:val="C00000"/>
                          <w:kern w:val="24"/>
                        </w:rPr>
                        <w:t>Image at End of Link</w:t>
                      </w:r>
                    </w:p>
                  </w:txbxContent>
                </v:textbox>
              </v:shape>
            </w:pict>
          </mc:Fallback>
        </mc:AlternateContent>
      </w:r>
      <w:r w:rsidR="00E04D7F">
        <w:rPr>
          <w:noProof/>
        </w:rPr>
        <w:drawing>
          <wp:anchor distT="0" distB="0" distL="114300" distR="114300" simplePos="0" relativeHeight="251657215" behindDoc="0" locked="0" layoutInCell="1" allowOverlap="1" wp14:anchorId="3FFD1969" wp14:editId="6BC4B71F">
            <wp:simplePos x="0" y="0"/>
            <wp:positionH relativeFrom="margin">
              <wp:align>right</wp:align>
            </wp:positionH>
            <wp:positionV relativeFrom="paragraph">
              <wp:posOffset>319405</wp:posOffset>
            </wp:positionV>
            <wp:extent cx="5943600" cy="62109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Iview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6210935"/>
                    </a:xfrm>
                    <a:prstGeom prst="rect">
                      <a:avLst/>
                    </a:prstGeom>
                  </pic:spPr>
                </pic:pic>
              </a:graphicData>
            </a:graphic>
          </wp:anchor>
        </w:drawing>
      </w:r>
    </w:p>
    <w:p w14:paraId="365F6ABA" w14:textId="77777777" w:rsidR="002C22C6" w:rsidRDefault="002C22C6" w:rsidP="00BD2854">
      <w:pPr>
        <w:pStyle w:val="figurecaption"/>
      </w:pPr>
      <w:bookmarkStart w:id="144" w:name="_Toc457993708"/>
    </w:p>
    <w:p w14:paraId="058E2F0D" w14:textId="77777777" w:rsidR="002C22C6" w:rsidRDefault="002C22C6" w:rsidP="00BD2854">
      <w:pPr>
        <w:pStyle w:val="figurecaption"/>
        <w:pPrChange w:id="145" w:author="Eric Robertson" w:date="2016-08-25T11:41:00Z">
          <w:pPr>
            <w:pStyle w:val="Heading1"/>
          </w:pPr>
        </w:pPrChange>
      </w:pPr>
    </w:p>
    <w:p w14:paraId="3AAFB228" w14:textId="77777777" w:rsidR="003D3906" w:rsidRPr="003D3906" w:rsidRDefault="00254AB0" w:rsidP="00693015">
      <w:pPr>
        <w:pStyle w:val="figurecaption"/>
        <w:sectPr w:rsidR="003D3906" w:rsidRPr="003D3906" w:rsidSect="002657D4">
          <w:headerReference w:type="even" r:id="rId36"/>
          <w:headerReference w:type="default" r:id="rId37"/>
          <w:headerReference w:type="first" r:id="rId38"/>
          <w:footerReference w:type="first" r:id="rId39"/>
          <w:pgSz w:w="12240" w:h="15840" w:code="1"/>
          <w:pgMar w:top="1440" w:right="1440" w:bottom="1440" w:left="1440" w:header="720" w:footer="720" w:gutter="0"/>
          <w:pgNumType w:start="1"/>
          <w:cols w:space="720"/>
          <w:titlePg/>
        </w:sectPr>
      </w:pPr>
      <w:r>
        <w:t xml:space="preserve">Figure </w:t>
      </w:r>
      <w:fldSimple w:instr=" SEQ Figure \* ARABIC ">
        <w:r w:rsidR="000852C4">
          <w:rPr>
            <w:noProof/>
          </w:rPr>
          <w:t>6</w:t>
        </w:r>
      </w:fldSimple>
      <w:r>
        <w:t>: Description of user interface.</w:t>
      </w:r>
      <w:bookmarkEnd w:id="144"/>
    </w:p>
    <w:p w14:paraId="0152775C" w14:textId="77777777" w:rsidR="00CE5F67" w:rsidRPr="00486891" w:rsidRDefault="003D3906" w:rsidP="00C8495E">
      <w:pPr>
        <w:pStyle w:val="Heading1"/>
      </w:pPr>
      <w:bookmarkStart w:id="146" w:name="_Toc456792471"/>
      <w:bookmarkStart w:id="147" w:name="_Toc457993691"/>
      <w:r>
        <w:t>Link Descriptions</w:t>
      </w:r>
      <w:bookmarkEnd w:id="146"/>
      <w:bookmarkEnd w:id="147"/>
    </w:p>
    <w:p w14:paraId="53B9BB32" w14:textId="1ACC6092" w:rsidR="00647C25" w:rsidRDefault="004B671E" w:rsidP="004B671E">
      <w:pPr>
        <w:keepNext/>
        <w:jc w:val="both"/>
        <w:rPr>
          <w:ins w:id="148" w:author="Eric Robertson" w:date="2016-08-25T09:46:00Z"/>
          <w:noProof/>
        </w:rPr>
      </w:pPr>
      <w:bookmarkStart w:id="149" w:name="_Toc78164087"/>
      <w:bookmarkStart w:id="150" w:name="_Toc184094372"/>
      <w:del w:id="151" w:author="Eric Robertson" w:date="2016-08-25T09:46:00Z">
        <w:r w:rsidRPr="00E64DB5" w:rsidDel="00D05CCF">
          <w:rPr>
            <w:noProof/>
          </w:rPr>
          <w:drawing>
            <wp:anchor distT="0" distB="0" distL="114300" distR="114300" simplePos="0" relativeHeight="251658240" behindDoc="0" locked="0" layoutInCell="1" allowOverlap="1" wp14:anchorId="74B20244" wp14:editId="2DA176D7">
              <wp:simplePos x="0" y="0"/>
              <wp:positionH relativeFrom="margin">
                <wp:posOffset>1308735</wp:posOffset>
              </wp:positionH>
              <wp:positionV relativeFrom="paragraph">
                <wp:posOffset>2045970</wp:posOffset>
              </wp:positionV>
              <wp:extent cx="3258820" cy="41910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ipmenu.PNG"/>
                      <pic:cNvPicPr/>
                    </pic:nvPicPr>
                    <pic:blipFill>
                      <a:blip r:embed="rId40">
                        <a:extLst>
                          <a:ext uri="{28A0092B-C50C-407E-A947-70E740481C1C}">
                            <a14:useLocalDpi xmlns:a14="http://schemas.microsoft.com/office/drawing/2010/main" val="0"/>
                          </a:ext>
                        </a:extLst>
                      </a:blip>
                      <a:stretch>
                        <a:fillRect/>
                      </a:stretch>
                    </pic:blipFill>
                    <pic:spPr>
                      <a:xfrm>
                        <a:off x="0" y="0"/>
                        <a:ext cx="3258820" cy="4191000"/>
                      </a:xfrm>
                      <a:prstGeom prst="rect">
                        <a:avLst/>
                      </a:prstGeom>
                    </pic:spPr>
                  </pic:pic>
                </a:graphicData>
              </a:graphic>
            </wp:anchor>
          </w:drawing>
        </w:r>
      </w:del>
      <w:r w:rsidRPr="004B671E">
        <w:rPr>
          <w:bCs/>
        </w:rPr>
        <w:t>Link descriptions include a category of operations, an operation name, a free-text description (optional), and software with version that performed the manipulation. The category and operation are either derived from the operations.csv</w:t>
      </w:r>
      <w:ins w:id="152" w:author="Eric Robertson" w:date="2016-08-24T13:03:00Z">
        <w:r w:rsidR="00C005F8">
          <w:rPr>
            <w:bCs/>
          </w:rPr>
          <w:t xml:space="preserve"> (video_operations.csv for video)</w:t>
        </w:r>
      </w:ins>
      <w:r w:rsidRPr="004B671E">
        <w:rPr>
          <w:bCs/>
        </w:rPr>
        <w:t xml:space="preserve"> file provided at the start of the tool or the plugins. Plugin-based manipulations prepopulate descriptions.  The software information is saved, per user, in a local user file. This allows the user to select from software that they currently use.  Adding a new software name or version results in extending the possible choices for that user.  Since each user may use different versions of software to manipulate images, the user can override the version set, as the versions associated with each software may be incomplete.  It is important to reach out the management team for the software.csv </w:t>
      </w:r>
      <w:ins w:id="153" w:author="Eric Robertson" w:date="2016-08-24T13:03:00Z">
        <w:r w:rsidR="00C005F8">
          <w:rPr>
            <w:bCs/>
          </w:rPr>
          <w:t xml:space="preserve">(video_software.csv for video) </w:t>
        </w:r>
      </w:ins>
      <w:r w:rsidRPr="004B671E">
        <w:rPr>
          <w:bCs/>
        </w:rPr>
        <w:t>to add the appropriate version.</w:t>
      </w:r>
      <w:r w:rsidR="007B015A" w:rsidRPr="007B015A">
        <w:rPr>
          <w:noProof/>
        </w:rPr>
        <w:t xml:space="preserve"> </w:t>
      </w:r>
      <w:ins w:id="154" w:author="Eric Robertson" w:date="2016-08-24T13:04:00Z">
        <w:r w:rsidR="00C005F8">
          <w:rPr>
            <w:noProof/>
          </w:rPr>
          <w:t xml:space="preserve">  Invalid versions and software fail the project validation.</w:t>
        </w:r>
      </w:ins>
    </w:p>
    <w:p w14:paraId="2658D99E" w14:textId="22E62C96" w:rsidR="00D05CCF" w:rsidRDefault="00D05CCF" w:rsidP="00D05CCF">
      <w:pPr>
        <w:keepNext/>
        <w:ind w:left="2160"/>
        <w:jc w:val="both"/>
        <w:rPr>
          <w:ins w:id="155" w:author="Eric Robertson" w:date="2016-08-25T09:48:00Z"/>
        </w:rPr>
        <w:pPrChange w:id="156" w:author="Eric Robertson" w:date="2016-08-25T09:47:00Z">
          <w:pPr>
            <w:keepNext/>
            <w:jc w:val="both"/>
          </w:pPr>
        </w:pPrChange>
      </w:pPr>
    </w:p>
    <w:p w14:paraId="73492C4A" w14:textId="5775B378" w:rsidR="00D05CCF" w:rsidRDefault="00643283" w:rsidP="00D05CCF">
      <w:pPr>
        <w:keepNext/>
        <w:ind w:left="2160"/>
        <w:jc w:val="both"/>
        <w:pPrChange w:id="157" w:author="Eric Robertson" w:date="2016-08-25T09:47:00Z">
          <w:pPr>
            <w:keepNext/>
            <w:jc w:val="both"/>
          </w:pPr>
        </w:pPrChange>
      </w:pPr>
      <w:ins w:id="158" w:author="Eric Robertson" w:date="2016-08-25T11:31:00Z">
        <w:r>
          <w:rPr>
            <w:noProof/>
          </w:rPr>
          <w:drawing>
            <wp:inline distT="0" distB="0" distL="0" distR="0" wp14:anchorId="5972DC0F" wp14:editId="748425CE">
              <wp:extent cx="3301980" cy="46253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Edit.jpg"/>
                      <pic:cNvPicPr/>
                    </pic:nvPicPr>
                    <pic:blipFill>
                      <a:blip r:embed="rId41">
                        <a:extLst>
                          <a:ext uri="{28A0092B-C50C-407E-A947-70E740481C1C}">
                            <a14:useLocalDpi xmlns:a14="http://schemas.microsoft.com/office/drawing/2010/main" val="0"/>
                          </a:ext>
                        </a:extLst>
                      </a:blip>
                      <a:stretch>
                        <a:fillRect/>
                      </a:stretch>
                    </pic:blipFill>
                    <pic:spPr>
                      <a:xfrm>
                        <a:off x="0" y="0"/>
                        <a:ext cx="3302207" cy="4625658"/>
                      </a:xfrm>
                      <a:prstGeom prst="rect">
                        <a:avLst/>
                      </a:prstGeom>
                    </pic:spPr>
                  </pic:pic>
                </a:graphicData>
              </a:graphic>
            </wp:inline>
          </w:drawing>
        </w:r>
      </w:ins>
    </w:p>
    <w:p w14:paraId="174F3E8A" w14:textId="77777777" w:rsidR="00E64DB5" w:rsidRPr="00E64DB5" w:rsidRDefault="00647C25" w:rsidP="00693015">
      <w:pPr>
        <w:pStyle w:val="figurecaption"/>
      </w:pPr>
      <w:bookmarkStart w:id="159" w:name="_Toc457993709"/>
      <w:r>
        <w:t xml:space="preserve">Figure </w:t>
      </w:r>
      <w:fldSimple w:instr=" SEQ Figure \* ARABIC ">
        <w:r w:rsidR="000852C4">
          <w:rPr>
            <w:noProof/>
          </w:rPr>
          <w:t>7</w:t>
        </w:r>
      </w:fldSimple>
      <w:r>
        <w:t>:</w:t>
      </w:r>
      <w:r w:rsidRPr="00E62E3F">
        <w:t xml:space="preserve"> Link description window.</w:t>
      </w:r>
      <w:bookmarkEnd w:id="159"/>
    </w:p>
    <w:p w14:paraId="18E24A34" w14:textId="50457A09" w:rsidR="00C038F5" w:rsidRDefault="00D05CCF" w:rsidP="00D05CCF">
      <w:pPr>
        <w:jc w:val="both"/>
        <w:rPr>
          <w:ins w:id="160" w:author="Eric Robertson" w:date="2016-08-25T11:25:00Z"/>
        </w:rPr>
        <w:pPrChange w:id="161" w:author="Eric Robertson" w:date="2016-08-25T09:47:00Z">
          <w:pPr/>
        </w:pPrChange>
      </w:pPr>
      <w:ins w:id="162" w:author="Eric Robertson" w:date="2016-08-25T09:48:00Z">
        <w:r>
          <w:t xml:space="preserve">Each </w:t>
        </w:r>
      </w:ins>
      <w:ins w:id="163" w:author="Eric Robertson" w:date="2016-08-25T11:19:00Z">
        <w:r w:rsidR="00C038F5">
          <w:t>parameter in the parameter</w:t>
        </w:r>
      </w:ins>
      <w:ins w:id="164" w:author="Eric Robertson" w:date="2016-08-25T11:20:00Z">
        <w:r w:rsidR="00C038F5">
          <w:t>s list is editable by clicking the parameter name.  A dialog window appears prompting for the new parameter value.  The tool prompts with a file selection window for parameter</w:t>
        </w:r>
      </w:ins>
      <w:ins w:id="165" w:author="Eric Robertson" w:date="2016-08-25T11:21:00Z">
        <w:r w:rsidR="00C038F5">
          <w:t xml:space="preserve">s associated with file names.  The tool validates </w:t>
        </w:r>
      </w:ins>
      <w:ins w:id="166" w:author="Eric Robertson" w:date="2016-08-25T11:22:00Z">
        <w:r w:rsidR="00C038F5">
          <w:t>parameter values collected from</w:t>
        </w:r>
      </w:ins>
      <w:ins w:id="167" w:author="Eric Robertson" w:date="2016-08-25T11:21:00Z">
        <w:r w:rsidR="00C038F5">
          <w:t xml:space="preserve"> </w:t>
        </w:r>
      </w:ins>
      <w:ins w:id="168" w:author="Eric Robertson" w:date="2016-08-25T11:22:00Z">
        <w:r w:rsidR="00C038F5">
          <w:t>text</w:t>
        </w:r>
      </w:ins>
      <w:ins w:id="169" w:author="Eric Robertson" w:date="2016-08-25T11:21:00Z">
        <w:r w:rsidR="00C038F5">
          <w:t xml:space="preserve"> entry type dialog</w:t>
        </w:r>
      </w:ins>
      <w:ins w:id="170" w:author="Eric Robertson" w:date="2016-08-25T11:22:00Z">
        <w:r w:rsidR="00C038F5">
          <w:t>s.  Guidance on the semantics and syntax for each parameter is given with</w:t>
        </w:r>
      </w:ins>
      <w:ins w:id="171" w:author="Eric Robertson" w:date="2016-08-25T14:43:00Z">
        <w:r w:rsidR="009710EE">
          <w:t>in</w:t>
        </w:r>
      </w:ins>
      <w:ins w:id="172" w:author="Eric Robertson" w:date="2016-08-25T11:22:00Z">
        <w:r w:rsidR="00C038F5">
          <w:t xml:space="preserve"> the </w:t>
        </w:r>
      </w:ins>
      <w:ins w:id="173" w:author="Eric Robertson" w:date="2016-08-25T14:43:00Z">
        <w:r w:rsidR="009710EE">
          <w:t xml:space="preserve">parameter capture </w:t>
        </w:r>
      </w:ins>
      <w:ins w:id="174" w:author="Eric Robertson" w:date="2016-08-25T11:22:00Z">
        <w:r w:rsidR="00C038F5">
          <w:t>dialog.</w:t>
        </w:r>
      </w:ins>
    </w:p>
    <w:p w14:paraId="68AB4A83" w14:textId="77777777" w:rsidR="00C24EB1" w:rsidRDefault="00C24EB1" w:rsidP="00D05CCF">
      <w:pPr>
        <w:jc w:val="both"/>
        <w:rPr>
          <w:ins w:id="175" w:author="Eric Robertson" w:date="2016-08-25T11:25:00Z"/>
        </w:rPr>
        <w:pPrChange w:id="176" w:author="Eric Robertson" w:date="2016-08-25T09:47:00Z">
          <w:pPr/>
        </w:pPrChange>
      </w:pPr>
    </w:p>
    <w:p w14:paraId="0E56781B" w14:textId="343D16C9" w:rsidR="00C24EB1" w:rsidRDefault="00C24EB1" w:rsidP="00D05CCF">
      <w:pPr>
        <w:jc w:val="both"/>
        <w:rPr>
          <w:ins w:id="177" w:author="Eric Robertson" w:date="2016-08-25T11:26:00Z"/>
        </w:rPr>
        <w:pPrChange w:id="178" w:author="Eric Robertson" w:date="2016-08-25T09:47:00Z">
          <w:pPr/>
        </w:pPrChange>
      </w:pPr>
      <w:ins w:id="179" w:author="Eric Robertson" w:date="2016-08-25T11:25:00Z">
        <w:r>
          <w:t>Mandatory parameters are marked with an asterisk (‘*’).  The link edit window cannot be closed without providing valid values for each mandatory parameter.</w:t>
        </w:r>
      </w:ins>
    </w:p>
    <w:p w14:paraId="269FEE95" w14:textId="77777777" w:rsidR="00C24EB1" w:rsidRDefault="00C24EB1" w:rsidP="00D05CCF">
      <w:pPr>
        <w:jc w:val="both"/>
        <w:rPr>
          <w:ins w:id="180" w:author="Eric Robertson" w:date="2016-08-25T11:26:00Z"/>
        </w:rPr>
        <w:pPrChange w:id="181" w:author="Eric Robertson" w:date="2016-08-25T09:47:00Z">
          <w:pPr/>
        </w:pPrChange>
      </w:pPr>
    </w:p>
    <w:p w14:paraId="609085E2" w14:textId="13205CC3" w:rsidR="00C24EB1" w:rsidRDefault="00C24EB1" w:rsidP="00D05CCF">
      <w:pPr>
        <w:jc w:val="both"/>
        <w:rPr>
          <w:ins w:id="182" w:author="Eric Robertson" w:date="2016-08-25T11:22:00Z"/>
        </w:rPr>
        <w:pPrChange w:id="183" w:author="Eric Robertson" w:date="2016-08-25T09:47:00Z">
          <w:pPr/>
        </w:pPrChange>
      </w:pPr>
      <w:ins w:id="184" w:author="Eric Robertson" w:date="2016-08-25T11:26:00Z">
        <w:r>
          <w:t>NOTE: Occasionally, the pro</w:t>
        </w:r>
        <w:r w:rsidR="009710EE">
          <w:t>perty dialogs lose focus. Try</w:t>
        </w:r>
        <w:r>
          <w:t xml:space="preserve"> </w:t>
        </w:r>
      </w:ins>
      <w:ins w:id="185" w:author="Eric Robertson" w:date="2016-08-25T14:44:00Z">
        <w:r w:rsidR="009710EE">
          <w:t>pressing</w:t>
        </w:r>
      </w:ins>
      <w:ins w:id="186" w:author="Eric Robertson" w:date="2016-08-25T11:26:00Z">
        <w:r>
          <w:t xml:space="preserve"> </w:t>
        </w:r>
      </w:ins>
      <w:ins w:id="187" w:author="Eric Robertson" w:date="2016-08-25T14:44:00Z">
        <w:r w:rsidR="009710EE">
          <w:t xml:space="preserve">the </w:t>
        </w:r>
      </w:ins>
      <w:ins w:id="188" w:author="Eric Robertson" w:date="2016-08-25T11:26:00Z">
        <w:r>
          <w:t>escape</w:t>
        </w:r>
      </w:ins>
      <w:ins w:id="189" w:author="Eric Robertson" w:date="2016-08-25T14:44:00Z">
        <w:r w:rsidR="009710EE">
          <w:t xml:space="preserve"> key</w:t>
        </w:r>
      </w:ins>
      <w:ins w:id="190" w:author="Eric Robertson" w:date="2016-08-25T11:26:00Z">
        <w:r>
          <w:t xml:space="preserve"> and selecting the parameter in the parameters list again.</w:t>
        </w:r>
      </w:ins>
    </w:p>
    <w:p w14:paraId="21449750" w14:textId="77777777" w:rsidR="00643283" w:rsidRDefault="00643283" w:rsidP="00D05CCF">
      <w:pPr>
        <w:jc w:val="both"/>
        <w:rPr>
          <w:ins w:id="191" w:author="Eric Robertson" w:date="2016-08-25T11:33:00Z"/>
        </w:rPr>
        <w:pPrChange w:id="192" w:author="Eric Robertson" w:date="2016-08-25T09:47:00Z">
          <w:pPr/>
        </w:pPrChange>
      </w:pPr>
    </w:p>
    <w:p w14:paraId="7AFB363B" w14:textId="2352BCBA" w:rsidR="00643283" w:rsidRDefault="00643283" w:rsidP="00643283">
      <w:pPr>
        <w:ind w:left="1440"/>
        <w:jc w:val="both"/>
        <w:rPr>
          <w:ins w:id="193" w:author="Eric Robertson" w:date="2016-08-25T11:33:00Z"/>
        </w:rPr>
        <w:pPrChange w:id="194" w:author="Eric Robertson" w:date="2016-08-25T11:34:00Z">
          <w:pPr/>
        </w:pPrChange>
      </w:pPr>
      <w:ins w:id="195" w:author="Eric Robertson" w:date="2016-08-25T11:34:00Z">
        <w:r>
          <w:rPr>
            <w:noProof/>
          </w:rPr>
          <w:drawing>
            <wp:inline distT="0" distB="0" distL="0" distR="0" wp14:anchorId="4982E02B" wp14:editId="43A32E78">
              <wp:extent cx="4757931" cy="1132840"/>
              <wp:effectExtent l="0" t="0" r="0" b="1016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1244" cy="1133629"/>
                      </a:xfrm>
                      <a:prstGeom prst="rect">
                        <a:avLst/>
                      </a:prstGeom>
                      <a:noFill/>
                      <a:ln>
                        <a:noFill/>
                      </a:ln>
                    </pic:spPr>
                  </pic:pic>
                </a:graphicData>
              </a:graphic>
            </wp:inline>
          </w:drawing>
        </w:r>
      </w:ins>
    </w:p>
    <w:p w14:paraId="684F2D9B" w14:textId="2635DA0F" w:rsidR="00D05CCF" w:rsidRPr="00BD2854" w:rsidRDefault="00643283" w:rsidP="00BD2854">
      <w:pPr>
        <w:pStyle w:val="Caption"/>
        <w:pPrChange w:id="196" w:author="Eric Robertson" w:date="2016-08-25T11:41:00Z">
          <w:pPr/>
        </w:pPrChange>
      </w:pPr>
      <w:ins w:id="197" w:author="Eric Robertson" w:date="2016-08-25T11:33:00Z">
        <w:r w:rsidRPr="00BD2854">
          <w:t>Figure 8: Parameter Edit</w:t>
        </w:r>
      </w:ins>
      <w:del w:id="198" w:author="Eric Robertson" w:date="2016-08-25T09:48:00Z">
        <w:r w:rsidR="00362A5E" w:rsidRPr="00BD2854" w:rsidDel="00D05CCF">
          <w:br w:type="page"/>
        </w:r>
      </w:del>
    </w:p>
    <w:p w14:paraId="7DE11839" w14:textId="77777777" w:rsidR="006B0C35" w:rsidRDefault="006B0C35" w:rsidP="006B0C35">
      <w:pPr>
        <w:pStyle w:val="Heading2"/>
      </w:pPr>
      <w:r>
        <w:t>Input Masks</w:t>
      </w:r>
    </w:p>
    <w:p w14:paraId="5A166230" w14:textId="627ED85E" w:rsidR="00F01012" w:rsidRDefault="003D3906" w:rsidP="00F01012">
      <w:pPr>
        <w:pStyle w:val="BodyText"/>
        <w:rPr>
          <w:ins w:id="199" w:author="Eric Robertson" w:date="2016-08-25T14:16:00Z"/>
        </w:rPr>
      </w:pPr>
      <w:r w:rsidRPr="00E64DB5">
        <w:t>Link descriptions can include an input mask. An input mask is a mask used by the software as a parameter or set of parameters to create the output image. For example, some seam carving tools request a mask describing areas</w:t>
      </w:r>
      <w:r w:rsidR="004439AF">
        <w:t xml:space="preserve"> targeted for</w:t>
      </w:r>
      <w:r w:rsidRPr="00E64DB5">
        <w:t xml:space="preserve"> removal and areas for retention. </w:t>
      </w:r>
      <w:r w:rsidR="004439AF">
        <w:t xml:space="preserve">This mask may be used as the input mask for the journaling tool as well. </w:t>
      </w:r>
      <w:r w:rsidRPr="00E64DB5">
        <w:t>The input mask is an optional attachment</w:t>
      </w:r>
      <w:r w:rsidR="004439AF">
        <w:t xml:space="preserve">, but it </w:t>
      </w:r>
      <w:r w:rsidR="004439AF">
        <w:rPr>
          <w:b/>
        </w:rPr>
        <w:t>should be used</w:t>
      </w:r>
      <w:r w:rsidR="004439AF">
        <w:t xml:space="preserve"> for any operations that operate on a specific region of the image</w:t>
      </w:r>
      <w:r w:rsidRPr="00E64DB5">
        <w:t>. When first attached to the description, the mask is not shown in the description dialog. On subsequent edits, the image is both shown and able to be replaced with a new attachment.</w:t>
      </w:r>
    </w:p>
    <w:p w14:paraId="27C1C379" w14:textId="0B00DD3F" w:rsidR="00F01012" w:rsidRPr="00F01012" w:rsidRDefault="00F01012" w:rsidP="00F01012">
      <w:pPr>
        <w:pPrChange w:id="200" w:author="Eric Robertson" w:date="2016-08-25T14:16:00Z">
          <w:pPr>
            <w:pStyle w:val="BodyText"/>
          </w:pPr>
        </w:pPrChange>
      </w:pPr>
      <w:ins w:id="201" w:author="Eric Robertson" w:date="2016-08-25T14:16:00Z">
        <w:r>
          <w:t>Video input masks may be a single image applied to multiple frames (detected in the change mask), or a set of frames as a movie clip.</w:t>
        </w:r>
      </w:ins>
    </w:p>
    <w:p w14:paraId="11DB8BD8" w14:textId="77777777" w:rsidR="007B015A" w:rsidRDefault="007B015A">
      <w:pPr>
        <w:keepNext/>
        <w:jc w:val="center"/>
      </w:pPr>
      <w:r w:rsidRPr="007B015A">
        <w:rPr>
          <w:noProof/>
        </w:rPr>
        <w:t xml:space="preserve"> </w:t>
      </w:r>
      <w:r>
        <w:rPr>
          <w:noProof/>
        </w:rPr>
        <w:drawing>
          <wp:inline distT="0" distB="0" distL="0" distR="0" wp14:anchorId="6A983371" wp14:editId="6BFA7427">
            <wp:extent cx="2668270" cy="359964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_inputmask.png"/>
                    <pic:cNvPicPr/>
                  </pic:nvPicPr>
                  <pic:blipFill>
                    <a:blip r:embed="rId43">
                      <a:extLst>
                        <a:ext uri="{28A0092B-C50C-407E-A947-70E740481C1C}">
                          <a14:useLocalDpi xmlns:a14="http://schemas.microsoft.com/office/drawing/2010/main" val="0"/>
                        </a:ext>
                      </a:extLst>
                    </a:blip>
                    <a:stretch>
                      <a:fillRect/>
                    </a:stretch>
                  </pic:blipFill>
                  <pic:spPr>
                    <a:xfrm>
                      <a:off x="0" y="0"/>
                      <a:ext cx="2668270" cy="3599647"/>
                    </a:xfrm>
                    <a:prstGeom prst="rect">
                      <a:avLst/>
                    </a:prstGeom>
                  </pic:spPr>
                </pic:pic>
              </a:graphicData>
            </a:graphic>
          </wp:inline>
        </w:drawing>
      </w:r>
    </w:p>
    <w:p w14:paraId="2E909BF6" w14:textId="77777777" w:rsidR="00647C25" w:rsidRDefault="007B015A" w:rsidP="00BD2854">
      <w:pPr>
        <w:pStyle w:val="figurecaption"/>
      </w:pPr>
      <w:bookmarkStart w:id="202" w:name="_Toc457993710"/>
      <w:r>
        <w:t xml:space="preserve">Figure </w:t>
      </w:r>
      <w:fldSimple w:instr=" SEQ Figure \* ARABIC ">
        <w:r w:rsidR="000852C4">
          <w:rPr>
            <w:noProof/>
          </w:rPr>
          <w:t>8</w:t>
        </w:r>
      </w:fldSimple>
      <w:r w:rsidRPr="00B83318">
        <w:t xml:space="preserve">: Example of an input mask one might use during seam carving to </w:t>
      </w:r>
      <w:r w:rsidR="003836D5">
        <w:t>ensure preservation of the woman’s hat.</w:t>
      </w:r>
      <w:bookmarkEnd w:id="202"/>
    </w:p>
    <w:p w14:paraId="7CBBF292" w14:textId="77777777" w:rsidR="00E64DB5" w:rsidRPr="00E64DB5" w:rsidRDefault="00E64DB5" w:rsidP="00E64DB5">
      <w:pPr>
        <w:jc w:val="both"/>
      </w:pPr>
    </w:p>
    <w:p w14:paraId="5155D2CF" w14:textId="77777777" w:rsidR="00647C25" w:rsidRDefault="00655108" w:rsidP="00655108">
      <w:pPr>
        <w:pStyle w:val="Heading2"/>
      </w:pPr>
      <w:bookmarkStart w:id="203" w:name="_Toc456792472"/>
      <w:r>
        <w:t>Paste/Clone vs. Paste/Duplicate</w:t>
      </w:r>
    </w:p>
    <w:p w14:paraId="64852E22" w14:textId="77777777" w:rsidR="004439AF" w:rsidRDefault="00655108" w:rsidP="004439AF">
      <w:pPr>
        <w:jc w:val="both"/>
      </w:pPr>
      <w:r w:rsidRPr="004439AF">
        <w:t xml:space="preserve">Two similar operations are the Paste/Clone and Paste/Duplicate. The key difference </w:t>
      </w:r>
      <w:r w:rsidR="004439AF">
        <w:t>between them is that Paste/D</w:t>
      </w:r>
      <w:r w:rsidRPr="004439AF">
        <w:t xml:space="preserve">uplicate </w:t>
      </w:r>
      <w:r w:rsidR="006A3CE5">
        <w:t xml:space="preserve">is a direct copy that </w:t>
      </w:r>
      <w:r w:rsidRPr="004439AF">
        <w:t xml:space="preserve">requires an input mask, while </w:t>
      </w:r>
      <w:r w:rsidR="004439AF">
        <w:t>P</w:t>
      </w:r>
      <w:r w:rsidRPr="004439AF">
        <w:t xml:space="preserve">aste/Clone </w:t>
      </w:r>
      <w:r w:rsidR="006A3CE5">
        <w:t>does</w:t>
      </w:r>
      <w:r w:rsidRPr="004439AF">
        <w:t xml:space="preserve"> not. </w:t>
      </w:r>
    </w:p>
    <w:p w14:paraId="6447AD82" w14:textId="77777777" w:rsidR="004439AF" w:rsidRDefault="004439AF" w:rsidP="004439AF">
      <w:pPr>
        <w:jc w:val="both"/>
      </w:pPr>
    </w:p>
    <w:p w14:paraId="2CD8484B" w14:textId="77777777" w:rsidR="00655108" w:rsidRPr="004439AF" w:rsidRDefault="004439AF" w:rsidP="004439AF">
      <w:pPr>
        <w:jc w:val="both"/>
      </w:pPr>
      <w:r>
        <w:t>Paste/C</w:t>
      </w:r>
      <w:r w:rsidR="00655108" w:rsidRPr="004439AF">
        <w:t>lone involves using a content aware tool to merge pixels from one area of an image to another area of the same image</w:t>
      </w:r>
      <w:r w:rsidR="006A3CE5">
        <w:t>, using some sort of interpolation</w:t>
      </w:r>
      <w:r w:rsidR="00655108" w:rsidRPr="004439AF">
        <w:t xml:space="preserve">. </w:t>
      </w:r>
      <w:r>
        <w:t xml:space="preserve">A </w:t>
      </w:r>
      <w:r w:rsidR="00655108" w:rsidRPr="004439AF">
        <w:t xml:space="preserve">Paste/Duplicate </w:t>
      </w:r>
      <w:r>
        <w:t xml:space="preserve">operation </w:t>
      </w:r>
      <w:r w:rsidR="00655108" w:rsidRPr="004439AF">
        <w:t xml:space="preserve">would involve directly copying pixels from one area and transferring them to another area in the same image, using a selection tool. This operation should include an input mask highlighting the area used to create the copy. </w:t>
      </w:r>
    </w:p>
    <w:p w14:paraId="005A2696" w14:textId="77777777" w:rsidR="004439AF" w:rsidRDefault="004439AF" w:rsidP="00655108"/>
    <w:p w14:paraId="1D870AF5" w14:textId="77777777" w:rsidR="004439AF" w:rsidRPr="00E65A20" w:rsidRDefault="004439AF" w:rsidP="004439AF">
      <w:pPr>
        <w:pStyle w:val="Heading2"/>
      </w:pPr>
      <w:bookmarkStart w:id="204" w:name="_Toc456792473"/>
      <w:bookmarkStart w:id="205" w:name="_Toc457993693"/>
      <w:r>
        <w:t>The Paste/Splice Operation</w:t>
      </w:r>
      <w:bookmarkEnd w:id="204"/>
      <w:bookmarkEnd w:id="205"/>
    </w:p>
    <w:p w14:paraId="28A7EED9" w14:textId="7A92CC2B" w:rsidR="007C68B9" w:rsidRDefault="004439AF" w:rsidP="007C68B9">
      <w:pPr>
        <w:pStyle w:val="BodyText"/>
        <w:rPr>
          <w:ins w:id="206" w:author="Eric Robertson" w:date="2016-08-25T14:21:00Z"/>
        </w:rPr>
      </w:pPr>
      <w:r w:rsidRPr="00E20C6A">
        <w:t xml:space="preserve">Paste Splice is a special operation that expects a donor image. This is </w:t>
      </w:r>
      <w:r>
        <w:t xml:space="preserve">one of the few </w:t>
      </w:r>
      <w:r w:rsidRPr="00E20C6A">
        <w:t>operation</w:t>
      </w:r>
      <w:r>
        <w:t>s</w:t>
      </w:r>
      <w:r w:rsidRPr="00E20C6A">
        <w:t xml:space="preserve"> where an image node can have two incoming links. The first link is </w:t>
      </w:r>
      <w:proofErr w:type="spellStart"/>
      <w:r w:rsidRPr="00E20C6A">
        <w:t>PasteSplice</w:t>
      </w:r>
      <w:proofErr w:type="spellEnd"/>
      <w:r w:rsidRPr="00E20C6A">
        <w:t xml:space="preserve">, recording the difference from the prior image (the mask is only the spliced in image). The second link is a donor image. The tool enforces that a second incoming link to a node is a donor link. The tool does not force donor links to exist. Instead, the tool reminds the user to form the link. There may be several steps to create a donor image from an initial image (e.g. blurring, cropping, etc.). </w:t>
      </w:r>
      <w:r>
        <w:t>Examples</w:t>
      </w:r>
      <w:r w:rsidRPr="00E20C6A">
        <w:t xml:space="preserve"> of this behavior can be found in </w:t>
      </w:r>
      <w:r>
        <w:t>m</w:t>
      </w:r>
      <w:r w:rsidRPr="00E20C6A">
        <w:t xml:space="preserve">any of the graph image examples throughout </w:t>
      </w:r>
      <w:r>
        <w:t>this document.</w:t>
      </w:r>
    </w:p>
    <w:p w14:paraId="4D82C529" w14:textId="7A005A3D" w:rsidR="007C68B9" w:rsidRDefault="007C68B9" w:rsidP="007C68B9">
      <w:pPr>
        <w:rPr>
          <w:ins w:id="207" w:author="Eric Robertson" w:date="2016-08-25T14:38:00Z"/>
        </w:rPr>
        <w:pPrChange w:id="208" w:author="Eric Robertson" w:date="2016-08-25T14:21:00Z">
          <w:pPr>
            <w:pStyle w:val="BodyText"/>
          </w:pPr>
        </w:pPrChange>
      </w:pPr>
      <w:ins w:id="209" w:author="Eric Robertson" w:date="2016-08-25T14:21:00Z">
        <w:r>
          <w:t xml:space="preserve">Paste Splice and Paste Duplicate operations often include rotation, resize and cropping of the donor image or copied region.  These operations require indication through </w:t>
        </w:r>
      </w:ins>
      <w:ins w:id="210" w:author="Eric Robertson" w:date="2016-08-25T14:22:00Z">
        <w:r>
          <w:t xml:space="preserve">‘yes/no’ parameters if these actions took place.  Furthermore, if the </w:t>
        </w:r>
      </w:ins>
      <w:ins w:id="211" w:author="Eric Robertson" w:date="2016-08-25T14:23:00Z">
        <w:r>
          <w:t>rotation amount degrees or the resize difference are known, these parameters should be provided.</w:t>
        </w:r>
      </w:ins>
    </w:p>
    <w:p w14:paraId="09AEBC11" w14:textId="77777777" w:rsidR="000852C4" w:rsidRDefault="000852C4" w:rsidP="007C68B9">
      <w:pPr>
        <w:rPr>
          <w:ins w:id="212" w:author="Eric Robertson" w:date="2016-08-25T14:38:00Z"/>
        </w:rPr>
        <w:pPrChange w:id="213" w:author="Eric Robertson" w:date="2016-08-25T14:21:00Z">
          <w:pPr>
            <w:pStyle w:val="BodyText"/>
          </w:pPr>
        </w:pPrChange>
      </w:pPr>
    </w:p>
    <w:p w14:paraId="0F719D1D" w14:textId="309CA712" w:rsidR="000852C4" w:rsidRDefault="000852C4" w:rsidP="000852C4">
      <w:pPr>
        <w:pStyle w:val="Heading2"/>
        <w:rPr>
          <w:ins w:id="214" w:author="Eric Robertson" w:date="2016-08-25T14:38:00Z"/>
        </w:rPr>
        <w:pPrChange w:id="215" w:author="Eric Robertson" w:date="2016-08-25T14:38:00Z">
          <w:pPr>
            <w:pStyle w:val="BodyText"/>
          </w:pPr>
        </w:pPrChange>
      </w:pPr>
      <w:ins w:id="216" w:author="Eric Robertson" w:date="2016-08-25T14:38:00Z">
        <w:r>
          <w:t>Shadow from Donor Image</w:t>
        </w:r>
      </w:ins>
    </w:p>
    <w:p w14:paraId="47996D1B" w14:textId="77777777" w:rsidR="000852C4" w:rsidRDefault="000852C4" w:rsidP="000852C4">
      <w:pPr>
        <w:rPr>
          <w:ins w:id="217" w:author="Eric Robertson" w:date="2016-08-25T14:38:00Z"/>
        </w:rPr>
      </w:pPr>
      <w:ins w:id="218" w:author="Eric Robertson" w:date="2016-08-25T14:38:00Z">
        <w:r>
          <w:t xml:space="preserve">It is important </w:t>
        </w:r>
        <w:r w:rsidRPr="00416E57">
          <w:t>the journal capture</w:t>
        </w:r>
        <w:r>
          <w:t>s</w:t>
        </w:r>
        <w:r w:rsidRPr="00416E57">
          <w:t xml:space="preserve"> where the shadow </w:t>
        </w:r>
        <w:r>
          <w:t xml:space="preserve">comes from </w:t>
        </w:r>
        <w:r w:rsidRPr="00416E57">
          <w:t>copied from a donor image</w:t>
        </w:r>
        <w:r>
          <w:t>.</w:t>
        </w:r>
        <w:r w:rsidRPr="00416E57">
          <w:t xml:space="preserve"> </w:t>
        </w:r>
        <w:r>
          <w:t xml:space="preserve">The resulting </w:t>
        </w:r>
        <w:r w:rsidRPr="00416E57">
          <w:t>mask created by a Paste operation (Paste Clone, Paste Splice) represents the newly placed shadow on the image in its final resti</w:t>
        </w:r>
        <w:r>
          <w:t>ng place, size, and orientation.  </w:t>
        </w:r>
        <w:r w:rsidRPr="00416E57">
          <w:t>The journal should also reflect t</w:t>
        </w:r>
        <w:r>
          <w:t>hat the select region is adjust</w:t>
        </w:r>
        <w:r w:rsidRPr="00416E57">
          <w:t>ed</w:t>
        </w:r>
        <w:r>
          <w:t xml:space="preserve"> </w:t>
        </w:r>
        <w:r w:rsidRPr="00416E57">
          <w:t>(opacity).</w:t>
        </w:r>
      </w:ins>
    </w:p>
    <w:p w14:paraId="63FB8803" w14:textId="77777777" w:rsidR="000852C4" w:rsidRPr="00416E57" w:rsidRDefault="000852C4" w:rsidP="000852C4">
      <w:pPr>
        <w:rPr>
          <w:ins w:id="219" w:author="Eric Robertson" w:date="2016-08-25T14:38:00Z"/>
        </w:rPr>
      </w:pPr>
    </w:p>
    <w:p w14:paraId="439DC7D0" w14:textId="4B390920" w:rsidR="000852C4" w:rsidRDefault="000852C4" w:rsidP="000852C4">
      <w:pPr>
        <w:rPr>
          <w:ins w:id="220" w:author="Eric Robertson" w:date="2016-08-25T14:38:00Z"/>
        </w:rPr>
      </w:pPr>
      <w:ins w:id="221" w:author="Eric Robertson" w:date="2016-08-25T14:38:00Z">
        <w:r w:rsidRPr="00416E57">
          <w:t>Here i</w:t>
        </w:r>
        <w:r>
          <w:t>s one approach:</w:t>
        </w:r>
      </w:ins>
    </w:p>
    <w:p w14:paraId="17073F8C" w14:textId="77777777" w:rsidR="000852C4" w:rsidRPr="00416E57" w:rsidRDefault="000852C4" w:rsidP="000852C4">
      <w:pPr>
        <w:rPr>
          <w:ins w:id="222" w:author="Eric Robertson" w:date="2016-08-25T14:38:00Z"/>
        </w:rPr>
      </w:pPr>
    </w:p>
    <w:p w14:paraId="06A5767B" w14:textId="77777777" w:rsidR="009710EE" w:rsidRDefault="000852C4" w:rsidP="009710EE">
      <w:pPr>
        <w:rPr>
          <w:ins w:id="223" w:author="Eric Robertson" w:date="2016-08-25T14:48:00Z"/>
        </w:rPr>
      </w:pPr>
      <w:ins w:id="224" w:author="Eric Robertson" w:date="2016-08-25T14:38:00Z">
        <w:r w:rsidRPr="00416E57">
          <w:t>The originating image node will have t</w:t>
        </w:r>
        <w:r>
          <w:t>w</w:t>
        </w:r>
        <w:r w:rsidRPr="00416E57">
          <w:t xml:space="preserve">o links leaving it. </w:t>
        </w:r>
        <w:r>
          <w:t xml:space="preserve"> </w:t>
        </w:r>
      </w:ins>
    </w:p>
    <w:p w14:paraId="26C5BAD1" w14:textId="77777777" w:rsidR="009710EE" w:rsidRDefault="009710EE" w:rsidP="009710EE">
      <w:pPr>
        <w:rPr>
          <w:ins w:id="225" w:author="Eric Robertson" w:date="2016-08-25T14:46:00Z"/>
        </w:rPr>
      </w:pPr>
    </w:p>
    <w:p w14:paraId="33211835" w14:textId="14BF09C1" w:rsidR="009710EE" w:rsidRDefault="009710EE" w:rsidP="009710EE">
      <w:pPr>
        <w:rPr>
          <w:ins w:id="226" w:author="Eric Robertson" w:date="2016-08-25T14:48:00Z"/>
          <w:rFonts w:ascii="Menlo Regular" w:hAnsi="Menlo Regular" w:cs="Menlo Regular"/>
          <w:sz w:val="22"/>
          <w:szCs w:val="22"/>
        </w:rPr>
      </w:pPr>
      <w:ins w:id="227" w:author="Eric Robertson" w:date="2016-08-25T14:46:00Z">
        <w:r>
          <w:t xml:space="preserve">The first </w:t>
        </w:r>
      </w:ins>
      <w:ins w:id="228" w:author="Eric Robertson" w:date="2016-08-25T14:38:00Z">
        <w:r w:rsidR="000852C4">
          <w:t xml:space="preserve">link is </w:t>
        </w:r>
        <w:proofErr w:type="spellStart"/>
        <w:r w:rsidR="000852C4">
          <w:t>SelectRegion</w:t>
        </w:r>
        <w:proofErr w:type="spellEnd"/>
        <w:r w:rsidR="000852C4">
          <w:t>.  </w:t>
        </w:r>
        <w:r w:rsidR="000852C4" w:rsidRPr="00416E57">
          <w:t>The link's destination image is the same dimension as the source image, with unselected</w:t>
        </w:r>
        <w:r w:rsidR="000852C4">
          <w:t xml:space="preserve"> region completely transparent.</w:t>
        </w:r>
        <w:r w:rsidR="000852C4" w:rsidRPr="00416E57">
          <w:t xml:space="preserve">   The input mask for the operation is the selected region.   The link mask is the inverse (black on all unselected areas).  </w:t>
        </w:r>
        <w:r w:rsidR="000852C4">
          <w:t>The image manipulator may</w:t>
        </w:r>
        <w:r w:rsidR="000852C4" w:rsidRPr="00416E57">
          <w:t xml:space="preserve"> alter the </w:t>
        </w:r>
        <w:r w:rsidR="000852C4">
          <w:t>destination</w:t>
        </w:r>
        <w:r w:rsidR="000852C4" w:rsidRPr="00416E57">
          <w:t xml:space="preserve"> image further by applying </w:t>
        </w:r>
        <w:proofErr w:type="spellStart"/>
        <w:r w:rsidR="000852C4" w:rsidRPr="00D6215C">
          <w:t>Color.ColorOpacity</w:t>
        </w:r>
        <w:proofErr w:type="gramStart"/>
        <w:r w:rsidR="000852C4" w:rsidRPr="00D6215C">
          <w:t>,creating</w:t>
        </w:r>
        <w:proofErr w:type="spellEnd"/>
        <w:proofErr w:type="gramEnd"/>
        <w:r w:rsidR="000852C4" w:rsidRPr="00D6215C">
          <w:t xml:space="preserve"> the appropriate link(s)</w:t>
        </w:r>
        <w:r w:rsidR="000852C4" w:rsidRPr="009710EE">
          <w:rPr>
            <w:rFonts w:ascii="Menlo Regular" w:hAnsi="Menlo Regular" w:cs="Menlo Regular"/>
            <w:sz w:val="22"/>
            <w:szCs w:val="22"/>
          </w:rPr>
          <w:t>. </w:t>
        </w:r>
      </w:ins>
    </w:p>
    <w:p w14:paraId="5460F5E2" w14:textId="77777777" w:rsidR="009710EE" w:rsidRDefault="009710EE" w:rsidP="009710EE">
      <w:pPr>
        <w:rPr>
          <w:ins w:id="229" w:author="Eric Robertson" w:date="2016-08-25T14:46:00Z"/>
          <w:rFonts w:ascii="Menlo Regular" w:hAnsi="Menlo Regular" w:cs="Menlo Regular"/>
          <w:sz w:val="22"/>
          <w:szCs w:val="22"/>
        </w:rPr>
      </w:pPr>
    </w:p>
    <w:p w14:paraId="0C1D8E31" w14:textId="1853729F" w:rsidR="000852C4" w:rsidRDefault="009710EE" w:rsidP="009710EE">
      <w:pPr>
        <w:rPr>
          <w:ins w:id="230" w:author="Eric Robertson" w:date="2016-08-25T14:38:00Z"/>
        </w:rPr>
      </w:pPr>
      <w:ins w:id="231" w:author="Eric Robertson" w:date="2016-08-25T14:46:00Z">
        <w:r>
          <w:t>The second link</w:t>
        </w:r>
      </w:ins>
      <w:ins w:id="232" w:author="Eric Robertson" w:date="2016-08-25T14:38:00Z">
        <w:r>
          <w:t xml:space="preserve"> from </w:t>
        </w:r>
        <w:r w:rsidR="000852C4">
          <w:t xml:space="preserve">the </w:t>
        </w:r>
        <w:r w:rsidR="000852C4" w:rsidRPr="00416E57">
          <w:t>originating image node </w:t>
        </w:r>
        <w:r>
          <w:t>represents</w:t>
        </w:r>
        <w:r w:rsidR="000852C4" w:rsidRPr="00416E57">
          <w:t xml:space="preserve"> a Paste Splice </w:t>
        </w:r>
      </w:ins>
      <w:ins w:id="233" w:author="Eric Robertson" w:date="2016-08-25T14:46:00Z">
        <w:r>
          <w:t>operation</w:t>
        </w:r>
      </w:ins>
      <w:ins w:id="234" w:author="Eric Robertson" w:date="2016-08-25T14:38:00Z">
        <w:r w:rsidR="000852C4" w:rsidRPr="00416E57">
          <w:t xml:space="preserve"> to a destination image node conta</w:t>
        </w:r>
        <w:r w:rsidR="000852C4">
          <w:t>ining the shadowed object in it</w:t>
        </w:r>
        <w:r w:rsidR="000852C4" w:rsidRPr="00416E57">
          <w:t>s final</w:t>
        </w:r>
        <w:r>
          <w:t xml:space="preserve"> resting place.  The </w:t>
        </w:r>
      </w:ins>
      <w:ins w:id="235" w:author="Eric Robertson" w:date="2016-08-25T14:46:00Z">
        <w:r>
          <w:t>link mask</w:t>
        </w:r>
      </w:ins>
      <w:ins w:id="236" w:author="Eric Robertson" w:date="2016-08-25T14:38:00Z">
        <w:r w:rsidR="000852C4" w:rsidRPr="00416E57">
          <w:t xml:space="preserve"> </w:t>
        </w:r>
      </w:ins>
      <w:ins w:id="237" w:author="Eric Robertson" w:date="2016-08-25T14:45:00Z">
        <w:r>
          <w:t xml:space="preserve">reflects </w:t>
        </w:r>
      </w:ins>
      <w:ins w:id="238" w:author="Eric Robertson" w:date="2016-08-25T14:38:00Z">
        <w:r w:rsidR="000852C4" w:rsidRPr="00416E57">
          <w:t>the added shadow to the originating image.  </w:t>
        </w:r>
      </w:ins>
      <w:ins w:id="239" w:author="Eric Robertson" w:date="2016-08-25T14:47:00Z">
        <w:r>
          <w:t>The same destination node has an additional incoming ‘</w:t>
        </w:r>
      </w:ins>
      <w:ins w:id="240" w:author="Eric Robertson" w:date="2016-08-25T14:38:00Z">
        <w:r w:rsidR="000852C4" w:rsidRPr="00416E57">
          <w:t>donor</w:t>
        </w:r>
      </w:ins>
      <w:ins w:id="241" w:author="Eric Robertson" w:date="2016-08-25T14:47:00Z">
        <w:r>
          <w:t>’</w:t>
        </w:r>
      </w:ins>
      <w:ins w:id="242" w:author="Eric Robertson" w:date="2016-08-25T14:38:00Z">
        <w:r w:rsidR="000852C4" w:rsidRPr="00416E57">
          <w:t xml:space="preserve"> link </w:t>
        </w:r>
      </w:ins>
      <w:ins w:id="243" w:author="Eric Robertson" w:date="2016-08-25T14:47:00Z">
        <w:r>
          <w:t xml:space="preserve">from the last node on the </w:t>
        </w:r>
      </w:ins>
      <w:ins w:id="244" w:author="Eric Robertson" w:date="2016-08-25T14:38:00Z">
        <w:r w:rsidR="000852C4" w:rsidRPr="00416E57">
          <w:t>path sta</w:t>
        </w:r>
        <w:r>
          <w:t xml:space="preserve">rting with the </w:t>
        </w:r>
        <w:proofErr w:type="spellStart"/>
        <w:r>
          <w:t>SelectRegion</w:t>
        </w:r>
        <w:proofErr w:type="spellEnd"/>
        <w:r>
          <w:t xml:space="preserve"> link</w:t>
        </w:r>
        <w:r w:rsidR="000852C4" w:rsidRPr="00416E57">
          <w:t xml:space="preserve">. </w:t>
        </w:r>
      </w:ins>
    </w:p>
    <w:p w14:paraId="64E4A758" w14:textId="77777777" w:rsidR="000852C4" w:rsidRDefault="000852C4" w:rsidP="000852C4">
      <w:pPr>
        <w:rPr>
          <w:ins w:id="245" w:author="Eric Robertson" w:date="2016-08-25T14:38:00Z"/>
        </w:rPr>
      </w:pPr>
      <w:ins w:id="246" w:author="Eric Robertson" w:date="2016-08-25T14:38:00Z">
        <w:r>
          <w:rPr>
            <w:noProof/>
          </w:rPr>
          <w:drawing>
            <wp:inline distT="0" distB="0" distL="0" distR="0" wp14:anchorId="73A919C3" wp14:editId="394E3A69">
              <wp:extent cx="5930053" cy="44475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44">
                        <a:extLst>
                          <a:ext uri="{28A0092B-C50C-407E-A947-70E740481C1C}">
                            <a14:useLocalDpi xmlns:a14="http://schemas.microsoft.com/office/drawing/2010/main" val="0"/>
                          </a:ext>
                        </a:extLst>
                      </a:blip>
                      <a:stretch>
                        <a:fillRect/>
                      </a:stretch>
                    </pic:blipFill>
                    <pic:spPr>
                      <a:xfrm>
                        <a:off x="0" y="0"/>
                        <a:ext cx="5930053" cy="4447540"/>
                      </a:xfrm>
                      <a:prstGeom prst="rect">
                        <a:avLst/>
                      </a:prstGeom>
                    </pic:spPr>
                  </pic:pic>
                </a:graphicData>
              </a:graphic>
            </wp:inline>
          </w:drawing>
        </w:r>
      </w:ins>
    </w:p>
    <w:p w14:paraId="32F4C7FE" w14:textId="77777777" w:rsidR="000852C4" w:rsidRPr="00416E57" w:rsidRDefault="000852C4" w:rsidP="000852C4">
      <w:pPr>
        <w:pStyle w:val="Caption"/>
        <w:rPr>
          <w:ins w:id="247" w:author="Eric Robertson" w:date="2016-08-25T14:38:00Z"/>
        </w:rPr>
      </w:pPr>
      <w:proofErr w:type="gramStart"/>
      <w:ins w:id="248" w:author="Eric Robertson" w:date="2016-08-25T14:38:00Z">
        <w:r>
          <w:t xml:space="preserve">Figure </w:t>
        </w:r>
        <w:r>
          <w:fldChar w:fldCharType="begin"/>
        </w:r>
        <w:r>
          <w:instrText xml:space="preserve"> SEQ Figure \* ARABIC </w:instrText>
        </w:r>
        <w:r>
          <w:fldChar w:fldCharType="separate"/>
        </w:r>
      </w:ins>
      <w:r>
        <w:rPr>
          <w:noProof/>
        </w:rPr>
        <w:t>9</w:t>
      </w:r>
      <w:ins w:id="249" w:author="Eric Robertson" w:date="2016-08-25T14:38:00Z">
        <w:r>
          <w:fldChar w:fldCharType="end"/>
        </w:r>
        <w:r>
          <w:t>.</w:t>
        </w:r>
        <w:proofErr w:type="gramEnd"/>
        <w:r>
          <w:t xml:space="preserve"> Shadow Paste</w:t>
        </w:r>
      </w:ins>
    </w:p>
    <w:p w14:paraId="14A51936" w14:textId="77777777" w:rsidR="000852C4" w:rsidRPr="000852C4" w:rsidRDefault="000852C4" w:rsidP="000852C4">
      <w:pPr>
        <w:rPr>
          <w:ins w:id="250" w:author="Eric Robertson" w:date="2016-08-25T14:24:00Z"/>
        </w:rPr>
        <w:pPrChange w:id="251" w:author="Eric Robertson" w:date="2016-08-25T14:38:00Z">
          <w:pPr>
            <w:pStyle w:val="BodyText"/>
          </w:pPr>
        </w:pPrChange>
      </w:pPr>
    </w:p>
    <w:p w14:paraId="66C11037" w14:textId="77777777" w:rsidR="000221A4" w:rsidRDefault="000221A4" w:rsidP="007C68B9">
      <w:pPr>
        <w:rPr>
          <w:ins w:id="252" w:author="Eric Robertson" w:date="2016-08-25T14:23:00Z"/>
        </w:rPr>
        <w:pPrChange w:id="253" w:author="Eric Robertson" w:date="2016-08-25T14:21:00Z">
          <w:pPr>
            <w:pStyle w:val="BodyText"/>
          </w:pPr>
        </w:pPrChange>
      </w:pPr>
    </w:p>
    <w:p w14:paraId="57335141" w14:textId="3B65A0C9" w:rsidR="000221A4" w:rsidRDefault="000221A4" w:rsidP="000221A4">
      <w:pPr>
        <w:pStyle w:val="Heading2"/>
        <w:rPr>
          <w:ins w:id="254" w:author="Eric Robertson" w:date="2016-08-25T14:24:00Z"/>
        </w:rPr>
        <w:pPrChange w:id="255" w:author="Eric Robertson" w:date="2016-08-25T14:24:00Z">
          <w:pPr>
            <w:pStyle w:val="BodyText"/>
          </w:pPr>
        </w:pPrChange>
      </w:pPr>
      <w:ins w:id="256" w:author="Eric Robertson" w:date="2016-08-25T14:24:00Z">
        <w:r>
          <w:t>Transform Move</w:t>
        </w:r>
      </w:ins>
    </w:p>
    <w:p w14:paraId="1797F383" w14:textId="608F1692" w:rsidR="000221A4" w:rsidRDefault="000221A4" w:rsidP="000221A4">
      <w:pPr>
        <w:rPr>
          <w:ins w:id="257" w:author="Eric Robertson" w:date="2016-08-25T14:38:00Z"/>
        </w:rPr>
        <w:pPrChange w:id="258" w:author="Eric Robertson" w:date="2016-08-25T14:24:00Z">
          <w:pPr>
            <w:pStyle w:val="BodyText"/>
          </w:pPr>
        </w:pPrChange>
      </w:pPr>
      <w:ins w:id="259" w:author="Eric Robertson" w:date="2016-08-25T14:24:00Z">
        <w:r>
          <w:t xml:space="preserve">Transform move involves moving a part of an image to another part of an image.  Unlike Paste Duplicate, the move fills in the pixels of the prior location of the moved pixels with a background pixel (another layer).   The change mask reflects both the prior </w:t>
        </w:r>
      </w:ins>
      <w:ins w:id="260" w:author="Eric Robertson" w:date="2016-08-25T14:25:00Z">
        <w:r>
          <w:t>location</w:t>
        </w:r>
      </w:ins>
      <w:ins w:id="261" w:author="Eric Robertson" w:date="2016-08-25T14:24:00Z">
        <w:r>
          <w:t xml:space="preserve"> </w:t>
        </w:r>
      </w:ins>
      <w:ins w:id="262" w:author="Eric Robertson" w:date="2016-08-25T14:25:00Z">
        <w:r>
          <w:t>and the new location of the moved pixels.  The input mask should reflect the prior location.  A future enhancement of the tool will calculate the input mask.</w:t>
        </w:r>
      </w:ins>
    </w:p>
    <w:p w14:paraId="6A5994CF" w14:textId="77777777" w:rsidR="000852C4" w:rsidRPr="000221A4" w:rsidRDefault="000852C4" w:rsidP="000221A4">
      <w:pPr>
        <w:pPrChange w:id="263" w:author="Eric Robertson" w:date="2016-08-25T14:24:00Z">
          <w:pPr>
            <w:pStyle w:val="BodyText"/>
          </w:pPr>
        </w:pPrChange>
      </w:pPr>
    </w:p>
    <w:p w14:paraId="29E1431D" w14:textId="77777777" w:rsidR="004439AF" w:rsidRPr="00655108" w:rsidRDefault="004439AF" w:rsidP="00655108"/>
    <w:p w14:paraId="41D8772B" w14:textId="77777777" w:rsidR="00655108" w:rsidRPr="00655108" w:rsidRDefault="00655108" w:rsidP="00655108"/>
    <w:p w14:paraId="286078FA" w14:textId="77777777" w:rsidR="003D3906" w:rsidRDefault="003D3906" w:rsidP="00C8495E">
      <w:pPr>
        <w:pStyle w:val="Heading2"/>
      </w:pPr>
      <w:bookmarkStart w:id="264" w:name="_Toc457993692"/>
      <w:r>
        <w:t>Applying Filters (Plugins)</w:t>
      </w:r>
      <w:bookmarkEnd w:id="203"/>
      <w:bookmarkEnd w:id="264"/>
    </w:p>
    <w:p w14:paraId="180DC5D2" w14:textId="77777777" w:rsidR="003D3906" w:rsidRDefault="003D3906" w:rsidP="00AA3D31">
      <w:pPr>
        <w:pStyle w:val="BodyText"/>
      </w:pPr>
      <w:r w:rsidRPr="00E64DB5">
        <w:t xml:space="preserve">A special kind of link description is available for plugins. When using a filter made available by a tool (Process -&gt; Next w/Filter, </w:t>
      </w:r>
      <w:proofErr w:type="spellStart"/>
      <w:r w:rsidRPr="00E64DB5">
        <w:t>etc</w:t>
      </w:r>
      <w:proofErr w:type="spellEnd"/>
      <w:r w:rsidRPr="00E64DB5">
        <w:t>), a dialog appears with different options. These filters are performed directly, and as such the new link and node are automatically generated. The user must supply the plugin name and parameters (if applicable). The Category, Operation, Software Name, and Software Version are all included in the plugin. For more information on writing plugins, see the corresponding section of this document.</w:t>
      </w:r>
    </w:p>
    <w:p w14:paraId="636AC933" w14:textId="77777777" w:rsidR="004439AF" w:rsidRPr="004439AF" w:rsidRDefault="004439AF" w:rsidP="004439AF"/>
    <w:p w14:paraId="12B5A769" w14:textId="77777777" w:rsidR="00C8495E" w:rsidRDefault="00254AB0" w:rsidP="00AA3D31">
      <w:pPr>
        <w:jc w:val="center"/>
      </w:pPr>
      <w:r>
        <w:rPr>
          <w:noProof/>
        </w:rPr>
        <w:drawing>
          <wp:inline distT="0" distB="0" distL="0" distR="0" wp14:anchorId="0246F0E9" wp14:editId="7694CE1E">
            <wp:extent cx="1737995" cy="396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xtfilter.PNG"/>
                    <pic:cNvPicPr/>
                  </pic:nvPicPr>
                  <pic:blipFill>
                    <a:blip r:embed="rId45">
                      <a:extLst>
                        <a:ext uri="{28A0092B-C50C-407E-A947-70E740481C1C}">
                          <a14:useLocalDpi xmlns:a14="http://schemas.microsoft.com/office/drawing/2010/main" val="0"/>
                        </a:ext>
                      </a:extLst>
                    </a:blip>
                    <a:stretch>
                      <a:fillRect/>
                    </a:stretch>
                  </pic:blipFill>
                  <pic:spPr>
                    <a:xfrm>
                      <a:off x="0" y="0"/>
                      <a:ext cx="1737995" cy="3965575"/>
                    </a:xfrm>
                    <a:prstGeom prst="rect">
                      <a:avLst/>
                    </a:prstGeom>
                  </pic:spPr>
                </pic:pic>
              </a:graphicData>
            </a:graphic>
          </wp:inline>
        </w:drawing>
      </w:r>
    </w:p>
    <w:p w14:paraId="5DE4209D" w14:textId="77777777" w:rsidR="00AA3D31" w:rsidRPr="00AF2DD4" w:rsidRDefault="00AA3D31" w:rsidP="00BD2854">
      <w:pPr>
        <w:pStyle w:val="figurecaption"/>
        <w:rPr>
          <w:noProof/>
        </w:rPr>
      </w:pPr>
      <w:bookmarkStart w:id="265" w:name="_Toc457993711"/>
      <w:r>
        <w:t xml:space="preserve">Figure </w:t>
      </w:r>
      <w:fldSimple w:instr=" SEQ Figure \* ARABIC ">
        <w:r w:rsidR="000852C4">
          <w:rPr>
            <w:noProof/>
          </w:rPr>
          <w:t>9</w:t>
        </w:r>
      </w:fldSimple>
      <w:r>
        <w:t>: Window for applying plugins to image nodes.</w:t>
      </w:r>
      <w:bookmarkEnd w:id="265"/>
    </w:p>
    <w:p w14:paraId="13C40D17" w14:textId="77777777" w:rsidR="00E64DB5" w:rsidRDefault="00E64DB5" w:rsidP="00E64DB5">
      <w:pPr>
        <w:jc w:val="both"/>
      </w:pPr>
    </w:p>
    <w:p w14:paraId="6336EDF7" w14:textId="77777777" w:rsidR="005F697D" w:rsidRDefault="005F697D" w:rsidP="00732A79">
      <w:pPr>
        <w:pStyle w:val="Heading2"/>
      </w:pPr>
      <w:bookmarkStart w:id="266" w:name="_Toc457993694"/>
      <w:bookmarkStart w:id="267" w:name="_Toc456792474"/>
      <w:r>
        <w:t>Link Inspection</w:t>
      </w:r>
      <w:bookmarkEnd w:id="266"/>
    </w:p>
    <w:p w14:paraId="4D5408ED" w14:textId="631E13EF" w:rsidR="005F697D" w:rsidRDefault="005F697D" w:rsidP="009F28C6">
      <w:pPr>
        <w:jc w:val="both"/>
        <w:rPr>
          <w:ins w:id="268" w:author="Eric Robertson" w:date="2016-08-25T11:37:00Z"/>
        </w:rPr>
      </w:pPr>
      <w:r w:rsidRPr="009F28C6">
        <w:t xml:space="preserve">Regardless if the link is read-only (for links created by plugins) or created through one of the image connection operations, a link may be selected and inspected.  The inspection includes all </w:t>
      </w:r>
      <w:del w:id="269" w:author="Eric Robertson" w:date="2016-08-25T11:40:00Z">
        <w:r w:rsidRPr="009F28C6" w:rsidDel="00975653">
          <w:delText xml:space="preserve">arguments </w:delText>
        </w:r>
      </w:del>
      <w:ins w:id="270" w:author="Eric Robertson" w:date="2016-08-25T11:40:00Z">
        <w:r w:rsidR="00975653">
          <w:t xml:space="preserve">parameters, </w:t>
        </w:r>
        <w:proofErr w:type="gramStart"/>
        <w:r w:rsidR="00975653">
          <w:t>a</w:t>
        </w:r>
        <w:proofErr w:type="gramEnd"/>
        <w:r w:rsidR="00975653">
          <w:t xml:space="preserve"> input </w:t>
        </w:r>
        <w:r w:rsidR="00EB3998">
          <w:t>mask if provided</w:t>
        </w:r>
      </w:ins>
      <w:del w:id="271" w:author="Eric Robertson" w:date="2016-08-25T11:40:00Z">
        <w:r w:rsidRPr="009F28C6" w:rsidDel="00EB3998">
          <w:delText>used by the plugin</w:delText>
        </w:r>
      </w:del>
      <w:ins w:id="272" w:author="Eric Robertson" w:date="2016-08-25T11:40:00Z">
        <w:r w:rsidR="00EB3998">
          <w:t xml:space="preserve"> </w:t>
        </w:r>
      </w:ins>
      <w:del w:id="273" w:author="Eric Robertson" w:date="2016-08-25T11:40:00Z">
        <w:r w:rsidRPr="009F28C6" w:rsidDel="00EB3998">
          <w:delText xml:space="preserve">, if applicable, </w:delText>
        </w:r>
      </w:del>
      <w:r w:rsidRPr="009F28C6">
        <w:t xml:space="preserve">and </w:t>
      </w:r>
      <w:ins w:id="274" w:author="Eric Robertson" w:date="2016-08-25T11:40:00Z">
        <w:r w:rsidR="00EB3998">
          <w:t>an</w:t>
        </w:r>
      </w:ins>
      <w:ins w:id="275" w:author="Eric Robertson" w:date="2016-08-25T14:17:00Z">
        <w:r w:rsidR="00F01012">
          <w:t xml:space="preserve"> </w:t>
        </w:r>
      </w:ins>
      <w:r w:rsidRPr="009F28C6">
        <w:t>EXIF comparison analysis, as shown in the figure</w:t>
      </w:r>
      <w:ins w:id="276" w:author="Eric Robertson" w:date="2016-08-25T14:17:00Z">
        <w:r w:rsidR="00F01012">
          <w:t>s</w:t>
        </w:r>
      </w:ins>
      <w:r w:rsidRPr="009F28C6">
        <w:t xml:space="preserve"> below.</w:t>
      </w:r>
      <w:ins w:id="277" w:author="Eric Robertson" w:date="2016-08-25T11:40:00Z">
        <w:r w:rsidR="00975653">
          <w:t xml:space="preserve"> </w:t>
        </w:r>
      </w:ins>
    </w:p>
    <w:p w14:paraId="29C7C6A7" w14:textId="7B1EAD45" w:rsidR="00975653" w:rsidRDefault="00975653" w:rsidP="009F28C6">
      <w:pPr>
        <w:jc w:val="both"/>
        <w:rPr>
          <w:ins w:id="278" w:author="Eric Robertson" w:date="2016-08-25T11:40:00Z"/>
        </w:rPr>
      </w:pPr>
      <w:ins w:id="279" w:author="Eric Robertson" w:date="2016-08-25T11:40:00Z">
        <w:r>
          <w:rPr>
            <w:noProof/>
          </w:rPr>
          <w:drawing>
            <wp:inline distT="0" distB="0" distL="0" distR="0" wp14:anchorId="2AE1C275" wp14:editId="1C9770E0">
              <wp:extent cx="5943600" cy="2494736"/>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494736"/>
                      </a:xfrm>
                      <a:prstGeom prst="rect">
                        <a:avLst/>
                      </a:prstGeom>
                      <a:noFill/>
                      <a:ln>
                        <a:noFill/>
                      </a:ln>
                    </pic:spPr>
                  </pic:pic>
                </a:graphicData>
              </a:graphic>
            </wp:inline>
          </w:drawing>
        </w:r>
      </w:ins>
    </w:p>
    <w:p w14:paraId="4FEDE346" w14:textId="08A763B2" w:rsidR="00EB3998" w:rsidRPr="00693015" w:rsidRDefault="00EB3998" w:rsidP="00BD2854">
      <w:pPr>
        <w:pStyle w:val="Caption"/>
        <w:pPrChange w:id="280" w:author="Eric Robertson" w:date="2016-08-25T11:41:00Z">
          <w:pPr>
            <w:jc w:val="both"/>
          </w:pPr>
        </w:pPrChange>
      </w:pPr>
      <w:proofErr w:type="gramStart"/>
      <w:ins w:id="281" w:author="Eric Robertson" w:date="2016-08-25T11:40:00Z">
        <w:r w:rsidRPr="00BD2854">
          <w:t xml:space="preserve">Figure </w:t>
        </w:r>
        <w:proofErr w:type="gramEnd"/>
        <w:r w:rsidRPr="00BD2854">
          <w:fldChar w:fldCharType="begin"/>
        </w:r>
        <w:r w:rsidRPr="00EB3998">
          <w:rPr>
            <w:rPrChange w:id="282" w:author="Eric Robertson" w:date="2016-08-25T11:41:00Z">
              <w:rPr/>
            </w:rPrChange>
          </w:rPr>
          <w:instrText xml:space="preserve"> SEQ Figure \* ARABIC </w:instrText>
        </w:r>
      </w:ins>
      <w:r w:rsidRPr="00EB3998">
        <w:rPr>
          <w:rPrChange w:id="283" w:author="Eric Robertson" w:date="2016-08-25T11:41:00Z">
            <w:rPr/>
          </w:rPrChange>
        </w:rPr>
        <w:fldChar w:fldCharType="separate"/>
      </w:r>
      <w:ins w:id="284" w:author="Eric Robertson" w:date="2016-08-25T14:36:00Z">
        <w:r w:rsidR="000852C4">
          <w:rPr>
            <w:noProof/>
          </w:rPr>
          <w:t>10</w:t>
        </w:r>
      </w:ins>
      <w:ins w:id="285" w:author="Eric Robertson" w:date="2016-08-25T11:40:00Z">
        <w:r w:rsidRPr="00693015">
          <w:fldChar w:fldCharType="end"/>
        </w:r>
      </w:ins>
      <w:proofErr w:type="gramStart"/>
      <w:ins w:id="286" w:author="Eric Robertson" w:date="2016-08-25T11:41:00Z">
        <w:r w:rsidRPr="00693015">
          <w:t>.</w:t>
        </w:r>
        <w:proofErr w:type="gramEnd"/>
        <w:r w:rsidRPr="00693015">
          <w:t xml:space="preserve"> Link Inspection</w:t>
        </w:r>
      </w:ins>
    </w:p>
    <w:p w14:paraId="2BE75107" w14:textId="77777777" w:rsidR="005F697D" w:rsidRDefault="005F697D" w:rsidP="009F28C6">
      <w:pPr>
        <w:jc w:val="center"/>
      </w:pPr>
      <w:r>
        <w:rPr>
          <w:noProof/>
        </w:rPr>
        <w:drawing>
          <wp:inline distT="0" distB="0" distL="0" distR="0" wp14:anchorId="45B44CF0" wp14:editId="30F85D4B">
            <wp:extent cx="5772150" cy="2442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l="962" r="1923"/>
                    <a:stretch/>
                  </pic:blipFill>
                  <pic:spPr bwMode="auto">
                    <a:xfrm>
                      <a:off x="0" y="0"/>
                      <a:ext cx="5772164" cy="2442216"/>
                    </a:xfrm>
                    <a:prstGeom prst="rect">
                      <a:avLst/>
                    </a:prstGeom>
                    <a:noFill/>
                    <a:ln>
                      <a:noFill/>
                    </a:ln>
                    <a:extLst>
                      <a:ext uri="{53640926-AAD7-44d8-BBD7-CCE9431645EC}">
                        <a14:shadowObscured xmlns:a14="http://schemas.microsoft.com/office/drawing/2010/main"/>
                      </a:ext>
                    </a:extLst>
                  </pic:spPr>
                </pic:pic>
              </a:graphicData>
            </a:graphic>
          </wp:inline>
        </w:drawing>
      </w:r>
    </w:p>
    <w:p w14:paraId="641C46B8" w14:textId="77777777" w:rsidR="005F697D" w:rsidRPr="00396761" w:rsidRDefault="005F697D" w:rsidP="00BD2854">
      <w:pPr>
        <w:pStyle w:val="Caption"/>
      </w:pPr>
      <w:bookmarkStart w:id="287" w:name="_Toc457993712"/>
      <w:r w:rsidRPr="00396761">
        <w:t xml:space="preserve">Figure </w:t>
      </w:r>
      <w:fldSimple w:instr=" SEQ Figure \* ARABIC ">
        <w:ins w:id="288" w:author="Eric Robertson" w:date="2016-08-25T14:36:00Z">
          <w:r w:rsidR="000852C4">
            <w:rPr>
              <w:noProof/>
            </w:rPr>
            <w:t>11</w:t>
          </w:r>
        </w:ins>
        <w:del w:id="289" w:author="Eric Robertson" w:date="2016-08-25T11:40:00Z">
          <w:r w:rsidR="00643283" w:rsidDel="00EB3998">
            <w:rPr>
              <w:noProof/>
            </w:rPr>
            <w:delText>10</w:delText>
          </w:r>
        </w:del>
      </w:fldSimple>
      <w:r w:rsidR="009F28C6" w:rsidRPr="00396761">
        <w:t>:</w:t>
      </w:r>
      <w:r w:rsidRPr="00396761">
        <w:t xml:space="preserve"> EXIF Comparison Table</w:t>
      </w:r>
      <w:bookmarkEnd w:id="287"/>
    </w:p>
    <w:p w14:paraId="2BD1DE22" w14:textId="77777777" w:rsidR="005F697D" w:rsidRPr="005F697D" w:rsidRDefault="005F697D" w:rsidP="00732A79">
      <w:r>
        <w:t xml:space="preserve"> </w:t>
      </w:r>
    </w:p>
    <w:p w14:paraId="2AB3861F" w14:textId="1FC08451" w:rsidR="00693015" w:rsidRDefault="00693015" w:rsidP="00693015">
      <w:pPr>
        <w:pStyle w:val="Heading2"/>
        <w:rPr>
          <w:ins w:id="290" w:author="Eric Robertson" w:date="2016-08-25T13:51:00Z"/>
        </w:rPr>
        <w:pPrChange w:id="291" w:author="Eric Robertson" w:date="2016-08-25T13:51:00Z">
          <w:pPr>
            <w:pStyle w:val="Heading1"/>
          </w:pPr>
        </w:pPrChange>
      </w:pPr>
      <w:bookmarkStart w:id="292" w:name="_Toc457993695"/>
      <w:ins w:id="293" w:author="Eric Robertson" w:date="2016-08-25T13:51:00Z">
        <w:r>
          <w:t>Video Link Descriptions</w:t>
        </w:r>
      </w:ins>
    </w:p>
    <w:p w14:paraId="74E869A3" w14:textId="028A888F" w:rsidR="00CC39DE" w:rsidRDefault="00693015" w:rsidP="00693015">
      <w:pPr>
        <w:rPr>
          <w:ins w:id="294" w:author="Eric Robertson" w:date="2016-08-25T13:58:00Z"/>
        </w:rPr>
        <w:pPrChange w:id="295" w:author="Eric Robertson" w:date="2016-08-25T13:51:00Z">
          <w:pPr>
            <w:pStyle w:val="Heading1"/>
          </w:pPr>
        </w:pPrChange>
      </w:pPr>
      <w:ins w:id="296" w:author="Eric Robertson" w:date="2016-08-25T13:51:00Z">
        <w:r>
          <w:t xml:space="preserve">Video </w:t>
        </w:r>
      </w:ins>
      <w:ins w:id="297" w:author="Eric Robertson" w:date="2016-08-25T13:56:00Z">
        <w:r>
          <w:t xml:space="preserve">Links contain changes across the entire video stream.  Changes are organized by steam.  </w:t>
        </w:r>
      </w:ins>
      <w:ins w:id="298" w:author="Eric Robertson" w:date="2016-08-25T13:57:00Z">
        <w:r>
          <w:t>A selection drop down controls the section of data viewed in the subsequent meta-data</w:t>
        </w:r>
      </w:ins>
      <w:ins w:id="299" w:author="Eric Robertson" w:date="2016-08-25T13:58:00Z">
        <w:r>
          <w:t xml:space="preserve"> change </w:t>
        </w:r>
      </w:ins>
      <w:ins w:id="300" w:author="Eric Robertson" w:date="2016-08-25T13:57:00Z">
        <w:r>
          <w:t xml:space="preserve">table.  </w:t>
        </w:r>
      </w:ins>
      <w:ins w:id="301" w:author="Eric Robertson" w:date="2016-08-25T13:58:00Z">
        <w:r w:rsidR="00CC39DE">
          <w:t xml:space="preserve"> Global meta-</w:t>
        </w:r>
        <w:r>
          <w:t xml:space="preserve">data changes </w:t>
        </w:r>
        <w:r w:rsidR="00CC39DE">
          <w:t xml:space="preserve">represent changes for the entire video file. </w:t>
        </w:r>
      </w:ins>
    </w:p>
    <w:p w14:paraId="6FFDDADD" w14:textId="77777777" w:rsidR="00CC39DE" w:rsidRDefault="00CC39DE" w:rsidP="00693015">
      <w:pPr>
        <w:rPr>
          <w:ins w:id="302" w:author="Eric Robertson" w:date="2016-08-25T13:58:00Z"/>
        </w:rPr>
        <w:pPrChange w:id="303" w:author="Eric Robertson" w:date="2016-08-25T13:51:00Z">
          <w:pPr>
            <w:pStyle w:val="Heading1"/>
          </w:pPr>
        </w:pPrChange>
      </w:pPr>
    </w:p>
    <w:p w14:paraId="0689F1EF" w14:textId="77777777" w:rsidR="00CC39DE" w:rsidRDefault="00693015" w:rsidP="00693015">
      <w:pPr>
        <w:rPr>
          <w:ins w:id="304" w:author="Eric Robertson" w:date="2016-08-25T13:59:00Z"/>
        </w:rPr>
        <w:pPrChange w:id="305" w:author="Eric Robertson" w:date="2016-08-25T13:51:00Z">
          <w:pPr>
            <w:pStyle w:val="Heading1"/>
          </w:pPr>
        </w:pPrChange>
      </w:pPr>
      <w:ins w:id="306" w:author="Eric Robertson" w:date="2016-08-25T13:58:00Z">
        <w:r>
          <w:t xml:space="preserve">Meta data changes include </w:t>
        </w:r>
        <w:r w:rsidR="00CC39DE">
          <w:t xml:space="preserve">property value changes, addition of frames and removal of frames.  Frames are sequence and compared by presentation time stamp. </w:t>
        </w:r>
      </w:ins>
    </w:p>
    <w:p w14:paraId="75D97C2B" w14:textId="77777777" w:rsidR="00CC39DE" w:rsidRDefault="00CC39DE" w:rsidP="00693015">
      <w:pPr>
        <w:rPr>
          <w:ins w:id="307" w:author="Eric Robertson" w:date="2016-08-25T13:59:00Z"/>
        </w:rPr>
        <w:pPrChange w:id="308" w:author="Eric Robertson" w:date="2016-08-25T13:51:00Z">
          <w:pPr>
            <w:pStyle w:val="Heading1"/>
          </w:pPr>
        </w:pPrChange>
      </w:pPr>
    </w:p>
    <w:p w14:paraId="068858CD" w14:textId="0D96877D" w:rsidR="00693015" w:rsidRDefault="00CC39DE" w:rsidP="00693015">
      <w:pPr>
        <w:rPr>
          <w:ins w:id="309" w:author="Eric Robertson" w:date="2016-08-25T14:01:00Z"/>
        </w:rPr>
        <w:pPrChange w:id="310" w:author="Eric Robertson" w:date="2016-08-25T13:51:00Z">
          <w:pPr>
            <w:pStyle w:val="Heading1"/>
          </w:pPr>
        </w:pPrChange>
      </w:pPr>
      <w:ins w:id="311" w:author="Eric Robertson" w:date="2016-08-25T13:59:00Z">
        <w:r>
          <w:t xml:space="preserve">The tool displays additional sequence of frames </w:t>
        </w:r>
      </w:ins>
      <w:ins w:id="312" w:author="Eric Robertson" w:date="2016-08-25T14:00:00Z">
        <w:r>
          <w:t xml:space="preserve">organized by </w:t>
        </w:r>
      </w:ins>
      <w:ins w:id="313" w:author="Eric Robertson" w:date="2016-08-25T14:01:00Z">
        <w:r>
          <w:t>the presentation time stamp</w:t>
        </w:r>
      </w:ins>
      <w:ins w:id="314" w:author="Eric Robertson" w:date="2016-08-25T14:00:00Z">
        <w:r>
          <w:t>.  The ‘New’ value is N</w:t>
        </w:r>
        <w:proofErr w:type="gramStart"/>
        <w:r>
          <w:t>:=</w:t>
        </w:r>
        <w:proofErr w:type="gramEnd"/>
        <w:r>
          <w:t xml:space="preserve">&gt;T </w:t>
        </w:r>
      </w:ins>
      <w:ins w:id="315" w:author="Eric Robertson" w:date="2016-08-25T14:01:00Z">
        <w:r>
          <w:t>where N is the number of frames added and T is the presentation time stamp of the last added frame</w:t>
        </w:r>
      </w:ins>
      <w:ins w:id="316" w:author="Eric Robertson" w:date="2016-08-25T14:00:00Z">
        <w:r>
          <w:t>.</w:t>
        </w:r>
      </w:ins>
      <w:ins w:id="317" w:author="Eric Robertson" w:date="2016-08-25T14:01:00Z">
        <w:r>
          <w:t xml:space="preserve">  </w:t>
        </w:r>
      </w:ins>
    </w:p>
    <w:p w14:paraId="03A1F2AF" w14:textId="77777777" w:rsidR="00CC39DE" w:rsidRDefault="00CC39DE" w:rsidP="00693015">
      <w:pPr>
        <w:rPr>
          <w:ins w:id="318" w:author="Eric Robertson" w:date="2016-08-25T14:01:00Z"/>
        </w:rPr>
        <w:pPrChange w:id="319" w:author="Eric Robertson" w:date="2016-08-25T13:51:00Z">
          <w:pPr>
            <w:pStyle w:val="Heading1"/>
          </w:pPr>
        </w:pPrChange>
      </w:pPr>
    </w:p>
    <w:p w14:paraId="76E7C6A3" w14:textId="27D9E7EF" w:rsidR="00CC39DE" w:rsidRDefault="00CC39DE" w:rsidP="00693015">
      <w:pPr>
        <w:rPr>
          <w:ins w:id="320" w:author="Eric Robertson" w:date="2016-08-25T14:02:00Z"/>
        </w:rPr>
        <w:pPrChange w:id="321" w:author="Eric Robertson" w:date="2016-08-25T13:51:00Z">
          <w:pPr>
            <w:pStyle w:val="Heading1"/>
          </w:pPr>
        </w:pPrChange>
      </w:pPr>
      <w:ins w:id="322" w:author="Eric Robertson" w:date="2016-08-25T14:01:00Z">
        <w:r>
          <w:t>The tool displays removed sequence of frames organized by the presentation time stamp.  The ‘Old’ value is N</w:t>
        </w:r>
        <w:proofErr w:type="gramStart"/>
        <w:r>
          <w:t>:=</w:t>
        </w:r>
        <w:proofErr w:type="gramEnd"/>
        <w:r>
          <w:t>&gt;T where N is the number of frames removed and T is the presentation time stamp of the last removed frame.</w:t>
        </w:r>
      </w:ins>
    </w:p>
    <w:p w14:paraId="6DA3761E" w14:textId="77777777" w:rsidR="00CC39DE" w:rsidRDefault="00CC39DE" w:rsidP="00693015">
      <w:pPr>
        <w:rPr>
          <w:ins w:id="323" w:author="Eric Robertson" w:date="2016-08-25T14:02:00Z"/>
        </w:rPr>
        <w:pPrChange w:id="324" w:author="Eric Robertson" w:date="2016-08-25T13:51:00Z">
          <w:pPr>
            <w:pStyle w:val="Heading1"/>
          </w:pPr>
        </w:pPrChange>
      </w:pPr>
    </w:p>
    <w:p w14:paraId="32F742E1" w14:textId="17F4A2FA" w:rsidR="00CC39DE" w:rsidRDefault="00CC39DE" w:rsidP="00693015">
      <w:pPr>
        <w:rPr>
          <w:ins w:id="325" w:author="Eric Robertson" w:date="2016-08-25T14:04:00Z"/>
        </w:rPr>
        <w:pPrChange w:id="326" w:author="Eric Robertson" w:date="2016-08-25T13:51:00Z">
          <w:pPr>
            <w:pStyle w:val="Heading1"/>
          </w:pPr>
        </w:pPrChange>
      </w:pPr>
      <w:ins w:id="327" w:author="Eric Robertson" w:date="2016-08-25T14:02:00Z">
        <w:r>
          <w:t>The tool displays presentation timestamps in fractional seconds (e.g. 13.480133)</w:t>
        </w:r>
      </w:ins>
      <w:ins w:id="328" w:author="Eric Robertson" w:date="2016-08-25T14:03:00Z">
        <w:r>
          <w:t>.</w:t>
        </w:r>
      </w:ins>
    </w:p>
    <w:p w14:paraId="4AF5AA4F" w14:textId="77777777" w:rsidR="00CC39DE" w:rsidRDefault="00CC39DE" w:rsidP="00693015">
      <w:pPr>
        <w:rPr>
          <w:ins w:id="329" w:author="Eric Robertson" w:date="2016-08-25T14:04:00Z"/>
        </w:rPr>
        <w:pPrChange w:id="330" w:author="Eric Robertson" w:date="2016-08-25T13:51:00Z">
          <w:pPr>
            <w:pStyle w:val="Heading1"/>
          </w:pPr>
        </w:pPrChange>
      </w:pPr>
    </w:p>
    <w:p w14:paraId="4D9372B0" w14:textId="5C4C0619" w:rsidR="00CC39DE" w:rsidRDefault="00CC39DE" w:rsidP="00693015">
      <w:pPr>
        <w:rPr>
          <w:ins w:id="331" w:author="Eric Robertson" w:date="2016-08-25T14:03:00Z"/>
        </w:rPr>
        <w:pPrChange w:id="332" w:author="Eric Robertson" w:date="2016-08-25T13:51:00Z">
          <w:pPr>
            <w:pStyle w:val="Heading1"/>
          </w:pPr>
        </w:pPrChange>
      </w:pPr>
      <w:ins w:id="333" w:author="Eric Robertson" w:date="2016-08-25T14:04:00Z">
        <w:r>
          <w:t>Video masks are visible as a set of clips.  The video masks are inverted: white indicates change.  The mask name includes the presentation time stamp of the first frame the mask applies, shared between both streams.   When adding or removing frames, the mask reflects those added and removed sequences.</w:t>
        </w:r>
      </w:ins>
      <w:ins w:id="334" w:author="Eric Robertson" w:date="2016-08-25T14:05:00Z">
        <w:r>
          <w:t xml:space="preserve">  </w:t>
        </w:r>
      </w:ins>
    </w:p>
    <w:p w14:paraId="366E9277" w14:textId="77777777" w:rsidR="00CC39DE" w:rsidRDefault="00CC39DE" w:rsidP="00693015">
      <w:pPr>
        <w:rPr>
          <w:ins w:id="335" w:author="Eric Robertson" w:date="2016-08-25T14:01:00Z"/>
        </w:rPr>
        <w:pPrChange w:id="336" w:author="Eric Robertson" w:date="2016-08-25T13:51:00Z">
          <w:pPr>
            <w:pStyle w:val="Heading1"/>
          </w:pPr>
        </w:pPrChange>
      </w:pPr>
    </w:p>
    <w:p w14:paraId="156391B7" w14:textId="77777777" w:rsidR="00CC39DE" w:rsidRDefault="00CC39DE" w:rsidP="00693015">
      <w:pPr>
        <w:rPr>
          <w:ins w:id="337" w:author="Eric Robertson" w:date="2016-08-25T14:00:00Z"/>
        </w:rPr>
        <w:pPrChange w:id="338" w:author="Eric Robertson" w:date="2016-08-25T13:51:00Z">
          <w:pPr>
            <w:pStyle w:val="Heading1"/>
          </w:pPr>
        </w:pPrChange>
      </w:pPr>
    </w:p>
    <w:p w14:paraId="6D74A4B7" w14:textId="77777777" w:rsidR="00CC39DE" w:rsidRDefault="00CC39DE" w:rsidP="00693015">
      <w:pPr>
        <w:rPr>
          <w:ins w:id="339" w:author="Eric Robertson" w:date="2016-08-25T13:56:00Z"/>
        </w:rPr>
        <w:pPrChange w:id="340" w:author="Eric Robertson" w:date="2016-08-25T13:51:00Z">
          <w:pPr>
            <w:pStyle w:val="Heading1"/>
          </w:pPr>
        </w:pPrChange>
      </w:pPr>
    </w:p>
    <w:p w14:paraId="19B0F07A" w14:textId="70686DA0" w:rsidR="00693015" w:rsidRDefault="00693015" w:rsidP="00693015">
      <w:pPr>
        <w:ind w:left="720"/>
        <w:rPr>
          <w:ins w:id="341" w:author="Eric Robertson" w:date="2016-08-25T13:56:00Z"/>
        </w:rPr>
        <w:pPrChange w:id="342" w:author="Eric Robertson" w:date="2016-08-25T13:56:00Z">
          <w:pPr>
            <w:pStyle w:val="Heading1"/>
          </w:pPr>
        </w:pPrChange>
      </w:pPr>
      <w:ins w:id="343" w:author="Eric Robertson" w:date="2016-08-25T13:56:00Z">
        <w:r>
          <w:rPr>
            <w:noProof/>
          </w:rPr>
          <w:drawing>
            <wp:inline distT="0" distB="0" distL="0" distR="0" wp14:anchorId="71428D1B" wp14:editId="6C9235FF">
              <wp:extent cx="5335186" cy="3736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Inspect.jpg"/>
                      <pic:cNvPicPr/>
                    </pic:nvPicPr>
                    <pic:blipFill>
                      <a:blip r:embed="rId48">
                        <a:extLst>
                          <a:ext uri="{28A0092B-C50C-407E-A947-70E740481C1C}">
                            <a14:useLocalDpi xmlns:a14="http://schemas.microsoft.com/office/drawing/2010/main" val="0"/>
                          </a:ext>
                        </a:extLst>
                      </a:blip>
                      <a:stretch>
                        <a:fillRect/>
                      </a:stretch>
                    </pic:blipFill>
                    <pic:spPr>
                      <a:xfrm>
                        <a:off x="0" y="0"/>
                        <a:ext cx="5335186" cy="3736340"/>
                      </a:xfrm>
                      <a:prstGeom prst="rect">
                        <a:avLst/>
                      </a:prstGeom>
                    </pic:spPr>
                  </pic:pic>
                </a:graphicData>
              </a:graphic>
            </wp:inline>
          </w:drawing>
        </w:r>
      </w:ins>
    </w:p>
    <w:p w14:paraId="402E6196" w14:textId="3771B15C" w:rsidR="00693015" w:rsidRDefault="00693015" w:rsidP="00693015">
      <w:pPr>
        <w:pStyle w:val="Caption"/>
        <w:rPr>
          <w:ins w:id="344" w:author="Eric Robertson" w:date="2016-08-25T14:07:00Z"/>
        </w:rPr>
        <w:pPrChange w:id="345" w:author="Eric Robertson" w:date="2016-08-25T13:56:00Z">
          <w:pPr>
            <w:pStyle w:val="Heading1"/>
          </w:pPr>
        </w:pPrChange>
      </w:pPr>
      <w:ins w:id="346" w:author="Eric Robertson" w:date="2016-08-25T13:56:00Z">
        <w:r>
          <w:t xml:space="preserve">Figure </w:t>
        </w:r>
        <w:r>
          <w:fldChar w:fldCharType="begin"/>
        </w:r>
        <w:r>
          <w:instrText xml:space="preserve"> SEQ Figure \* ARABIC </w:instrText>
        </w:r>
      </w:ins>
      <w:r>
        <w:fldChar w:fldCharType="separate"/>
      </w:r>
      <w:ins w:id="347" w:author="Eric Robertson" w:date="2016-08-25T14:36:00Z">
        <w:r w:rsidR="000852C4">
          <w:rPr>
            <w:noProof/>
          </w:rPr>
          <w:t>12</w:t>
        </w:r>
      </w:ins>
      <w:ins w:id="348" w:author="Eric Robertson" w:date="2016-08-25T13:56:00Z">
        <w:r>
          <w:fldChar w:fldCharType="end"/>
        </w:r>
        <w:proofErr w:type="gramStart"/>
        <w:r>
          <w:t xml:space="preserve"> Video Link Inspection</w:t>
        </w:r>
      </w:ins>
      <w:proofErr w:type="gramEnd"/>
    </w:p>
    <w:p w14:paraId="4832325D" w14:textId="405768E6" w:rsidR="00CC39DE" w:rsidRDefault="00CC39DE" w:rsidP="00CC39DE">
      <w:pPr>
        <w:rPr>
          <w:ins w:id="349" w:author="Eric Robertson" w:date="2016-08-25T14:08:00Z"/>
        </w:rPr>
        <w:pPrChange w:id="350" w:author="Eric Robertson" w:date="2016-08-25T14:07:00Z">
          <w:pPr>
            <w:pStyle w:val="Heading1"/>
          </w:pPr>
        </w:pPrChange>
      </w:pPr>
      <w:ins w:id="351" w:author="Eric Robertson" w:date="2016-08-25T14:07:00Z">
        <w:r>
          <w:t>Mask clips may be viewed with system default movie player by selecting ‘Open’ using the table row</w:t>
        </w:r>
      </w:ins>
      <w:ins w:id="352" w:author="Eric Robertson" w:date="2016-08-25T14:08:00Z">
        <w:r>
          <w:t>’s right mouse-button enabled menu.</w:t>
        </w:r>
      </w:ins>
    </w:p>
    <w:p w14:paraId="1436476D" w14:textId="77777777" w:rsidR="00CC39DE" w:rsidRDefault="00CC39DE" w:rsidP="00CC39DE">
      <w:pPr>
        <w:keepNext/>
        <w:ind w:left="3600"/>
        <w:rPr>
          <w:ins w:id="353" w:author="Eric Robertson" w:date="2016-08-25T14:08:00Z"/>
        </w:rPr>
        <w:pPrChange w:id="354" w:author="Eric Robertson" w:date="2016-08-25T14:08:00Z">
          <w:pPr/>
        </w:pPrChange>
      </w:pPr>
      <w:ins w:id="355" w:author="Eric Robertson" w:date="2016-08-25T14:08:00Z">
        <w:r>
          <w:rPr>
            <w:noProof/>
          </w:rPr>
          <w:drawing>
            <wp:inline distT="0" distB="0" distL="0" distR="0" wp14:anchorId="5E93A351" wp14:editId="2EE3FA31">
              <wp:extent cx="1080135" cy="1550312"/>
              <wp:effectExtent l="0" t="0" r="1206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80187" cy="1550386"/>
                      </a:xfrm>
                      <a:prstGeom prst="rect">
                        <a:avLst/>
                      </a:prstGeom>
                      <a:noFill/>
                      <a:ln>
                        <a:noFill/>
                      </a:ln>
                    </pic:spPr>
                  </pic:pic>
                </a:graphicData>
              </a:graphic>
            </wp:inline>
          </w:drawing>
        </w:r>
      </w:ins>
    </w:p>
    <w:p w14:paraId="7A1CDD01" w14:textId="4091FAAB" w:rsidR="00CC39DE" w:rsidRPr="00CC39DE" w:rsidRDefault="00CC39DE" w:rsidP="00CC39DE">
      <w:pPr>
        <w:pStyle w:val="Caption"/>
        <w:rPr>
          <w:ins w:id="356" w:author="Eric Robertson" w:date="2016-08-25T13:51:00Z"/>
        </w:rPr>
        <w:pPrChange w:id="357" w:author="Eric Robertson" w:date="2016-08-25T14:08:00Z">
          <w:pPr>
            <w:pStyle w:val="Heading1"/>
          </w:pPr>
        </w:pPrChange>
      </w:pPr>
      <w:proofErr w:type="gramStart"/>
      <w:ins w:id="358" w:author="Eric Robertson" w:date="2016-08-25T14:08:00Z">
        <w:r>
          <w:t xml:space="preserve">Figure </w:t>
        </w:r>
        <w:proofErr w:type="gramEnd"/>
        <w:r>
          <w:fldChar w:fldCharType="begin"/>
        </w:r>
        <w:r>
          <w:instrText xml:space="preserve"> SEQ Figure \* ARABIC </w:instrText>
        </w:r>
      </w:ins>
      <w:r>
        <w:fldChar w:fldCharType="separate"/>
      </w:r>
      <w:ins w:id="359" w:author="Eric Robertson" w:date="2016-08-25T14:36:00Z">
        <w:r w:rsidR="000852C4">
          <w:rPr>
            <w:noProof/>
          </w:rPr>
          <w:t>13</w:t>
        </w:r>
      </w:ins>
      <w:ins w:id="360" w:author="Eric Robertson" w:date="2016-08-25T14:08:00Z">
        <w:r>
          <w:fldChar w:fldCharType="end"/>
        </w:r>
        <w:proofErr w:type="gramStart"/>
        <w:r>
          <w:t>.</w:t>
        </w:r>
        <w:proofErr w:type="gramEnd"/>
        <w:r>
          <w:t xml:space="preserve"> Video Mask Table Menu</w:t>
        </w:r>
      </w:ins>
    </w:p>
    <w:p w14:paraId="2D43774C" w14:textId="77777777" w:rsidR="00E64DB5" w:rsidRDefault="00E64DB5" w:rsidP="00693015">
      <w:pPr>
        <w:pStyle w:val="Heading2"/>
        <w:pPrChange w:id="361" w:author="Eric Robertson" w:date="2016-08-25T13:51:00Z">
          <w:pPr>
            <w:pStyle w:val="Heading1"/>
          </w:pPr>
        </w:pPrChange>
      </w:pPr>
      <w:r>
        <w:t>Other Metadata</w:t>
      </w:r>
      <w:bookmarkEnd w:id="267"/>
      <w:bookmarkEnd w:id="292"/>
    </w:p>
    <w:p w14:paraId="10447A40" w14:textId="77777777" w:rsidR="00E20C6A" w:rsidRPr="00E20C6A" w:rsidRDefault="00E20C6A" w:rsidP="00AA3D31">
      <w:pPr>
        <w:pStyle w:val="BodyText"/>
      </w:pPr>
      <w:r w:rsidRPr="00E20C6A">
        <w:t>Not shown in the UI, the project JSON file also contains the operating system used to run the manipulation and the upload time for each image. See the dedicated JSON section of this document.</w:t>
      </w:r>
    </w:p>
    <w:p w14:paraId="2E12A259" w14:textId="77777777" w:rsidR="00E20C6A" w:rsidRDefault="00E20C6A" w:rsidP="00C8495E">
      <w:pPr>
        <w:pStyle w:val="Heading1"/>
      </w:pPr>
      <w:bookmarkStart w:id="362" w:name="_Toc456792475"/>
      <w:bookmarkStart w:id="363" w:name="_Toc457993696"/>
      <w:bookmarkStart w:id="364" w:name="_Toc78164088"/>
      <w:bookmarkStart w:id="365" w:name="_Toc184094373"/>
      <w:bookmarkEnd w:id="149"/>
      <w:bookmarkEnd w:id="150"/>
      <w:r>
        <w:t>Mask Generation</w:t>
      </w:r>
      <w:bookmarkEnd w:id="362"/>
      <w:bookmarkEnd w:id="363"/>
    </w:p>
    <w:p w14:paraId="1BEAF38C" w14:textId="77777777" w:rsidR="00E20C6A" w:rsidRPr="00E20C6A" w:rsidRDefault="00E20C6A" w:rsidP="00AA3D31">
      <w:pPr>
        <w:pStyle w:val="BodyText"/>
      </w:pPr>
      <w:r w:rsidRPr="00E20C6A">
        <w:t>It most cases, mask generation is a comparison between before and after manipulations of an image. Full image operations like equalization, blur, color enhance, and anti-aliasing often effect all pixels resulting in a full image mask. Since these operations may only effect some pixels (e.g. anti-aliasing), the mask does represent the scope of change.</w:t>
      </w:r>
    </w:p>
    <w:p w14:paraId="68938704" w14:textId="2B7F1D3F" w:rsidR="00693015" w:rsidRDefault="00693015" w:rsidP="00693015">
      <w:pPr>
        <w:rPr>
          <w:ins w:id="366" w:author="Eric Robertson" w:date="2016-08-25T13:50:00Z"/>
        </w:rPr>
        <w:pPrChange w:id="367" w:author="Eric Robertson" w:date="2016-08-25T13:50:00Z">
          <w:pPr>
            <w:pStyle w:val="NormalWeb"/>
            <w:spacing w:before="0" w:beforeAutospacing="0" w:after="240" w:afterAutospacing="0" w:line="360" w:lineRule="atLeast"/>
          </w:pPr>
        </w:pPrChange>
      </w:pPr>
      <w:ins w:id="368" w:author="Eric Robertson" w:date="2016-08-25T13:50:00Z">
        <w:r>
          <w:t>The mask generation algorithm gives special treatment to manipulations that alter the image size. The mask is the same size as the source node artifact. The algorithm finds most common pixels in the smaller image to match the larger. This is useful in cropping OR framing. When cropping in image, the mask should include the frame around the cropped image. When expanding image, the mask represents the comparison of the most closely related area. If the expansion is due adding a frame, rather than some interpolation, then the mask will not reflect any change since the original pixels have not changed.</w:t>
        </w:r>
      </w:ins>
    </w:p>
    <w:p w14:paraId="6FF8D1D4" w14:textId="77777777" w:rsidR="00693015" w:rsidRDefault="00693015" w:rsidP="00693015">
      <w:pPr>
        <w:rPr>
          <w:ins w:id="369" w:author="Eric Robertson" w:date="2016-08-25T13:50:00Z"/>
        </w:rPr>
        <w:pPrChange w:id="370" w:author="Eric Robertson" w:date="2016-08-25T13:50:00Z">
          <w:pPr>
            <w:pStyle w:val="NormalWeb"/>
            <w:spacing w:before="0" w:beforeAutospacing="0" w:after="240" w:afterAutospacing="0" w:line="360" w:lineRule="atLeast"/>
          </w:pPr>
        </w:pPrChange>
      </w:pPr>
    </w:p>
    <w:p w14:paraId="7EAFA494" w14:textId="6CB9B076" w:rsidR="00693015" w:rsidRDefault="00693015" w:rsidP="00693015">
      <w:pPr>
        <w:rPr>
          <w:ins w:id="371" w:author="Eric Robertson" w:date="2016-08-25T13:50:00Z"/>
        </w:rPr>
        <w:pPrChange w:id="372" w:author="Eric Robertson" w:date="2016-08-25T13:50:00Z">
          <w:pPr>
            <w:pStyle w:val="NormalWeb"/>
            <w:spacing w:before="0" w:beforeAutospacing="0" w:after="240" w:afterAutospacing="0" w:line="360" w:lineRule="atLeast"/>
          </w:pPr>
        </w:pPrChange>
      </w:pPr>
      <w:ins w:id="373" w:author="Eric Robertson" w:date="2016-08-25T13:50:00Z">
        <w:r>
          <w:t>The mask generation algorithm also is sensitive to rotations, generating mask reflecting the image after rotation. A pure rotation with interpolation should have an empty change ask. Rotations are counter-clockwise in degrees. Consider a 90-degree rotation: interpolation is not needed and the mask is empty. When rotating 45 degrees, the size of the resulting image must increase to accommodate entire image. Since the mask size is the size of the initial image, the mask only indicates some distortion that occurred during the rotation. The mask is created by first reversing the rotation back to the original image orientation and size.</w:t>
        </w:r>
      </w:ins>
    </w:p>
    <w:p w14:paraId="3796B3DE" w14:textId="77777777" w:rsidR="00693015" w:rsidRDefault="00693015" w:rsidP="00693015">
      <w:pPr>
        <w:rPr>
          <w:ins w:id="374" w:author="Eric Robertson" w:date="2016-08-25T13:50:00Z"/>
        </w:rPr>
        <w:pPrChange w:id="375" w:author="Eric Robertson" w:date="2016-08-25T13:50:00Z">
          <w:pPr>
            <w:pStyle w:val="NormalWeb"/>
            <w:spacing w:before="0" w:beforeAutospacing="0" w:after="240" w:afterAutospacing="0" w:line="360" w:lineRule="atLeast"/>
          </w:pPr>
        </w:pPrChange>
      </w:pPr>
    </w:p>
    <w:p w14:paraId="3349B2D5" w14:textId="77777777" w:rsidR="00693015" w:rsidRDefault="00693015" w:rsidP="00693015">
      <w:pPr>
        <w:pStyle w:val="Heading2"/>
        <w:rPr>
          <w:ins w:id="376" w:author="Eric Robertson" w:date="2016-08-25T13:50:00Z"/>
        </w:rPr>
        <w:pPrChange w:id="377" w:author="Eric Robertson" w:date="2016-08-25T13:50:00Z">
          <w:pPr>
            <w:pStyle w:val="Heading2"/>
            <w:pBdr>
              <w:bottom w:val="single" w:sz="6" w:space="4" w:color="EEEEEE"/>
            </w:pBdr>
            <w:spacing w:before="360"/>
          </w:pPr>
        </w:pPrChange>
      </w:pPr>
      <w:ins w:id="378" w:author="Eric Robertson" w:date="2016-08-25T13:50:00Z">
        <w:r>
          <w:t>Video Masks</w:t>
        </w:r>
      </w:ins>
    </w:p>
    <w:p w14:paraId="2D5E72F7" w14:textId="499EE660" w:rsidR="00693015" w:rsidRDefault="00693015" w:rsidP="00693015">
      <w:pPr>
        <w:rPr>
          <w:ins w:id="379" w:author="Eric Robertson" w:date="2016-08-25T13:50:00Z"/>
        </w:rPr>
        <w:pPrChange w:id="380" w:author="Eric Robertson" w:date="2016-08-25T13:50:00Z">
          <w:pPr>
            <w:pStyle w:val="NormalWeb"/>
            <w:spacing w:before="0" w:beforeAutospacing="0" w:after="240" w:afterAutospacing="0" w:line="360" w:lineRule="atLeast"/>
          </w:pPr>
        </w:pPrChange>
      </w:pPr>
      <w:ins w:id="381" w:author="Eric Robertson" w:date="2016-08-25T13:50:00Z">
        <w:r>
          <w:t>Video masks are organized by video clips per section of the video affected by the change. The masks are labeled with the start time in the source video where the change is detected. There may be more than one video clip.</w:t>
        </w:r>
      </w:ins>
    </w:p>
    <w:p w14:paraId="1B6D428D" w14:textId="77777777" w:rsidR="00693015" w:rsidRDefault="00693015" w:rsidP="00693015">
      <w:pPr>
        <w:rPr>
          <w:ins w:id="382" w:author="Eric Robertson" w:date="2016-08-25T13:50:00Z"/>
          <w:rFonts w:ascii="Times" w:hAnsi="Times"/>
          <w:sz w:val="20"/>
          <w:szCs w:val="20"/>
        </w:rPr>
      </w:pPr>
    </w:p>
    <w:p w14:paraId="1F8DF2B7" w14:textId="3993680C" w:rsidR="00E20C6A" w:rsidRPr="00E20C6A" w:rsidDel="00693015" w:rsidRDefault="00E20C6A" w:rsidP="00AA3D31">
      <w:pPr>
        <w:pStyle w:val="BodyText"/>
        <w:rPr>
          <w:del w:id="383" w:author="Eric Robertson" w:date="2016-08-25T13:50:00Z"/>
        </w:rPr>
      </w:pPr>
      <w:del w:id="384" w:author="Eric Robertson" w:date="2016-08-25T13:50:00Z">
        <w:r w:rsidRPr="00E20C6A" w:rsidDel="00693015">
          <w:delText>The mask generation algorithm gives special treatment to manipulations that alter the image size. The algorithm first finds most common pixels in the smaller image to match the larger. This is useful in cropping OR framing. Interpolation applied when expanding an image may distort many pixels, causing a full change mask. Smaller manipulated images are produced when cropping or seam cutting is applied. Seam cutting is typically done by finding an optimal cut. Seams can be cut both vertical or horizontally. Seam cutting may be considered as operations of region removal, sliding over the remaining pixels, and cropping. It is expected that each cut is a separate operation. For the tool to recognize seams cuts, two things must be present: an image size change, either vertically or horizontally, and a mismatched region. Do not confuse seam cutting with a splice and crop--two separate manipulations. Although the procedure to create splice involves a cut, paste, move and crop (of the remaining space), the entire effect is detected by a single non-linear line through an image.</w:delText>
        </w:r>
      </w:del>
    </w:p>
    <w:p w14:paraId="23A51A71" w14:textId="6A8417D7" w:rsidR="00E20C6A" w:rsidDel="00693015" w:rsidRDefault="00E20C6A" w:rsidP="00AA3D31">
      <w:pPr>
        <w:pStyle w:val="BodyText"/>
        <w:rPr>
          <w:del w:id="385" w:author="Eric Robertson" w:date="2016-08-25T13:50:00Z"/>
        </w:rPr>
      </w:pPr>
      <w:del w:id="386" w:author="Eric Robertson" w:date="2016-08-25T13:50:00Z">
        <w:r w:rsidRPr="00E20C6A" w:rsidDel="00693015">
          <w:delText>When performing manipulations, it is important to consider what is detectable in a modified image. A crop may not detectable, depending on the compression configuration, since the initial image is absent in the analysis. A move manipulation, in itself, resembles an insert. It is acceptable to group manipulations so long as their final result can be represented as one of the accepted singular operations configured with the tool.</w:delText>
        </w:r>
      </w:del>
      <w:del w:id="387" w:author="Eric Robertson" w:date="2016-08-25T13:48:00Z">
        <w:r w:rsidRPr="00E20C6A" w:rsidDel="00693015">
          <w:delText xml:space="preserve"> A pure crop does not produce a mask with identified changes.</w:delText>
        </w:r>
      </w:del>
      <w:del w:id="388" w:author="Eric Robertson" w:date="2016-08-25T13:50:00Z">
        <w:r w:rsidRPr="00E20C6A" w:rsidDel="00693015">
          <w:delText xml:space="preserve"> </w:delText>
        </w:r>
      </w:del>
      <w:del w:id="389" w:author="Eric Robertson" w:date="2016-08-25T13:48:00Z">
        <w:r w:rsidRPr="00E20C6A" w:rsidDel="00693015">
          <w:delText>Thus, it</w:delText>
        </w:r>
      </w:del>
      <w:del w:id="390" w:author="Eric Robertson" w:date="2016-08-25T13:50:00Z">
        <w:r w:rsidRPr="00E20C6A" w:rsidDel="00693015">
          <w:delText xml:space="preserve"> is important to the manipulation operation to understand the operation.</w:delText>
        </w:r>
      </w:del>
    </w:p>
    <w:p w14:paraId="0FF4313A" w14:textId="77777777" w:rsidR="00CA5B78" w:rsidRDefault="00CA5B78" w:rsidP="00CA5B78">
      <w:pPr>
        <w:pStyle w:val="Heading2"/>
      </w:pPr>
      <w:r>
        <w:t>Composite Mask</w:t>
      </w:r>
    </w:p>
    <w:p w14:paraId="26113F2F" w14:textId="77777777" w:rsidR="00CA5B78" w:rsidRPr="00CA5B78" w:rsidRDefault="00CA5B78" w:rsidP="00CA5B78">
      <w:pPr>
        <w:jc w:val="both"/>
      </w:pPr>
      <w:r w:rsidRPr="00CA5B78">
        <w:t>The tool support creation of an aggregate summary mask, composed of masks from a leaf manipulated node to a base node. By default, all masks that involve marking or pasting specific regions of the node are included in the composite mask. Those links are colored blue and the link operation name is appended with an asterisk. The status of the link can changed with the Composite Mask menu option. Furthermore, the mask used for the composite can override the link mask, as a substitute.</w:t>
      </w:r>
    </w:p>
    <w:p w14:paraId="7EB1C1FE" w14:textId="77777777" w:rsidR="00CA5B78" w:rsidRPr="00CA5B78" w:rsidRDefault="00CA5B78" w:rsidP="00CA5B78">
      <w:pPr>
        <w:jc w:val="both"/>
      </w:pPr>
    </w:p>
    <w:p w14:paraId="046C17E6" w14:textId="77777777" w:rsidR="00CA5B78" w:rsidRDefault="00CA5B78" w:rsidP="00CA5B78">
      <w:pPr>
        <w:jc w:val="both"/>
      </w:pPr>
      <w:r>
        <w:t xml:space="preserve">Obviously, the image manipulator should not include all masks in the project, otherwise the composite would likely be completely black, representing a complete change in pixels. </w:t>
      </w:r>
      <w:r w:rsidRPr="00CA5B78">
        <w:t xml:space="preserve">The image manipulator </w:t>
      </w:r>
      <w:r>
        <w:t>should therefore</w:t>
      </w:r>
      <w:r w:rsidRPr="00CA5B78">
        <w:t xml:space="preserve"> </w:t>
      </w:r>
      <w:r>
        <w:t>e</w:t>
      </w:r>
      <w:r w:rsidRPr="00CA5B78">
        <w:t xml:space="preserve">nsure the composite mask accurately reflects ALL </w:t>
      </w:r>
      <w:r>
        <w:t>LOCALIZED</w:t>
      </w:r>
      <w:r w:rsidRPr="00CA5B78">
        <w:t xml:space="preserve"> changes</w:t>
      </w:r>
      <w:r>
        <w:t>, and only localized changes,</w:t>
      </w:r>
      <w:r w:rsidRPr="00CA5B78">
        <w:t xml:space="preserve"> to a mani</w:t>
      </w:r>
      <w:r>
        <w:t>pulated node from the base node. For example, a global saturation adjustment should not be included in the mask, while a Paste/Duplicate should.</w:t>
      </w:r>
    </w:p>
    <w:p w14:paraId="41DD9850" w14:textId="77777777" w:rsidR="00CA5B78" w:rsidRPr="00CA5B78" w:rsidRDefault="00CA5B78" w:rsidP="00CA5B78">
      <w:pPr>
        <w:jc w:val="both"/>
      </w:pPr>
    </w:p>
    <w:p w14:paraId="6D291305" w14:textId="77777777" w:rsidR="00E20C6A" w:rsidRDefault="00E20C6A" w:rsidP="00C8495E">
      <w:pPr>
        <w:pStyle w:val="Heading1"/>
      </w:pPr>
      <w:bookmarkStart w:id="391" w:name="_Toc456792476"/>
      <w:bookmarkStart w:id="392" w:name="_Toc457993697"/>
      <w:r>
        <w:t>Analytics</w:t>
      </w:r>
      <w:bookmarkEnd w:id="391"/>
      <w:bookmarkEnd w:id="392"/>
    </w:p>
    <w:p w14:paraId="5BCB9E7A" w14:textId="77777777" w:rsidR="00E20C6A" w:rsidRPr="00E20C6A" w:rsidRDefault="00E20C6A" w:rsidP="00AA3D31">
      <w:pPr>
        <w:pStyle w:val="BodyText"/>
      </w:pPr>
      <w:r w:rsidRPr="00E20C6A">
        <w:t>During mask generation, analytics are processed on the images and shown just beneath the images when a link is highlighted. The purpose of these analytics is primarily to show how much a given manipulation changed the source image. These analytics include:</w:t>
      </w:r>
    </w:p>
    <w:p w14:paraId="2D8B8B4F" w14:textId="77777777" w:rsidR="00E20C6A" w:rsidRPr="00E20C6A" w:rsidRDefault="00735796" w:rsidP="00E20C6A">
      <w:pPr>
        <w:numPr>
          <w:ilvl w:val="0"/>
          <w:numId w:val="15"/>
        </w:numPr>
        <w:spacing w:after="160" w:line="259" w:lineRule="auto"/>
        <w:jc w:val="both"/>
      </w:pPr>
      <w:hyperlink r:id="rId50" w:history="1">
        <w:r w:rsidR="00E20C6A" w:rsidRPr="00E20C6A">
          <w:rPr>
            <w:rStyle w:val="Hyperlink"/>
          </w:rPr>
          <w:t>Structural Similarity</w:t>
        </w:r>
      </w:hyperlink>
    </w:p>
    <w:p w14:paraId="5D6C1922" w14:textId="77777777" w:rsidR="00E20C6A" w:rsidRPr="00E20C6A" w:rsidRDefault="00735796" w:rsidP="00E20C6A">
      <w:pPr>
        <w:numPr>
          <w:ilvl w:val="0"/>
          <w:numId w:val="15"/>
        </w:numPr>
        <w:spacing w:after="160" w:line="259" w:lineRule="auto"/>
        <w:jc w:val="both"/>
      </w:pPr>
      <w:hyperlink r:id="rId51" w:history="1">
        <w:r w:rsidR="00E20C6A" w:rsidRPr="00E20C6A">
          <w:rPr>
            <w:rStyle w:val="Hyperlink"/>
          </w:rPr>
          <w:t>Peak Signal to Noise Ratio</w:t>
        </w:r>
      </w:hyperlink>
    </w:p>
    <w:p w14:paraId="170D197A" w14:textId="77777777" w:rsidR="00E20C6A" w:rsidRDefault="00E20C6A" w:rsidP="00AA3D31">
      <w:pPr>
        <w:pStyle w:val="BodyText"/>
      </w:pPr>
      <w:r w:rsidRPr="00E20C6A">
        <w:rPr>
          <w:u w:val="single"/>
        </w:rPr>
        <w:t>NOTE</w:t>
      </w:r>
      <w:r w:rsidRPr="00E20C6A">
        <w:t xml:space="preserve">: Structural Similarity produces a warning on the tool command line output that can be safely ignored. There is a bug within the </w:t>
      </w:r>
      <w:proofErr w:type="spellStart"/>
      <w:r w:rsidRPr="00E20C6A">
        <w:t>scikit</w:t>
      </w:r>
      <w:proofErr w:type="spellEnd"/>
      <w:r w:rsidRPr="00E20C6A">
        <w:t xml:space="preserve">-image package where the </w:t>
      </w:r>
      <w:proofErr w:type="spellStart"/>
      <w:r w:rsidRPr="00E20C6A">
        <w:t>compare_ssim</w:t>
      </w:r>
      <w:proofErr w:type="spellEnd"/>
      <w:r w:rsidRPr="00E20C6A">
        <w:t xml:space="preserve"> function calls a known deprecated function for multichannel images. Furthermore, the deprecation warning module reinstates the warning filter prior to issuing the warning, thus overriding warning suppression.</w:t>
      </w:r>
    </w:p>
    <w:p w14:paraId="6C9714EA" w14:textId="77777777" w:rsidR="00E20C6A" w:rsidRDefault="00E20C6A" w:rsidP="00C8495E">
      <w:pPr>
        <w:pStyle w:val="Heading1"/>
      </w:pPr>
      <w:r>
        <w:t xml:space="preserve"> </w:t>
      </w:r>
      <w:bookmarkStart w:id="393" w:name="_Toc456792477"/>
      <w:bookmarkStart w:id="394" w:name="_Toc457993698"/>
      <w:r>
        <w:t>Plugins</w:t>
      </w:r>
      <w:bookmarkEnd w:id="393"/>
      <w:bookmarkEnd w:id="394"/>
    </w:p>
    <w:p w14:paraId="7B0A4CAA" w14:textId="77777777" w:rsidR="00E20C6A" w:rsidRPr="00E20C6A" w:rsidRDefault="00E20C6A" w:rsidP="00AA3D31">
      <w:pPr>
        <w:pStyle w:val="BodyText"/>
      </w:pPr>
      <w:r w:rsidRPr="00E20C6A">
        <w:t>Plugin filters are python scripts. They are located under a plugins directory. Each plugin is a directory with a file </w:t>
      </w:r>
      <w:r w:rsidRPr="00E20C6A">
        <w:rPr>
          <w:b/>
        </w:rPr>
        <w:t>init</w:t>
      </w:r>
      <w:r w:rsidRPr="00E20C6A">
        <w:t>.py. The </w:t>
      </w:r>
      <w:proofErr w:type="spellStart"/>
      <w:r w:rsidRPr="00E20C6A">
        <w:rPr>
          <w:b/>
        </w:rPr>
        <w:t>init</w:t>
      </w:r>
      <w:proofErr w:type="spellEnd"/>
      <w:r w:rsidRPr="00E20C6A">
        <w:rPr>
          <w:b/>
        </w:rPr>
        <w:t xml:space="preserve"> </w:t>
      </w:r>
      <w:r w:rsidRPr="00E20C6A">
        <w:t>module must provide three functions:</w:t>
      </w:r>
    </w:p>
    <w:p w14:paraId="552C191B" w14:textId="77777777" w:rsidR="00E20C6A" w:rsidRPr="00E20C6A" w:rsidRDefault="00E20C6A" w:rsidP="00AA3D31">
      <w:pPr>
        <w:pStyle w:val="ListNumber"/>
        <w:tabs>
          <w:tab w:val="num" w:pos="1080"/>
        </w:tabs>
        <w:ind w:left="1080"/>
      </w:pPr>
      <w:r w:rsidRPr="00E20C6A">
        <w:t>'operation()' that returns a list of five items:</w:t>
      </w:r>
    </w:p>
    <w:p w14:paraId="17CC0AAF" w14:textId="77777777" w:rsidR="00E20C6A" w:rsidRPr="00E20C6A" w:rsidRDefault="00E20C6A" w:rsidP="00AA3D31">
      <w:pPr>
        <w:pStyle w:val="ListNumber2"/>
        <w:tabs>
          <w:tab w:val="num" w:pos="1440"/>
        </w:tabs>
        <w:ind w:left="1440"/>
      </w:pPr>
      <w:r w:rsidRPr="00E20C6A">
        <w:t>'operation name'</w:t>
      </w:r>
    </w:p>
    <w:p w14:paraId="09C2A84E" w14:textId="77777777" w:rsidR="00E20C6A" w:rsidRPr="00E20C6A" w:rsidRDefault="00E20C6A" w:rsidP="00AA3D31">
      <w:pPr>
        <w:pStyle w:val="ListNumber2"/>
        <w:tabs>
          <w:tab w:val="num" w:pos="1440"/>
        </w:tabs>
        <w:ind w:left="1440"/>
      </w:pPr>
      <w:r w:rsidRPr="00E20C6A">
        <w:t>'operation category'</w:t>
      </w:r>
    </w:p>
    <w:p w14:paraId="0BBF6BD1" w14:textId="77777777" w:rsidR="00E20C6A" w:rsidRPr="00E20C6A" w:rsidRDefault="00E20C6A" w:rsidP="00AA3D31">
      <w:pPr>
        <w:pStyle w:val="ListNumber2"/>
        <w:tabs>
          <w:tab w:val="num" w:pos="1440"/>
        </w:tabs>
        <w:ind w:left="1440"/>
      </w:pPr>
      <w:r w:rsidRPr="00E20C6A">
        <w:t>'description'</w:t>
      </w:r>
    </w:p>
    <w:p w14:paraId="4997DC3C" w14:textId="77777777" w:rsidR="00E20C6A" w:rsidRPr="00E20C6A" w:rsidRDefault="00E20C6A" w:rsidP="00AA3D31">
      <w:pPr>
        <w:pStyle w:val="ListNumber2"/>
        <w:tabs>
          <w:tab w:val="num" w:pos="1440"/>
        </w:tabs>
        <w:ind w:left="1440"/>
      </w:pPr>
      <w:r w:rsidRPr="00E20C6A">
        <w:t>'python package'</w:t>
      </w:r>
    </w:p>
    <w:p w14:paraId="61E8C32F" w14:textId="77777777" w:rsidR="00E20C6A" w:rsidRPr="00E20C6A" w:rsidRDefault="00E20C6A" w:rsidP="00AA3D31">
      <w:pPr>
        <w:pStyle w:val="ListNumber2"/>
        <w:tabs>
          <w:tab w:val="num" w:pos="1440"/>
        </w:tabs>
        <w:ind w:left="1440"/>
      </w:pPr>
      <w:r w:rsidRPr="00E20C6A">
        <w:t xml:space="preserve">'package version' </w:t>
      </w:r>
    </w:p>
    <w:p w14:paraId="3994D6AA" w14:textId="77777777" w:rsidR="00E20C6A" w:rsidRPr="00E20C6A" w:rsidRDefault="00E20C6A" w:rsidP="00AA3D31">
      <w:pPr>
        <w:pStyle w:val="ListNumber"/>
        <w:tabs>
          <w:tab w:val="num" w:pos="1080"/>
        </w:tabs>
        <w:ind w:left="1080"/>
      </w:pPr>
      <w:r w:rsidRPr="00E20C6A">
        <w:t>'</w:t>
      </w:r>
      <w:proofErr w:type="gramStart"/>
      <w:r w:rsidRPr="00E20C6A">
        <w:t>transform</w:t>
      </w:r>
      <w:proofErr w:type="gramEnd"/>
      <w:r w:rsidRPr="00E20C6A">
        <w:t>(</w:t>
      </w:r>
      <w:proofErr w:type="spellStart"/>
      <w:r w:rsidRPr="00E20C6A">
        <w:t>im</w:t>
      </w:r>
      <w:proofErr w:type="spellEnd"/>
      <w:r w:rsidRPr="00E20C6A">
        <w:t>,</w:t>
      </w:r>
      <w:r w:rsidR="008662C2" w:rsidRPr="008662C2">
        <w:rPr>
          <w:rFonts w:ascii="Menlo Regular" w:hAnsi="Menlo Regular" w:cs="Menlo Regular"/>
          <w:color w:val="2FB41D"/>
          <w:sz w:val="22"/>
          <w:szCs w:val="22"/>
        </w:rPr>
        <w:t xml:space="preserve"> </w:t>
      </w:r>
      <w:r w:rsidR="00504C83">
        <w:t>source</w:t>
      </w:r>
      <w:r w:rsidR="008662C2" w:rsidRPr="009F28C6">
        <w:t>,</w:t>
      </w:r>
      <w:r w:rsidR="00504C83">
        <w:t xml:space="preserve"> target,</w:t>
      </w:r>
      <w:r w:rsidRPr="009F28C6">
        <w:t xml:space="preserve"> **</w:t>
      </w:r>
      <w:proofErr w:type="spellStart"/>
      <w:r w:rsidRPr="009F28C6">
        <w:t>kwargs</w:t>
      </w:r>
      <w:proofErr w:type="spellEnd"/>
      <w:r w:rsidRPr="009F28C6">
        <w:t xml:space="preserve">)' </w:t>
      </w:r>
      <w:r w:rsidR="008662C2" w:rsidRPr="009F28C6">
        <w:t xml:space="preserve">consumes a PIL Image the location of the result file and a set of arguments.  The function returns </w:t>
      </w:r>
      <w:proofErr w:type="gramStart"/>
      <w:r w:rsidR="008662C2" w:rsidRPr="009F28C6">
        <w:t>True</w:t>
      </w:r>
      <w:proofErr w:type="gramEnd"/>
      <w:r w:rsidR="008662C2" w:rsidRPr="009F28C6">
        <w:t xml:space="preserve"> if the EXIF </w:t>
      </w:r>
      <w:r w:rsidR="00504C83">
        <w:t xml:space="preserve">metadata </w:t>
      </w:r>
      <w:r w:rsidR="008662C2" w:rsidRPr="009F28C6">
        <w:t>should be copied from the source to target</w:t>
      </w:r>
      <w:r w:rsidR="004B671E">
        <w:t>.</w:t>
      </w:r>
    </w:p>
    <w:p w14:paraId="1DFC0383" w14:textId="3C76B508" w:rsidR="00E20C6A" w:rsidRPr="00E20C6A" w:rsidRDefault="00E20C6A" w:rsidP="00AA3D31">
      <w:pPr>
        <w:pStyle w:val="ListNumber"/>
        <w:tabs>
          <w:tab w:val="num" w:pos="1080"/>
        </w:tabs>
        <w:ind w:left="1080"/>
      </w:pPr>
      <w:r w:rsidRPr="00E20C6A">
        <w:t>‘</w:t>
      </w:r>
      <w:proofErr w:type="gramStart"/>
      <w:r w:rsidRPr="00E20C6A">
        <w:t>arguments</w:t>
      </w:r>
      <w:proofErr w:type="gramEnd"/>
      <w:r w:rsidRPr="00E20C6A">
        <w:t xml:space="preserve">()’ returns a list of tuples or None. Each tuple contains an argument name </w:t>
      </w:r>
      <w:del w:id="395" w:author="Eric Robertson" w:date="2016-08-25T13:44:00Z">
        <w:r w:rsidRPr="00E20C6A" w:rsidDel="00EA02C2">
          <w:delText>and a</w:delText>
        </w:r>
      </w:del>
      <w:ins w:id="396" w:author="Eric Robertson" w:date="2016-08-25T13:44:00Z">
        <w:r w:rsidR="00EA02C2">
          <w:t>a</w:t>
        </w:r>
      </w:ins>
      <w:r w:rsidRPr="00E20C6A">
        <w:t xml:space="preserve"> default value</w:t>
      </w:r>
      <w:ins w:id="397" w:author="Eric Robertson" w:date="2016-08-25T13:44:00Z">
        <w:r w:rsidR="00EA02C2">
          <w:t xml:space="preserve"> and a description</w:t>
        </w:r>
      </w:ins>
      <w:r w:rsidRPr="00E20C6A">
        <w:t>.</w:t>
      </w:r>
      <w:ins w:id="398" w:author="Eric Robertson" w:date="2016-08-25T13:45:00Z">
        <w:r w:rsidR="00EA02C2">
          <w:t xml:space="preserve">  These arguments represent arguments in addition to those normally collected by the </w:t>
        </w:r>
      </w:ins>
      <w:ins w:id="399" w:author="Eric Robertson" w:date="2016-08-25T13:46:00Z">
        <w:r w:rsidR="00EA02C2">
          <w:t>specific operation</w:t>
        </w:r>
      </w:ins>
      <w:ins w:id="400" w:author="Eric Robertson" w:date="2016-08-25T13:45:00Z">
        <w:r w:rsidR="00EA02C2">
          <w:t>.</w:t>
        </w:r>
      </w:ins>
    </w:p>
    <w:p w14:paraId="681F8491" w14:textId="77777777" w:rsidR="00E20C6A" w:rsidRPr="00732A79" w:rsidRDefault="00E20C6A" w:rsidP="00AA3D31">
      <w:pPr>
        <w:pStyle w:val="BodyText"/>
        <w:rPr>
          <w:sz w:val="22"/>
          <w:szCs w:val="22"/>
        </w:rPr>
      </w:pPr>
      <w:r w:rsidRPr="00E20C6A">
        <w:t xml:space="preserve">The python package and package version are automatically added to the list of software used by </w:t>
      </w:r>
      <w:r w:rsidRPr="00732A79">
        <w:rPr>
          <w:sz w:val="22"/>
          <w:szCs w:val="22"/>
        </w:rPr>
        <w:t>the manipulator.</w:t>
      </w:r>
    </w:p>
    <w:p w14:paraId="1C2D8F90" w14:textId="77777777" w:rsidR="008662C2" w:rsidRPr="009F28C6" w:rsidRDefault="008662C2" w:rsidP="009F28C6">
      <w:pPr>
        <w:jc w:val="both"/>
        <w:rPr>
          <w:color w:val="000000"/>
        </w:rPr>
      </w:pPr>
      <w:r w:rsidRPr="009F28C6">
        <w:t xml:space="preserve">Plugins may provide a fourth function called </w:t>
      </w:r>
      <w:proofErr w:type="gramStart"/>
      <w:r w:rsidRPr="009F28C6">
        <w:t>'suffix(</w:t>
      </w:r>
      <w:proofErr w:type="gramEnd"/>
      <w:r w:rsidRPr="009F28C6">
        <w:t xml:space="preserve">)'.  The function returns the file suffix of the image file </w:t>
      </w:r>
      <w:r w:rsidR="00CA5B78">
        <w:t>the plugin</w:t>
      </w:r>
      <w:r w:rsidRPr="009F28C6">
        <w:t xml:space="preserve"> expects (e.g. .tiff, .jpg).  The expectation is that the plugin overwrites the contents of the file with data corresponding the suffix.</w:t>
      </w:r>
    </w:p>
    <w:p w14:paraId="1AE93579" w14:textId="77777777" w:rsidR="008662C2" w:rsidRPr="009F28C6" w:rsidRDefault="008662C2" w:rsidP="009F28C6">
      <w:pPr>
        <w:jc w:val="both"/>
        <w:rPr>
          <w:color w:val="000000"/>
        </w:rPr>
      </w:pPr>
    </w:p>
    <w:p w14:paraId="7FB5123C" w14:textId="37824958" w:rsidR="008662C2" w:rsidRDefault="008662C2" w:rsidP="009F28C6">
      <w:pPr>
        <w:jc w:val="both"/>
        <w:rPr>
          <w:ins w:id="401" w:author="Eric Robertson" w:date="2016-08-25T13:33:00Z"/>
          <w:color w:val="000000"/>
        </w:rPr>
      </w:pPr>
      <w:r w:rsidRPr="009F28C6">
        <w:t>The tool creates a copy of the source image in a new file.  The path (i.e. location) of the new file is provided in the second argument (</w:t>
      </w:r>
      <w:ins w:id="402" w:author="Eric Robertson" w:date="2016-08-25T13:46:00Z">
        <w:r w:rsidR="00EA02C2">
          <w:t>image f</w:t>
        </w:r>
      </w:ins>
      <w:del w:id="403" w:author="Eric Robertson" w:date="2016-08-25T13:46:00Z">
        <w:r w:rsidRPr="009F28C6" w:rsidDel="00EA02C2">
          <w:delText>imgf</w:delText>
        </w:r>
      </w:del>
      <w:r w:rsidRPr="009F28C6">
        <w:t xml:space="preserve">ilename).  The transform changes the select contents of that image file.  The image provided in the first argument the transform is a convenience, providing a copy of the image from the file.  The image is disconnected from the file, residing in memory.  If the transform returns </w:t>
      </w:r>
      <w:proofErr w:type="gramStart"/>
      <w:r w:rsidRPr="009F28C6">
        <w:t>True</w:t>
      </w:r>
      <w:proofErr w:type="gramEnd"/>
      <w:r w:rsidRPr="009F28C6">
        <w:t xml:space="preserve">, then the tool copies the EXIF from the source image to the new image file.  This is often required since </w:t>
      </w:r>
      <w:proofErr w:type="gramStart"/>
      <w:r w:rsidRPr="009F28C6">
        <w:t>PIL(</w:t>
      </w:r>
      <w:proofErr w:type="gramEnd"/>
      <w:r w:rsidRPr="009F28C6">
        <w:t>Pillow) Images do not retain all the EXIF data, with the exception of working with TIFF.</w:t>
      </w:r>
      <w:r w:rsidRPr="009F28C6">
        <w:rPr>
          <w:color w:val="000000"/>
        </w:rPr>
        <w:t xml:space="preserve">  </w:t>
      </w:r>
    </w:p>
    <w:p w14:paraId="7C5C6123" w14:textId="77777777" w:rsidR="00BD2854" w:rsidRDefault="00BD2854" w:rsidP="009F28C6">
      <w:pPr>
        <w:jc w:val="both"/>
        <w:rPr>
          <w:ins w:id="404" w:author="Eric Robertson" w:date="2016-08-25T13:33:00Z"/>
          <w:color w:val="000000"/>
        </w:rPr>
      </w:pPr>
    </w:p>
    <w:p w14:paraId="7F077386" w14:textId="5E608751" w:rsidR="00BD2854" w:rsidRPr="009F28C6" w:rsidRDefault="00BD2854" w:rsidP="009F28C6">
      <w:pPr>
        <w:jc w:val="both"/>
        <w:rPr>
          <w:color w:val="000000"/>
        </w:rPr>
      </w:pPr>
      <w:ins w:id="405" w:author="Eric Robertson" w:date="2016-08-25T13:33:00Z">
        <w:r>
          <w:rPr>
            <w:color w:val="000000"/>
          </w:rPr>
          <w:t>Argument values are collected as parameters from a link edit dialog.</w:t>
        </w:r>
      </w:ins>
    </w:p>
    <w:p w14:paraId="6089793D" w14:textId="77777777" w:rsidR="008662C2" w:rsidRPr="00732A79" w:rsidRDefault="008662C2" w:rsidP="00732A79">
      <w:pPr>
        <w:rPr>
          <w:sz w:val="22"/>
          <w:szCs w:val="22"/>
        </w:rPr>
      </w:pPr>
    </w:p>
    <w:bookmarkEnd w:id="364"/>
    <w:bookmarkEnd w:id="365"/>
    <w:p w14:paraId="14FCF34D" w14:textId="528FA751" w:rsidR="00CE5F67" w:rsidRDefault="00E20C6A" w:rsidP="00EA02C2">
      <w:pPr>
        <w:pStyle w:val="Heading2"/>
      </w:pPr>
      <w:r>
        <w:t xml:space="preserve"> </w:t>
      </w:r>
      <w:bookmarkStart w:id="406" w:name="_Toc456792478"/>
      <w:bookmarkStart w:id="407" w:name="_Toc457993699"/>
      <w:del w:id="408" w:author="Eric Robertson" w:date="2016-08-25T13:32:00Z">
        <w:r w:rsidDel="00BD2854">
          <w:delText>Arguments</w:delText>
        </w:r>
      </w:del>
      <w:bookmarkEnd w:id="406"/>
      <w:bookmarkEnd w:id="407"/>
      <w:ins w:id="409" w:author="Eric Robertson" w:date="2016-08-25T13:38:00Z">
        <w:r w:rsidR="00EA02C2">
          <w:t>Arguments</w:t>
        </w:r>
      </w:ins>
    </w:p>
    <w:p w14:paraId="470E9828" w14:textId="21B1772E" w:rsidR="00E20C6A" w:rsidRPr="00E20C6A" w:rsidRDefault="00E20C6A" w:rsidP="00274563">
      <w:pPr>
        <w:pStyle w:val="BodyText"/>
      </w:pPr>
      <w:r w:rsidRPr="00E20C6A">
        <w:t xml:space="preserve">There are two special </w:t>
      </w:r>
      <w:del w:id="410" w:author="Eric Robertson" w:date="2016-08-25T13:32:00Z">
        <w:r w:rsidRPr="00E20C6A" w:rsidDel="00BD2854">
          <w:delText>arguments</w:delText>
        </w:r>
      </w:del>
      <w:ins w:id="411" w:author="Eric Robertson" w:date="2016-08-25T13:38:00Z">
        <w:r w:rsidR="00EA02C2">
          <w:t>argument names</w:t>
        </w:r>
      </w:ins>
      <w:r w:rsidR="00CB33EE">
        <w:t>: 'donor' and '</w:t>
      </w:r>
      <w:proofErr w:type="spellStart"/>
      <w:r w:rsidR="00CB33EE">
        <w:t>inputmaskname</w:t>
      </w:r>
      <w:proofErr w:type="spellEnd"/>
      <w:r w:rsidRPr="00E20C6A">
        <w:t>'.</w:t>
      </w:r>
    </w:p>
    <w:p w14:paraId="15EFFF70" w14:textId="3035EB2A" w:rsidR="00E20C6A" w:rsidRDefault="00E20C6A" w:rsidP="00AA3D31">
      <w:pPr>
        <w:pStyle w:val="BodyText"/>
      </w:pPr>
      <w:r w:rsidRPr="00E20C6A">
        <w:t xml:space="preserve">The system will prompt a user for an image node to fulfill the obligation of the donor. The transform function will be called with the </w:t>
      </w:r>
      <w:proofErr w:type="gramStart"/>
      <w:r w:rsidRPr="00E20C6A">
        <w:t>user</w:t>
      </w:r>
      <w:ins w:id="412" w:author="Eric Robertson" w:date="2016-08-25T13:38:00Z">
        <w:r w:rsidR="00EA02C2">
          <w:t xml:space="preserve"> </w:t>
        </w:r>
      </w:ins>
      <w:del w:id="413" w:author="Eric Robertson" w:date="2016-08-25T13:38:00Z">
        <w:r w:rsidRPr="00E20C6A" w:rsidDel="00EA02C2">
          <w:delText xml:space="preserve"> </w:delText>
        </w:r>
      </w:del>
      <w:r w:rsidRPr="00E20C6A">
        <w:t>selected</w:t>
      </w:r>
      <w:proofErr w:type="gramEnd"/>
      <w:r w:rsidRPr="00E20C6A">
        <w:t xml:space="preserve"> image (e.g. donor=image). Upon completion, separate Donor link is made between the donor image node and the image node created from the output of the transform operation.</w:t>
      </w:r>
    </w:p>
    <w:p w14:paraId="33273B6A" w14:textId="77777777" w:rsidR="00E20C6A" w:rsidRDefault="00E20C6A" w:rsidP="00AA3D31">
      <w:pPr>
        <w:pStyle w:val="BodyText"/>
      </w:pPr>
      <w:r w:rsidRPr="00E20C6A">
        <w:t>The system prompts for an image file to fulfill the</w:t>
      </w:r>
      <w:r w:rsidR="00CB33EE">
        <w:t xml:space="preserve"> obligation of the </w:t>
      </w:r>
      <w:proofErr w:type="spellStart"/>
      <w:r w:rsidR="00CB33EE">
        <w:t>inputmask</w:t>
      </w:r>
      <w:r w:rsidRPr="00E20C6A">
        <w:t>name</w:t>
      </w:r>
      <w:proofErr w:type="spellEnd"/>
      <w:r w:rsidRPr="00E20C6A">
        <w:t>. The path name is provided the transfo</w:t>
      </w:r>
      <w:r w:rsidR="00CB33EE">
        <w:t xml:space="preserve">rm function (e.g. </w:t>
      </w:r>
      <w:proofErr w:type="spellStart"/>
      <w:r w:rsidR="00CB33EE">
        <w:t>inputmaskn</w:t>
      </w:r>
      <w:r w:rsidRPr="00E20C6A">
        <w:t>ame</w:t>
      </w:r>
      <w:proofErr w:type="spellEnd"/>
      <w:r w:rsidRPr="00E20C6A">
        <w:t>='/</w:t>
      </w:r>
      <w:proofErr w:type="spellStart"/>
      <w:r w:rsidRPr="00E20C6A">
        <w:t>somepath</w:t>
      </w:r>
      <w:proofErr w:type="spellEnd"/>
      <w:r w:rsidRPr="00E20C6A">
        <w:t xml:space="preserve">'). The tool does not load the image in this case. The image will be preserved within the project as the </w:t>
      </w:r>
      <w:proofErr w:type="spellStart"/>
      <w:r w:rsidRPr="00E20C6A">
        <w:t>inputmask</w:t>
      </w:r>
      <w:proofErr w:type="spellEnd"/>
      <w:r w:rsidRPr="00E20C6A">
        <w:t xml:space="preserve"> of the link, which references the image, upon completion of the operation.</w:t>
      </w:r>
    </w:p>
    <w:p w14:paraId="031F0F2E" w14:textId="7AC54105" w:rsidR="00E20C6A" w:rsidRDefault="00E20C6A" w:rsidP="00AA3D31">
      <w:pPr>
        <w:pStyle w:val="BodyText"/>
      </w:pPr>
      <w:r w:rsidRPr="00E20C6A">
        <w:t xml:space="preserve">All other </w:t>
      </w:r>
      <w:del w:id="414" w:author="Eric Robertson" w:date="2016-08-25T13:32:00Z">
        <w:r w:rsidRPr="00E20C6A" w:rsidDel="00BD2854">
          <w:delText xml:space="preserve">arguments </w:delText>
        </w:r>
      </w:del>
      <w:ins w:id="415" w:author="Eric Robertson" w:date="2016-08-25T13:32:00Z">
        <w:r w:rsidR="00BD2854">
          <w:t>parameters</w:t>
        </w:r>
        <w:r w:rsidR="00BD2854" w:rsidRPr="00E20C6A">
          <w:t xml:space="preserve"> </w:t>
        </w:r>
      </w:ins>
      <w:r w:rsidRPr="00E20C6A">
        <w:t>collected by the user will be provided as strings to the transform function.</w:t>
      </w:r>
    </w:p>
    <w:p w14:paraId="5995F7A1" w14:textId="77777777" w:rsidR="00CE5F67" w:rsidRDefault="00E20C6A" w:rsidP="00C8495E">
      <w:pPr>
        <w:pStyle w:val="Heading1"/>
      </w:pPr>
      <w:r>
        <w:t xml:space="preserve"> </w:t>
      </w:r>
      <w:bookmarkStart w:id="416" w:name="_Toc456792479"/>
      <w:bookmarkStart w:id="417" w:name="_Toc457993700"/>
      <w:r>
        <w:t>Group Manager</w:t>
      </w:r>
      <w:bookmarkEnd w:id="416"/>
      <w:bookmarkEnd w:id="417"/>
    </w:p>
    <w:p w14:paraId="6949C3DD" w14:textId="77777777" w:rsidR="00CE5F67" w:rsidRDefault="00E20C6A" w:rsidP="00AA3D31">
      <w:pPr>
        <w:pStyle w:val="BodyText"/>
      </w:pPr>
      <w:r>
        <w:t xml:space="preserve">The </w:t>
      </w:r>
      <w:r w:rsidRPr="00CA726B">
        <w:t xml:space="preserve">Group Manager allows the user to create, remove and manage groups. Groups are sets of plugin image transforms. Only those transforms </w:t>
      </w:r>
      <w:r w:rsidR="000B0E72">
        <w:t>which</w:t>
      </w:r>
      <w:r w:rsidRPr="00CA726B">
        <w:t xml:space="preserve"> do not require arguments are permitted within the group at this time</w:t>
      </w:r>
      <w:r>
        <w:t>.</w:t>
      </w:r>
    </w:p>
    <w:p w14:paraId="4DEBE71A" w14:textId="77777777" w:rsidR="004D0AAB" w:rsidRDefault="004D0AAB" w:rsidP="004D0AAB">
      <w:pPr>
        <w:pStyle w:val="Heading1"/>
      </w:pPr>
      <w:r>
        <w:t>Validation</w:t>
      </w:r>
    </w:p>
    <w:p w14:paraId="6E0DA6E9" w14:textId="77777777" w:rsidR="004D0AAB" w:rsidRDefault="004D0AAB" w:rsidP="000B0E72">
      <w:pPr>
        <w:jc w:val="both"/>
      </w:pPr>
      <w:r>
        <w:t>The journaling tool contains several built-in checks to help ensure a project is complete a</w:t>
      </w:r>
      <w:r w:rsidR="00FE068F">
        <w:t xml:space="preserve">nd without errors. This functionality can be accessed via File-Validate. </w:t>
      </w:r>
      <w:r w:rsidR="006B0C35">
        <w:t>Below is a</w:t>
      </w:r>
      <w:r w:rsidR="00FE068F">
        <w:t xml:space="preserve"> short list of the items it will check for:</w:t>
      </w:r>
    </w:p>
    <w:p w14:paraId="1CC92A03" w14:textId="77777777" w:rsidR="00FE068F" w:rsidRPr="000B0E72" w:rsidRDefault="00FE068F"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Nodes without any links attached</w:t>
      </w:r>
    </w:p>
    <w:p w14:paraId="6C5D882F" w14:textId="77777777" w:rsidR="00FE068F"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Operations which seem to change image size that should not.</w:t>
      </w:r>
    </w:p>
    <w:p w14:paraId="5B3E5DC5" w14:textId="77777777" w:rsidR="006B0C35"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Operations which seem like they should change image size but do not.</w:t>
      </w:r>
    </w:p>
    <w:p w14:paraId="02A04196" w14:textId="77777777" w:rsidR="006B0C35"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Seam carving operations which alter more than one dimension of an image</w:t>
      </w:r>
    </w:p>
    <w:p w14:paraId="5900C400" w14:textId="77777777" w:rsidR="006B0C35"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Paste operations without an associated donor image</w:t>
      </w:r>
    </w:p>
    <w:p w14:paraId="0D6C09CC" w14:textId="77777777" w:rsidR="00BB31B8" w:rsidRDefault="00BB31B8" w:rsidP="00BB31B8">
      <w:pPr>
        <w:pStyle w:val="Heading1"/>
      </w:pPr>
      <w:bookmarkStart w:id="418" w:name="_Ref333755524"/>
      <w:r>
        <w:t>QA Process</w:t>
      </w:r>
      <w:bookmarkEnd w:id="418"/>
    </w:p>
    <w:p w14:paraId="04C0A0C5" w14:textId="77777777" w:rsidR="00BB31B8" w:rsidRDefault="00BB31B8" w:rsidP="00BB31B8">
      <w:pPr>
        <w:jc w:val="both"/>
      </w:pPr>
      <w:r>
        <w:t xml:space="preserve">Once a manipulation has been journaled with the tool, it should be reviewed by a peer for completeness and accuracy. </w:t>
      </w:r>
      <w:r w:rsidR="00D60B64">
        <w:t>For simplicity, here is an example QA workflow to follow:</w:t>
      </w:r>
    </w:p>
    <w:p w14:paraId="6CE447E2" w14:textId="77777777" w:rsidR="00D60B64" w:rsidRPr="00877A51" w:rsidRDefault="00D60B64"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Open the journaling tool to the project directory</w:t>
      </w:r>
    </w:p>
    <w:p w14:paraId="0CA68A49" w14:textId="77777777" w:rsidR="004C2FC0" w:rsidRPr="00877A51" w:rsidRDefault="004C2FC0"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Run File -&gt; Validate to automatically search for any obvious errors</w:t>
      </w:r>
    </w:p>
    <w:p w14:paraId="6C13DC9F" w14:textId="77777777" w:rsidR="00D60B64" w:rsidRDefault="004C2FC0" w:rsidP="00D60B64">
      <w:pPr>
        <w:pStyle w:val="ListParagraph"/>
        <w:numPr>
          <w:ilvl w:val="1"/>
          <w:numId w:val="15"/>
        </w:numPr>
        <w:jc w:val="both"/>
        <w:rPr>
          <w:ins w:id="419" w:author="Eric Robertson" w:date="2016-08-25T15:57:00Z"/>
          <w:rFonts w:ascii="Times New Roman" w:hAnsi="Times New Roman" w:cs="Times New Roman"/>
          <w:sz w:val="24"/>
        </w:rPr>
      </w:pPr>
      <w:r w:rsidRPr="00877A51">
        <w:rPr>
          <w:rFonts w:ascii="Times New Roman" w:hAnsi="Times New Roman" w:cs="Times New Roman"/>
          <w:sz w:val="24"/>
        </w:rPr>
        <w:t>Make sure the start and end images are the same format (jpg, tiff, etc.)</w:t>
      </w:r>
    </w:p>
    <w:p w14:paraId="2177AEDF" w14:textId="54318855" w:rsidR="00264E83" w:rsidRPr="00877A51" w:rsidRDefault="00264E83" w:rsidP="00D60B64">
      <w:pPr>
        <w:pStyle w:val="ListParagraph"/>
        <w:numPr>
          <w:ilvl w:val="1"/>
          <w:numId w:val="15"/>
        </w:numPr>
        <w:jc w:val="both"/>
        <w:rPr>
          <w:rFonts w:ascii="Times New Roman" w:hAnsi="Times New Roman" w:cs="Times New Roman"/>
          <w:sz w:val="24"/>
        </w:rPr>
      </w:pPr>
      <w:ins w:id="420" w:author="Eric Robertson" w:date="2016-08-25T15:57:00Z">
        <w:r>
          <w:rPr>
            <w:rFonts w:ascii="Times New Roman" w:hAnsi="Times New Roman" w:cs="Times New Roman"/>
            <w:sz w:val="24"/>
          </w:rPr>
          <w:t>Make sure all manipulations are isolated.  The only manipulations that are ‘combined’ involve fitti</w:t>
        </w:r>
        <w:bookmarkStart w:id="421" w:name="_GoBack"/>
        <w:bookmarkEnd w:id="421"/>
        <w:r>
          <w:rPr>
            <w:rFonts w:ascii="Times New Roman" w:hAnsi="Times New Roman" w:cs="Times New Roman"/>
            <w:sz w:val="24"/>
          </w:rPr>
          <w:t xml:space="preserve">ng a pasted image into </w:t>
        </w:r>
        <w:proofErr w:type="gramStart"/>
        <w:r>
          <w:rPr>
            <w:rFonts w:ascii="Times New Roman" w:hAnsi="Times New Roman" w:cs="Times New Roman"/>
            <w:sz w:val="24"/>
          </w:rPr>
          <w:t>a</w:t>
        </w:r>
        <w:proofErr w:type="gramEnd"/>
        <w:r>
          <w:rPr>
            <w:rFonts w:ascii="Times New Roman" w:hAnsi="Times New Roman" w:cs="Times New Roman"/>
            <w:sz w:val="24"/>
          </w:rPr>
          <w:t xml:space="preserve"> image.</w:t>
        </w:r>
      </w:ins>
    </w:p>
    <w:p w14:paraId="5103B240" w14:textId="77777777" w:rsidR="004C2FC0" w:rsidRPr="00877A51"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 xml:space="preserve">If JPEG was the base node, the graph should end with two links: </w:t>
      </w:r>
      <w:proofErr w:type="spellStart"/>
      <w:r w:rsidRPr="00877A51">
        <w:rPr>
          <w:rFonts w:ascii="Times New Roman" w:hAnsi="Times New Roman" w:cs="Times New Roman"/>
          <w:sz w:val="24"/>
        </w:rPr>
        <w:t>AntiForensicExifQuantizationTable</w:t>
      </w:r>
      <w:proofErr w:type="spellEnd"/>
      <w:r w:rsidRPr="00877A51">
        <w:rPr>
          <w:rFonts w:ascii="Times New Roman" w:hAnsi="Times New Roman" w:cs="Times New Roman"/>
          <w:sz w:val="24"/>
        </w:rPr>
        <w:t xml:space="preserve"> and </w:t>
      </w:r>
      <w:proofErr w:type="spellStart"/>
      <w:r w:rsidRPr="00877A51">
        <w:rPr>
          <w:rFonts w:ascii="Times New Roman" w:hAnsi="Times New Roman" w:cs="Times New Roman"/>
          <w:sz w:val="24"/>
        </w:rPr>
        <w:t>AntiForensicCopyExif</w:t>
      </w:r>
      <w:proofErr w:type="spellEnd"/>
      <w:r w:rsidRPr="00877A51">
        <w:rPr>
          <w:rFonts w:ascii="Times New Roman" w:hAnsi="Times New Roman" w:cs="Times New Roman"/>
          <w:sz w:val="24"/>
        </w:rPr>
        <w:t>. This can be done easily with Process -&gt; Create JPEG.</w:t>
      </w:r>
    </w:p>
    <w:p w14:paraId="15DA3012" w14:textId="77777777" w:rsidR="004C2FC0" w:rsidRDefault="004C2FC0" w:rsidP="004C2FC0">
      <w:pPr>
        <w:pStyle w:val="ListParagraph"/>
        <w:numPr>
          <w:ilvl w:val="1"/>
          <w:numId w:val="15"/>
        </w:numPr>
        <w:jc w:val="both"/>
        <w:rPr>
          <w:ins w:id="422" w:author="Eric Robertson" w:date="2016-08-25T14:18:00Z"/>
          <w:rFonts w:ascii="Times New Roman" w:hAnsi="Times New Roman" w:cs="Times New Roman"/>
          <w:sz w:val="24"/>
        </w:rPr>
      </w:pPr>
      <w:r w:rsidRPr="00877A51">
        <w:rPr>
          <w:rFonts w:ascii="Times New Roman" w:hAnsi="Times New Roman" w:cs="Times New Roman"/>
          <w:sz w:val="24"/>
        </w:rPr>
        <w:t>Right click and select “View Composite” on the final node. Make sure all relevant local changes are represented (particularly copy/paste-type operations)</w:t>
      </w:r>
    </w:p>
    <w:p w14:paraId="13EF9770" w14:textId="0D41996F" w:rsidR="00F01012" w:rsidRPr="00877A51" w:rsidRDefault="007C68B9" w:rsidP="004C2FC0">
      <w:pPr>
        <w:pStyle w:val="ListParagraph"/>
        <w:numPr>
          <w:ilvl w:val="1"/>
          <w:numId w:val="15"/>
        </w:numPr>
        <w:jc w:val="both"/>
        <w:rPr>
          <w:rFonts w:ascii="Times New Roman" w:hAnsi="Times New Roman" w:cs="Times New Roman"/>
          <w:sz w:val="24"/>
        </w:rPr>
      </w:pPr>
      <w:ins w:id="423" w:author="Eric Robertson" w:date="2016-08-25T14:19:00Z">
        <w:r>
          <w:rPr>
            <w:rFonts w:ascii="Times New Roman" w:hAnsi="Times New Roman" w:cs="Times New Roman"/>
            <w:sz w:val="24"/>
          </w:rPr>
          <w:t>Where possible, all input masks should be provided to operations that request the mask as a parameter.</w:t>
        </w:r>
      </w:ins>
    </w:p>
    <w:p w14:paraId="6E72EED0" w14:textId="77777777" w:rsidR="004C2FC0" w:rsidRPr="00877A51"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 xml:space="preserve">Make sure all images in the project directory correspond to a link (mask images, input masks), or a node. Extra images from errors </w:t>
      </w:r>
      <w:r w:rsidR="00877A51" w:rsidRPr="00877A51">
        <w:rPr>
          <w:rFonts w:ascii="Times New Roman" w:hAnsi="Times New Roman" w:cs="Times New Roman"/>
          <w:sz w:val="24"/>
        </w:rPr>
        <w:t>should</w:t>
      </w:r>
      <w:r w:rsidRPr="00877A51">
        <w:rPr>
          <w:rFonts w:ascii="Times New Roman" w:hAnsi="Times New Roman" w:cs="Times New Roman"/>
          <w:sz w:val="24"/>
        </w:rPr>
        <w:t xml:space="preserve"> be deleted. </w:t>
      </w:r>
    </w:p>
    <w:p w14:paraId="4A409E51" w14:textId="77777777" w:rsidR="004C2FC0" w:rsidRDefault="00877A51" w:rsidP="004C2FC0">
      <w:pPr>
        <w:pStyle w:val="ListParagraph"/>
        <w:numPr>
          <w:ilvl w:val="1"/>
          <w:numId w:val="15"/>
        </w:numPr>
        <w:jc w:val="both"/>
        <w:rPr>
          <w:ins w:id="424" w:author="Eric Robertson" w:date="2016-08-25T14:27:00Z"/>
          <w:rFonts w:ascii="Times New Roman" w:hAnsi="Times New Roman" w:cs="Times New Roman"/>
          <w:sz w:val="24"/>
        </w:rPr>
      </w:pPr>
      <w:r w:rsidRPr="00877A51">
        <w:rPr>
          <w:rFonts w:ascii="Times New Roman" w:hAnsi="Times New Roman" w:cs="Times New Roman"/>
          <w:sz w:val="24"/>
        </w:rPr>
        <w:t>Send the project back to the original manipulator with any feedback.</w:t>
      </w:r>
    </w:p>
    <w:p w14:paraId="12AEC906" w14:textId="77777777" w:rsidR="00416E57" w:rsidRDefault="00416E57" w:rsidP="00416E57">
      <w:pPr>
        <w:pStyle w:val="ListParagraph"/>
        <w:ind w:left="1440"/>
        <w:jc w:val="both"/>
        <w:rPr>
          <w:ins w:id="425" w:author="Eric Robertson" w:date="2016-08-25T14:27:00Z"/>
          <w:rFonts w:ascii="Times New Roman" w:hAnsi="Times New Roman" w:cs="Times New Roman"/>
          <w:sz w:val="24"/>
        </w:rPr>
        <w:pPrChange w:id="426" w:author="Eric Robertson" w:date="2016-08-25T14:27:00Z">
          <w:pPr>
            <w:pStyle w:val="ListParagraph"/>
            <w:numPr>
              <w:ilvl w:val="1"/>
              <w:numId w:val="15"/>
            </w:numPr>
            <w:ind w:left="1440" w:hanging="360"/>
            <w:jc w:val="both"/>
          </w:pPr>
        </w:pPrChange>
      </w:pPr>
    </w:p>
    <w:p w14:paraId="5662B6C8" w14:textId="77777777" w:rsidR="00416E57" w:rsidRDefault="00416E57" w:rsidP="00416E57">
      <w:pPr>
        <w:pStyle w:val="ListParagraph"/>
        <w:ind w:left="1440"/>
        <w:jc w:val="both"/>
        <w:rPr>
          <w:ins w:id="427" w:author="Eric Robertson" w:date="2016-08-25T14:27:00Z"/>
          <w:rFonts w:ascii="Times New Roman" w:hAnsi="Times New Roman" w:cs="Times New Roman"/>
          <w:sz w:val="24"/>
        </w:rPr>
        <w:pPrChange w:id="428" w:author="Eric Robertson" w:date="2016-08-25T14:27:00Z">
          <w:pPr>
            <w:pStyle w:val="ListParagraph"/>
            <w:numPr>
              <w:ilvl w:val="1"/>
              <w:numId w:val="15"/>
            </w:numPr>
            <w:ind w:left="1440" w:hanging="360"/>
            <w:jc w:val="both"/>
          </w:pPr>
        </w:pPrChange>
      </w:pPr>
    </w:p>
    <w:p w14:paraId="1353659D" w14:textId="3762F4E4" w:rsidR="000852C4" w:rsidRPr="00416E57" w:rsidDel="000852C4" w:rsidRDefault="000852C4" w:rsidP="000852C4">
      <w:pPr>
        <w:pStyle w:val="Caption"/>
        <w:rPr>
          <w:del w:id="429" w:author="Eric Robertson" w:date="2016-08-25T14:37:00Z"/>
        </w:rPr>
        <w:pPrChange w:id="430" w:author="Eric Robertson" w:date="2016-08-25T14:36:00Z">
          <w:pPr>
            <w:pStyle w:val="ListParagraph"/>
            <w:numPr>
              <w:ilvl w:val="1"/>
              <w:numId w:val="15"/>
            </w:numPr>
            <w:ind w:left="1440" w:hanging="360"/>
            <w:jc w:val="both"/>
          </w:pPr>
        </w:pPrChange>
      </w:pPr>
    </w:p>
    <w:p w14:paraId="2C0673E7" w14:textId="77777777" w:rsidR="00D60B64" w:rsidRPr="00BB31B8" w:rsidRDefault="00D60B64" w:rsidP="00BB31B8">
      <w:pPr>
        <w:jc w:val="both"/>
      </w:pPr>
    </w:p>
    <w:p w14:paraId="0E991CAB" w14:textId="77777777" w:rsidR="007D41C4" w:rsidRDefault="007D41C4" w:rsidP="007D41C4">
      <w:pPr>
        <w:pStyle w:val="Heading1"/>
      </w:pPr>
      <w:bookmarkStart w:id="431" w:name="_Toc457993701"/>
      <w:r>
        <w:t>Batch operation</w:t>
      </w:r>
      <w:bookmarkEnd w:id="431"/>
    </w:p>
    <w:p w14:paraId="22ED84FE" w14:textId="77777777" w:rsidR="001277A7" w:rsidRDefault="001277A7" w:rsidP="001277A7">
      <w:pPr>
        <w:jc w:val="both"/>
        <w:rPr>
          <w:ins w:id="432" w:author="Eric Robertson" w:date="2016-08-25T09:05:00Z"/>
        </w:rPr>
      </w:pPr>
      <w:r>
        <w:t>T</w:t>
      </w:r>
      <w:r w:rsidRPr="001277A7">
        <w:t>he journaling tool currently supports a rudimentary batch processing feature. This is designed to operate on large quantities of images with the same type of simple manipulation. For example, 100 images are manipulated to have varying levels of saturation. These images can be specified with the tool’s batch feature, and will automatically generate the project, including the mask image and graph.</w:t>
      </w:r>
    </w:p>
    <w:p w14:paraId="0D5C9AA5" w14:textId="77777777" w:rsidR="00283ABD" w:rsidRDefault="00283ABD" w:rsidP="001277A7">
      <w:pPr>
        <w:jc w:val="both"/>
        <w:rPr>
          <w:ins w:id="433" w:author="Eric Robertson" w:date="2016-08-25T09:05:00Z"/>
        </w:rPr>
      </w:pPr>
    </w:p>
    <w:p w14:paraId="29BDB207" w14:textId="77777777" w:rsidR="00283ABD" w:rsidRDefault="00283ABD" w:rsidP="001277A7">
      <w:pPr>
        <w:jc w:val="both"/>
        <w:rPr>
          <w:ins w:id="434" w:author="Eric Robertson" w:date="2016-08-25T09:07:00Z"/>
        </w:rPr>
      </w:pPr>
      <w:ins w:id="435" w:author="Eric Robertson" w:date="2016-08-25T09:05:00Z">
        <w:r>
          <w:t>The typical flow for batch operations includes</w:t>
        </w:r>
      </w:ins>
      <w:ins w:id="436" w:author="Eric Robertson" w:date="2016-08-25T09:07:00Z">
        <w:r>
          <w:t>:</w:t>
        </w:r>
      </w:ins>
    </w:p>
    <w:p w14:paraId="34A5614B" w14:textId="308DA5EB" w:rsidR="00283ABD" w:rsidRDefault="00283ABD" w:rsidP="00283ABD">
      <w:pPr>
        <w:pStyle w:val="ListParagraph"/>
        <w:numPr>
          <w:ilvl w:val="0"/>
          <w:numId w:val="24"/>
        </w:numPr>
        <w:jc w:val="both"/>
        <w:rPr>
          <w:ins w:id="437" w:author="Eric Robertson" w:date="2016-08-25T09:08:00Z"/>
          <w:sz w:val="24"/>
        </w:rPr>
        <w:pPrChange w:id="438" w:author="Eric Robertson" w:date="2016-08-25T09:08:00Z">
          <w:pPr>
            <w:jc w:val="both"/>
          </w:pPr>
        </w:pPrChange>
      </w:pPr>
      <w:ins w:id="439" w:author="Eric Robertson" w:date="2016-08-25T09:05:00Z">
        <w:r w:rsidRPr="00283ABD">
          <w:rPr>
            <w:sz w:val="24"/>
            <w:rPrChange w:id="440" w:author="Eric Robertson" w:date="2016-08-25T09:08:00Z">
              <w:rPr/>
            </w:rPrChange>
          </w:rPr>
          <w:t xml:space="preserve">Project creation.  The tool is executed with </w:t>
        </w:r>
      </w:ins>
      <w:ins w:id="441" w:author="Eric Robertson" w:date="2016-08-25T09:08:00Z">
        <w:r w:rsidRPr="00283ABD">
          <w:rPr>
            <w:sz w:val="24"/>
            <w:rPrChange w:id="442" w:author="Eric Robertson" w:date="2016-08-25T09:08:00Z">
              <w:rPr/>
            </w:rPrChange>
          </w:rPr>
          <w:t xml:space="preserve">a </w:t>
        </w:r>
      </w:ins>
      <w:ins w:id="443" w:author="Eric Robertson" w:date="2016-08-25T09:05:00Z">
        <w:r w:rsidRPr="00283ABD">
          <w:rPr>
            <w:sz w:val="24"/>
            <w:rPrChange w:id="444" w:author="Eric Robertson" w:date="2016-08-25T09:08:00Z">
              <w:rPr/>
            </w:rPrChange>
          </w:rPr>
          <w:t>source directory of un</w:t>
        </w:r>
      </w:ins>
      <w:ins w:id="445" w:author="Eric Robertson" w:date="2016-08-25T09:06:00Z">
        <w:r w:rsidRPr="00283ABD">
          <w:rPr>
            <w:sz w:val="24"/>
            <w:rPrChange w:id="446" w:author="Eric Robertson" w:date="2016-08-25T09:08:00Z">
              <w:rPr/>
            </w:rPrChange>
          </w:rPr>
          <w:t>-</w:t>
        </w:r>
      </w:ins>
      <w:ins w:id="447" w:author="Eric Robertson" w:date="2016-08-25T09:05:00Z">
        <w:r w:rsidRPr="00283ABD">
          <w:rPr>
            <w:sz w:val="24"/>
            <w:rPrChange w:id="448" w:author="Eric Robertson" w:date="2016-08-25T09:08:00Z">
              <w:rPr/>
            </w:rPrChange>
          </w:rPr>
          <w:t xml:space="preserve">manipulated images, </w:t>
        </w:r>
      </w:ins>
      <w:ins w:id="449" w:author="Eric Robertson" w:date="2016-08-25T09:06:00Z">
        <w:r w:rsidRPr="00283ABD">
          <w:rPr>
            <w:sz w:val="24"/>
            <w:rPrChange w:id="450" w:author="Eric Robertson" w:date="2016-08-25T09:08:00Z">
              <w:rPr/>
            </w:rPrChange>
          </w:rPr>
          <w:t xml:space="preserve">an empty project directory, and either a plugin operation </w:t>
        </w:r>
        <w:r w:rsidRPr="00283ABD">
          <w:rPr>
            <w:sz w:val="24"/>
            <w:u w:val="single"/>
            <w:rPrChange w:id="451" w:author="Eric Robertson" w:date="2016-08-25T09:08:00Z">
              <w:rPr/>
            </w:rPrChange>
          </w:rPr>
          <w:t>or</w:t>
        </w:r>
        <w:r w:rsidRPr="00283ABD">
          <w:rPr>
            <w:sz w:val="24"/>
            <w:rPrChange w:id="452" w:author="Eric Robertson" w:date="2016-08-25T09:08:00Z">
              <w:rPr/>
            </w:rPrChange>
          </w:rPr>
          <w:t xml:space="preserve"> a target directory containing the first set of manipulated images (image names aligned to source images)</w:t>
        </w:r>
      </w:ins>
      <w:ins w:id="453" w:author="Eric Robertson" w:date="2016-08-25T09:07:00Z">
        <w:r w:rsidRPr="00283ABD">
          <w:rPr>
            <w:sz w:val="24"/>
            <w:rPrChange w:id="454" w:author="Eric Robertson" w:date="2016-08-25T09:08:00Z">
              <w:rPr/>
            </w:rPrChange>
          </w:rPr>
          <w:t>.</w:t>
        </w:r>
      </w:ins>
    </w:p>
    <w:p w14:paraId="65866D2F" w14:textId="22BACCCB" w:rsidR="00283ABD" w:rsidRDefault="00283ABD" w:rsidP="00283ABD">
      <w:pPr>
        <w:pStyle w:val="ListParagraph"/>
        <w:numPr>
          <w:ilvl w:val="0"/>
          <w:numId w:val="24"/>
        </w:numPr>
        <w:jc w:val="both"/>
        <w:rPr>
          <w:ins w:id="455" w:author="Eric Robertson" w:date="2016-08-25T09:12:00Z"/>
          <w:sz w:val="24"/>
        </w:rPr>
        <w:pPrChange w:id="456" w:author="Eric Robertson" w:date="2016-08-25T09:09:00Z">
          <w:pPr>
            <w:jc w:val="both"/>
          </w:pPr>
        </w:pPrChange>
      </w:pPr>
      <w:ins w:id="457" w:author="Eric Robertson" w:date="2016-08-25T09:08:00Z">
        <w:r>
          <w:rPr>
            <w:sz w:val="24"/>
          </w:rPr>
          <w:t>Project Extension.  The tool is executed with a source directory</w:t>
        </w:r>
        <w:r w:rsidR="006C789E">
          <w:rPr>
            <w:sz w:val="24"/>
          </w:rPr>
          <w:t xml:space="preserve"> of a set of manipulated images, all manipulated by the same operation </w:t>
        </w:r>
      </w:ins>
      <w:ins w:id="458" w:author="Eric Robertson" w:date="2016-08-25T09:09:00Z">
        <w:r w:rsidR="006C789E">
          <w:rPr>
            <w:sz w:val="24"/>
          </w:rPr>
          <w:t>applied to</w:t>
        </w:r>
      </w:ins>
      <w:ins w:id="459" w:author="Eric Robertson" w:date="2016-08-25T09:10:00Z">
        <w:r w:rsidR="006C789E">
          <w:rPr>
            <w:sz w:val="24"/>
          </w:rPr>
          <w:t xml:space="preserve"> the images last added to the projects contained in a project folder.  </w:t>
        </w:r>
      </w:ins>
      <w:ins w:id="460" w:author="Eric Robertson" w:date="2016-08-25T09:11:00Z">
        <w:r w:rsidR="006C789E">
          <w:rPr>
            <w:sz w:val="24"/>
          </w:rPr>
          <w:t xml:space="preserve"> The tool may also apply </w:t>
        </w:r>
      </w:ins>
      <w:ins w:id="461" w:author="Eric Robertson" w:date="2016-08-25T09:12:00Z">
        <w:r w:rsidR="006C789E">
          <w:rPr>
            <w:sz w:val="24"/>
          </w:rPr>
          <w:t>an</w:t>
        </w:r>
      </w:ins>
      <w:ins w:id="462" w:author="Eric Robertson" w:date="2016-08-25T09:11:00Z">
        <w:r w:rsidR="006C789E">
          <w:rPr>
            <w:sz w:val="24"/>
          </w:rPr>
          <w:t xml:space="preserve"> operation to the set of images last added to the project through a plugin</w:t>
        </w:r>
      </w:ins>
      <w:ins w:id="463" w:author="Eric Robertson" w:date="2016-08-25T09:12:00Z">
        <w:r w:rsidR="006C789E">
          <w:rPr>
            <w:sz w:val="24"/>
          </w:rPr>
          <w:t xml:space="preserve">.   Project Extension may occur over </w:t>
        </w:r>
        <w:proofErr w:type="gramStart"/>
        <w:r w:rsidR="006C789E">
          <w:rPr>
            <w:sz w:val="24"/>
          </w:rPr>
          <w:t>many iterations</w:t>
        </w:r>
        <w:proofErr w:type="gramEnd"/>
        <w:r w:rsidR="006C789E">
          <w:rPr>
            <w:sz w:val="24"/>
          </w:rPr>
          <w:t>.</w:t>
        </w:r>
      </w:ins>
    </w:p>
    <w:p w14:paraId="79C588A2" w14:textId="6AC8B0A4" w:rsidR="006C789E" w:rsidRPr="00283ABD" w:rsidRDefault="006C789E" w:rsidP="00283ABD">
      <w:pPr>
        <w:pStyle w:val="ListParagraph"/>
        <w:numPr>
          <w:ilvl w:val="0"/>
          <w:numId w:val="24"/>
        </w:numPr>
        <w:jc w:val="both"/>
        <w:rPr>
          <w:sz w:val="24"/>
          <w:rPrChange w:id="464" w:author="Eric Robertson" w:date="2016-08-25T09:09:00Z">
            <w:rPr/>
          </w:rPrChange>
        </w:rPr>
        <w:pPrChange w:id="465" w:author="Eric Robertson" w:date="2016-08-25T09:09:00Z">
          <w:pPr>
            <w:jc w:val="both"/>
          </w:pPr>
        </w:pPrChange>
      </w:pPr>
      <w:ins w:id="466" w:author="Eric Robertson" w:date="2016-08-25T09:12:00Z">
        <w:r>
          <w:rPr>
            <w:sz w:val="24"/>
          </w:rPr>
          <w:t xml:space="preserve">Project Capping. Adding a final set of </w:t>
        </w:r>
        <w:proofErr w:type="spellStart"/>
        <w:r>
          <w:rPr>
            <w:sz w:val="24"/>
          </w:rPr>
          <w:t>Antiforensics</w:t>
        </w:r>
        <w:proofErr w:type="spellEnd"/>
        <w:r>
          <w:rPr>
            <w:sz w:val="24"/>
          </w:rPr>
          <w:t xml:space="preserve"> operations to the images last added to the projects.</w:t>
        </w:r>
      </w:ins>
    </w:p>
    <w:p w14:paraId="0D13D8F2" w14:textId="77777777" w:rsidR="001277A7" w:rsidRPr="001277A7" w:rsidRDefault="001277A7" w:rsidP="001277A7">
      <w:pPr>
        <w:jc w:val="both"/>
      </w:pPr>
    </w:p>
    <w:p w14:paraId="4D767921" w14:textId="77777777" w:rsidR="001277A7" w:rsidRDefault="001277A7" w:rsidP="001277A7">
      <w:pPr>
        <w:jc w:val="both"/>
      </w:pPr>
      <w:r w:rsidRPr="001277A7">
        <w:t>At its core, the batch tool requires only 1 directory, a directory of project directories. It can be run with the following:</w:t>
      </w:r>
    </w:p>
    <w:p w14:paraId="5511D030" w14:textId="77777777" w:rsidR="001277A7" w:rsidRDefault="001277A7" w:rsidP="001277A7"/>
    <w:p w14:paraId="276C9C2D" w14:textId="77777777" w:rsidR="001277A7" w:rsidRDefault="001277A7" w:rsidP="001277A7"/>
    <w:p w14:paraId="0CB042EB" w14:textId="77777777" w:rsidR="001277A7" w:rsidRPr="001277A7" w:rsidRDefault="001277A7" w:rsidP="001277A7"/>
    <w:p w14:paraId="6103D94E" w14:textId="77777777" w:rsidR="001277A7" w:rsidRPr="001277A7" w:rsidRDefault="001277A7" w:rsidP="001277A7">
      <w:pPr>
        <w:pStyle w:val="Code"/>
      </w:pPr>
      <w:proofErr w:type="gramStart"/>
      <w:r w:rsidRPr="001277A7">
        <w:t>python</w:t>
      </w:r>
      <w:proofErr w:type="gramEnd"/>
      <w:r w:rsidRPr="001277A7">
        <w:t xml:space="preserve"> src/python/batch_process.py &lt;</w:t>
      </w:r>
      <w:proofErr w:type="spellStart"/>
      <w:r w:rsidRPr="001277A7">
        <w:t>args</w:t>
      </w:r>
      <w:proofErr w:type="spellEnd"/>
      <w:r w:rsidRPr="001277A7">
        <w:t>&gt;</w:t>
      </w:r>
    </w:p>
    <w:p w14:paraId="6BB47E6B" w14:textId="77777777" w:rsidR="001277A7" w:rsidRPr="001277A7" w:rsidRDefault="001277A7" w:rsidP="001277A7">
      <w:pPr>
        <w:pStyle w:val="Code"/>
      </w:pPr>
    </w:p>
    <w:p w14:paraId="0662BD18" w14:textId="77777777" w:rsidR="001277A7" w:rsidRPr="001277A7" w:rsidRDefault="001277A7" w:rsidP="001277A7">
      <w:pPr>
        <w:pStyle w:val="Code"/>
      </w:pPr>
      <w:r w:rsidRPr="001277A7">
        <w:t>Mandatory arguments:</w:t>
      </w:r>
    </w:p>
    <w:p w14:paraId="14FCFCB1" w14:textId="77777777" w:rsidR="001277A7" w:rsidRPr="001277A7" w:rsidRDefault="001277A7" w:rsidP="001277A7">
      <w:pPr>
        <w:pStyle w:val="Code"/>
      </w:pPr>
      <w:r w:rsidRPr="001277A7">
        <w:t>--projects &lt;</w:t>
      </w:r>
      <w:r w:rsidR="00127814">
        <w:t>DIR</w:t>
      </w:r>
      <w:r w:rsidRPr="001277A7">
        <w:t>&gt;: directory of project directories.</w:t>
      </w:r>
    </w:p>
    <w:p w14:paraId="4876C3E7" w14:textId="77777777" w:rsidR="001277A7" w:rsidRPr="001277A7" w:rsidRDefault="001277A7" w:rsidP="001277A7">
      <w:pPr>
        <w:pStyle w:val="Code"/>
      </w:pPr>
    </w:p>
    <w:p w14:paraId="0F465834" w14:textId="77777777" w:rsidR="001277A7" w:rsidRPr="001277A7" w:rsidRDefault="001277A7" w:rsidP="001277A7">
      <w:pPr>
        <w:pStyle w:val="Code"/>
      </w:pPr>
      <w:r w:rsidRPr="001277A7">
        <w:t>One (and only one) of these three arguments must be present (see below for an explanation):</w:t>
      </w:r>
    </w:p>
    <w:p w14:paraId="18B269DB" w14:textId="77777777" w:rsidR="001277A7" w:rsidRPr="001277A7" w:rsidRDefault="001277A7" w:rsidP="001277A7">
      <w:pPr>
        <w:pStyle w:val="Code"/>
      </w:pPr>
      <w:r w:rsidRPr="001277A7">
        <w:t>--</w:t>
      </w:r>
      <w:proofErr w:type="spellStart"/>
      <w:r w:rsidRPr="001277A7">
        <w:t>sourceDir</w:t>
      </w:r>
      <w:proofErr w:type="spellEnd"/>
      <w:r w:rsidRPr="001277A7">
        <w:t xml:space="preserve"> &lt;</w:t>
      </w:r>
      <w:r w:rsidR="00127814">
        <w:t>DIR</w:t>
      </w:r>
      <w:r w:rsidRPr="001277A7">
        <w:t>&gt;: directory of images</w:t>
      </w:r>
    </w:p>
    <w:p w14:paraId="0F93BB6C" w14:textId="77777777" w:rsidR="001277A7" w:rsidRPr="001277A7" w:rsidRDefault="001277A7" w:rsidP="001277A7">
      <w:pPr>
        <w:pStyle w:val="Code"/>
      </w:pPr>
      <w:r w:rsidRPr="001277A7">
        <w:t>--plugin &lt;</w:t>
      </w:r>
      <w:proofErr w:type="spellStart"/>
      <w:r w:rsidRPr="001277A7">
        <w:t>pluginName</w:t>
      </w:r>
      <w:proofErr w:type="spellEnd"/>
      <w:r w:rsidRPr="001277A7">
        <w:t>&gt;: plugin to perform</w:t>
      </w:r>
    </w:p>
    <w:p w14:paraId="3189CEF0" w14:textId="77777777" w:rsidR="001277A7" w:rsidRPr="001277A7" w:rsidRDefault="001277A7" w:rsidP="001277A7">
      <w:pPr>
        <w:pStyle w:val="Code"/>
      </w:pPr>
      <w:r w:rsidRPr="001277A7">
        <w:t xml:space="preserve">--jpg: Copies quantization tables and </w:t>
      </w:r>
      <w:proofErr w:type="spellStart"/>
      <w:r w:rsidRPr="001277A7">
        <w:t>exif</w:t>
      </w:r>
      <w:proofErr w:type="spellEnd"/>
      <w:r w:rsidRPr="001277A7">
        <w:t xml:space="preserve"> data from base image to save new jpeg image.</w:t>
      </w:r>
    </w:p>
    <w:p w14:paraId="0ED4A994" w14:textId="77777777" w:rsidR="001277A7" w:rsidRPr="001277A7" w:rsidRDefault="001277A7" w:rsidP="001277A7">
      <w:pPr>
        <w:pStyle w:val="Code"/>
      </w:pPr>
    </w:p>
    <w:p w14:paraId="0F7A44D2" w14:textId="77777777" w:rsidR="001277A7" w:rsidRPr="001277A7" w:rsidRDefault="001277A7" w:rsidP="001277A7">
      <w:pPr>
        <w:pStyle w:val="Code"/>
      </w:pPr>
      <w:r w:rsidRPr="001277A7">
        <w:t xml:space="preserve">These arguments may be used only if using </w:t>
      </w:r>
      <w:proofErr w:type="spellStart"/>
      <w:r w:rsidRPr="001277A7">
        <w:t>sourceDir</w:t>
      </w:r>
      <w:proofErr w:type="spellEnd"/>
      <w:r w:rsidRPr="001277A7">
        <w:t>:</w:t>
      </w:r>
    </w:p>
    <w:p w14:paraId="4587097C" w14:textId="6883C6D7" w:rsidR="00885C4A" w:rsidRPr="001277A7" w:rsidRDefault="001277A7" w:rsidP="00885C4A">
      <w:pPr>
        <w:pStyle w:val="Code"/>
      </w:pPr>
      <w:r w:rsidRPr="001277A7">
        <w:t>--</w:t>
      </w:r>
      <w:proofErr w:type="gramStart"/>
      <w:r w:rsidRPr="001277A7">
        <w:t>op</w:t>
      </w:r>
      <w:proofErr w:type="gramEnd"/>
      <w:r w:rsidRPr="001277A7">
        <w:t xml:space="preserve"> &lt;operation&gt;: operation performed (required)</w:t>
      </w:r>
    </w:p>
    <w:p w14:paraId="31B99DA2" w14:textId="77777777" w:rsidR="001277A7" w:rsidRPr="001277A7" w:rsidRDefault="001277A7" w:rsidP="001277A7">
      <w:pPr>
        <w:pStyle w:val="Code"/>
      </w:pPr>
      <w:r w:rsidRPr="001277A7">
        <w:t>--</w:t>
      </w:r>
      <w:proofErr w:type="spellStart"/>
      <w:proofErr w:type="gramStart"/>
      <w:r w:rsidRPr="001277A7">
        <w:t>softwareName</w:t>
      </w:r>
      <w:proofErr w:type="spellEnd"/>
      <w:proofErr w:type="gramEnd"/>
      <w:r w:rsidRPr="001277A7">
        <w:t xml:space="preserve"> &lt;name&gt;: manipulation software used (required)</w:t>
      </w:r>
    </w:p>
    <w:p w14:paraId="38E116F6" w14:textId="77777777" w:rsidR="001277A7" w:rsidRPr="001277A7" w:rsidRDefault="001277A7" w:rsidP="001277A7">
      <w:pPr>
        <w:pStyle w:val="Code"/>
      </w:pPr>
      <w:r w:rsidRPr="001277A7">
        <w:t>--</w:t>
      </w:r>
      <w:proofErr w:type="spellStart"/>
      <w:r w:rsidRPr="001277A7">
        <w:t>softwareVersion</w:t>
      </w:r>
      <w:proofErr w:type="spellEnd"/>
      <w:r w:rsidRPr="001277A7">
        <w:t xml:space="preserve"> &lt;version&gt;: manipulation software version (required)</w:t>
      </w:r>
    </w:p>
    <w:p w14:paraId="2E3A9D4E" w14:textId="77777777" w:rsidR="001277A7" w:rsidRPr="001277A7" w:rsidRDefault="001277A7" w:rsidP="001277A7">
      <w:pPr>
        <w:pStyle w:val="Code"/>
      </w:pPr>
      <w:r w:rsidRPr="001277A7">
        <w:t>--</w:t>
      </w:r>
      <w:proofErr w:type="spellStart"/>
      <w:r w:rsidRPr="001277A7">
        <w:t>endDir</w:t>
      </w:r>
      <w:proofErr w:type="spellEnd"/>
      <w:r w:rsidRPr="001277A7">
        <w:t xml:space="preserve"> &lt;</w:t>
      </w:r>
      <w:r w:rsidR="00127814">
        <w:t>DIR</w:t>
      </w:r>
      <w:r w:rsidRPr="001277A7">
        <w:t>&gt;: directory of manipulated images (optional)</w:t>
      </w:r>
    </w:p>
    <w:p w14:paraId="19B18D2F" w14:textId="77777777" w:rsidR="001277A7" w:rsidRPr="001277A7" w:rsidRDefault="001277A7" w:rsidP="001277A7">
      <w:pPr>
        <w:pStyle w:val="Code"/>
      </w:pPr>
      <w:r w:rsidRPr="001277A7">
        <w:t>--</w:t>
      </w:r>
      <w:proofErr w:type="spellStart"/>
      <w:r w:rsidRPr="001277A7">
        <w:t>inputMaskPath</w:t>
      </w:r>
      <w:proofErr w:type="spellEnd"/>
      <w:r w:rsidRPr="001277A7">
        <w:t xml:space="preserve"> &lt;</w:t>
      </w:r>
      <w:r w:rsidR="00127814">
        <w:t>DIR</w:t>
      </w:r>
      <w:r w:rsidRPr="001277A7">
        <w:t>&gt;: directory containing input masks (optional)</w:t>
      </w:r>
    </w:p>
    <w:p w14:paraId="4B82015D" w14:textId="77777777" w:rsidR="001277A7" w:rsidRPr="001277A7" w:rsidRDefault="001277A7" w:rsidP="001277A7">
      <w:pPr>
        <w:pStyle w:val="Code"/>
      </w:pPr>
      <w:r w:rsidRPr="001277A7">
        <w:t>--description &lt;"</w:t>
      </w:r>
      <w:proofErr w:type="spellStart"/>
      <w:r w:rsidRPr="001277A7">
        <w:t>descr</w:t>
      </w:r>
      <w:proofErr w:type="spellEnd"/>
      <w:r w:rsidRPr="001277A7">
        <w:t>"&gt;: description of manipulation performed (optional)</w:t>
      </w:r>
    </w:p>
    <w:p w14:paraId="557B3CF4" w14:textId="77777777" w:rsidR="001277A7" w:rsidRDefault="001277A7" w:rsidP="001277A7">
      <w:pPr>
        <w:pStyle w:val="Code"/>
        <w:rPr>
          <w:ins w:id="467" w:author="Eric Robertson" w:date="2016-08-25T08:46:00Z"/>
        </w:rPr>
      </w:pPr>
      <w:r w:rsidRPr="001277A7">
        <w:t>--</w:t>
      </w:r>
      <w:proofErr w:type="gramStart"/>
      <w:r w:rsidRPr="001277A7">
        <w:t>additional</w:t>
      </w:r>
      <w:proofErr w:type="gramEnd"/>
      <w:r w:rsidRPr="001277A7">
        <w:t xml:space="preserve"> &lt;"name1 value1 name2 value2..."&gt;: additional operation arguments, such as rotation angle (optional)</w:t>
      </w:r>
    </w:p>
    <w:p w14:paraId="22701C6B" w14:textId="77777777" w:rsidR="00885C4A" w:rsidRDefault="00885C4A" w:rsidP="001277A7">
      <w:pPr>
        <w:pStyle w:val="Code"/>
        <w:rPr>
          <w:ins w:id="468" w:author="Eric Robertson" w:date="2016-08-25T08:46:00Z"/>
        </w:rPr>
      </w:pPr>
    </w:p>
    <w:p w14:paraId="41FF0771" w14:textId="5F48F07D" w:rsidR="00885C4A" w:rsidRDefault="00885C4A" w:rsidP="001277A7">
      <w:pPr>
        <w:pStyle w:val="Code"/>
        <w:rPr>
          <w:ins w:id="469" w:author="Eric Robertson" w:date="2016-08-25T08:46:00Z"/>
        </w:rPr>
      </w:pPr>
      <w:ins w:id="470" w:author="Eric Robertson" w:date="2016-08-25T08:46:00Z">
        <w:r>
          <w:t>These arguments are required when first creating a project:</w:t>
        </w:r>
      </w:ins>
    </w:p>
    <w:p w14:paraId="6FCD5A55" w14:textId="097606CC" w:rsidR="00885C4A" w:rsidRDefault="00885C4A" w:rsidP="001277A7">
      <w:pPr>
        <w:pStyle w:val="Code"/>
        <w:rPr>
          <w:ins w:id="471" w:author="Eric Robertson" w:date="2016-08-25T08:47:00Z"/>
        </w:rPr>
      </w:pPr>
      <w:ins w:id="472" w:author="Eric Robertson" w:date="2016-08-25T08:47:00Z">
        <w:r>
          <w:t>--</w:t>
        </w:r>
        <w:proofErr w:type="spellStart"/>
        <w:proofErr w:type="gramStart"/>
        <w:r>
          <w:t>projectDescription</w:t>
        </w:r>
        <w:proofErr w:type="spellEnd"/>
        <w:proofErr w:type="gramEnd"/>
        <w:r>
          <w:t xml:space="preserve"> &lt;quoted description&gt;</w:t>
        </w:r>
      </w:ins>
    </w:p>
    <w:p w14:paraId="0FEF8280" w14:textId="04D25BE5" w:rsidR="00885C4A" w:rsidRDefault="00885C4A" w:rsidP="001277A7">
      <w:pPr>
        <w:pStyle w:val="Code"/>
        <w:rPr>
          <w:ins w:id="473" w:author="Eric Robertson" w:date="2016-08-25T08:47:00Z"/>
        </w:rPr>
      </w:pPr>
      <w:ins w:id="474" w:author="Eric Robertson" w:date="2016-08-25T08:47:00Z">
        <w:r>
          <w:t>--</w:t>
        </w:r>
        <w:proofErr w:type="spellStart"/>
        <w:proofErr w:type="gramStart"/>
        <w:r>
          <w:t>technicalSummary</w:t>
        </w:r>
        <w:proofErr w:type="spellEnd"/>
        <w:proofErr w:type="gramEnd"/>
        <w:r>
          <w:t xml:space="preserve"> &lt;quoted technical summary with key words from assignment&gt;</w:t>
        </w:r>
      </w:ins>
    </w:p>
    <w:p w14:paraId="726E196D" w14:textId="6F1A7096" w:rsidR="00885C4A" w:rsidRPr="001277A7" w:rsidRDefault="00885C4A" w:rsidP="001277A7">
      <w:pPr>
        <w:pStyle w:val="Code"/>
      </w:pPr>
      <w:ins w:id="475" w:author="Eric Robertson" w:date="2016-08-25T08:47:00Z">
        <w:r>
          <w:t>--</w:t>
        </w:r>
        <w:proofErr w:type="gramStart"/>
        <w:r>
          <w:t>username</w:t>
        </w:r>
        <w:proofErr w:type="gramEnd"/>
        <w:r>
          <w:t xml:space="preserve"> &lt;</w:t>
        </w:r>
      </w:ins>
      <w:ins w:id="476" w:author="Eric Robertson" w:date="2016-08-25T08:48:00Z">
        <w:r>
          <w:t>name&gt; Only required if the operating system user name does not match your assignment ID</w:t>
        </w:r>
      </w:ins>
    </w:p>
    <w:p w14:paraId="73DE3341" w14:textId="77777777" w:rsidR="001277A7" w:rsidRPr="001277A7" w:rsidRDefault="001277A7" w:rsidP="001277A7">
      <w:pPr>
        <w:pStyle w:val="Code"/>
      </w:pPr>
    </w:p>
    <w:p w14:paraId="2E6143EB" w14:textId="77777777" w:rsidR="001277A7" w:rsidRPr="001277A7" w:rsidRDefault="001277A7" w:rsidP="001277A7">
      <w:pPr>
        <w:pStyle w:val="Code"/>
      </w:pPr>
      <w:r w:rsidRPr="001277A7">
        <w:t>Optional arguments:</w:t>
      </w:r>
    </w:p>
    <w:p w14:paraId="64775939" w14:textId="77777777" w:rsidR="001277A7" w:rsidRPr="001277A7" w:rsidRDefault="001277A7" w:rsidP="001277A7">
      <w:pPr>
        <w:pStyle w:val="Code"/>
      </w:pPr>
      <w:r w:rsidRPr="001277A7">
        <w:t>--</w:t>
      </w:r>
      <w:proofErr w:type="spellStart"/>
      <w:r w:rsidRPr="001277A7">
        <w:t>continueWithWarning</w:t>
      </w:r>
      <w:proofErr w:type="spellEnd"/>
      <w:r w:rsidRPr="001277A7">
        <w:t>: use this tag to ignore warnings that check for valid operations, software, etc.</w:t>
      </w:r>
    </w:p>
    <w:p w14:paraId="51A6CB27" w14:textId="77777777" w:rsidR="001277A7" w:rsidRPr="001277A7" w:rsidRDefault="001277A7" w:rsidP="001277A7">
      <w:pPr>
        <w:pStyle w:val="Code"/>
      </w:pPr>
      <w:r w:rsidRPr="001277A7">
        <w:t>--s3 &lt;bucket/path&gt;: if included, will automatically upload projects to specified S3 bucket after performing operation</w:t>
      </w:r>
    </w:p>
    <w:p w14:paraId="06CC8325" w14:textId="77777777" w:rsidR="001277A7" w:rsidRPr="001277A7" w:rsidRDefault="001277A7" w:rsidP="001277A7"/>
    <w:p w14:paraId="51A6E0D0" w14:textId="77777777" w:rsidR="00885C4A" w:rsidRDefault="001277A7" w:rsidP="001277A7">
      <w:pPr>
        <w:jc w:val="both"/>
        <w:rPr>
          <w:ins w:id="477" w:author="Eric Robertson" w:date="2016-08-25T08:46:00Z"/>
        </w:rPr>
      </w:pPr>
      <w:r w:rsidRPr="001277A7">
        <w:t>Different arguments will trigger different functionality</w:t>
      </w:r>
      <w:ins w:id="478" w:author="Eric Robertson" w:date="2016-08-25T08:45:00Z">
        <w:r w:rsidR="00885C4A">
          <w:t>.</w:t>
        </w:r>
      </w:ins>
    </w:p>
    <w:p w14:paraId="0FB05231" w14:textId="77777777" w:rsidR="00885C4A" w:rsidRDefault="00885C4A" w:rsidP="001277A7">
      <w:pPr>
        <w:jc w:val="both"/>
        <w:rPr>
          <w:ins w:id="479" w:author="Eric Robertson" w:date="2016-08-25T08:45:00Z"/>
        </w:rPr>
      </w:pPr>
    </w:p>
    <w:p w14:paraId="6ECFCC19" w14:textId="79DD77AB" w:rsidR="001277A7" w:rsidRPr="00885C4A" w:rsidRDefault="00283ABD" w:rsidP="001277A7">
      <w:pPr>
        <w:jc w:val="both"/>
        <w:rPr>
          <w:b/>
          <w:sz w:val="28"/>
          <w:szCs w:val="28"/>
          <w:rPrChange w:id="480" w:author="Eric Robertson" w:date="2016-08-25T08:46:00Z">
            <w:rPr/>
          </w:rPrChange>
        </w:rPr>
      </w:pPr>
      <w:ins w:id="481" w:author="Eric Robertson" w:date="2016-08-25T08:45:00Z">
        <w:r w:rsidRPr="00283ABD">
          <w:rPr>
            <w:rStyle w:val="Emphasis"/>
            <w:b/>
            <w:sz w:val="28"/>
            <w:szCs w:val="28"/>
          </w:rPr>
          <w:t>Creating a P</w:t>
        </w:r>
        <w:r w:rsidR="00885C4A" w:rsidRPr="00885C4A">
          <w:rPr>
            <w:rStyle w:val="Emphasis"/>
            <w:b/>
            <w:sz w:val="28"/>
            <w:szCs w:val="28"/>
            <w:rPrChange w:id="482" w:author="Eric Robertson" w:date="2016-08-25T08:46:00Z">
              <w:rPr>
                <w:rStyle w:val="Emphasis"/>
              </w:rPr>
            </w:rPrChange>
          </w:rPr>
          <w:t>roject</w:t>
        </w:r>
      </w:ins>
      <w:del w:id="483" w:author="Eric Robertson" w:date="2016-08-25T08:45:00Z">
        <w:r w:rsidR="001277A7" w:rsidRPr="00885C4A" w:rsidDel="00885C4A">
          <w:rPr>
            <w:b/>
            <w:sz w:val="28"/>
            <w:szCs w:val="28"/>
            <w:rPrChange w:id="484" w:author="Eric Robertson" w:date="2016-08-25T08:46:00Z">
              <w:rPr/>
            </w:rPrChange>
          </w:rPr>
          <w:delText>:</w:delText>
        </w:r>
      </w:del>
    </w:p>
    <w:p w14:paraId="42A35994" w14:textId="77777777" w:rsidR="00885C4A" w:rsidRDefault="00885C4A" w:rsidP="00885C4A">
      <w:pPr>
        <w:jc w:val="both"/>
        <w:rPr>
          <w:ins w:id="485" w:author="Eric Robertson" w:date="2016-08-25T08:46:00Z"/>
        </w:rPr>
        <w:pPrChange w:id="486" w:author="Eric Robertson" w:date="2016-08-25T08:46:00Z">
          <w:pPr>
            <w:pStyle w:val="ListParagraph"/>
            <w:numPr>
              <w:ilvl w:val="2"/>
              <w:numId w:val="15"/>
            </w:numPr>
            <w:ind w:left="1170" w:hanging="450"/>
            <w:jc w:val="both"/>
          </w:pPr>
        </w:pPrChange>
      </w:pPr>
    </w:p>
    <w:p w14:paraId="34D5DAFC" w14:textId="77777777" w:rsidR="001277A7" w:rsidRDefault="001277A7" w:rsidP="00885C4A">
      <w:pPr>
        <w:jc w:val="both"/>
        <w:rPr>
          <w:ins w:id="487" w:author="Eric Robertson" w:date="2016-08-25T08:46:00Z"/>
        </w:rPr>
        <w:pPrChange w:id="488" w:author="Eric Robertson" w:date="2016-08-25T08:46:00Z">
          <w:pPr>
            <w:pStyle w:val="ListParagraph"/>
            <w:numPr>
              <w:ilvl w:val="2"/>
              <w:numId w:val="15"/>
            </w:numPr>
            <w:ind w:left="1170" w:hanging="450"/>
            <w:jc w:val="both"/>
          </w:pPr>
        </w:pPrChange>
      </w:pPr>
      <w:r w:rsidRPr="00E03312">
        <w:t>Using both --</w:t>
      </w:r>
      <w:proofErr w:type="spellStart"/>
      <w:r w:rsidRPr="00E03312">
        <w:t>sourceDir</w:t>
      </w:r>
      <w:proofErr w:type="spellEnd"/>
      <w:r w:rsidRPr="00E03312">
        <w:t xml:space="preserve"> and --</w:t>
      </w:r>
      <w:proofErr w:type="spellStart"/>
      <w:r w:rsidRPr="00E03312">
        <w:t>endDir</w:t>
      </w:r>
      <w:proofErr w:type="spellEnd"/>
      <w:r w:rsidRPr="00E03312">
        <w:t xml:space="preserve"> will create new projects, using the images in </w:t>
      </w:r>
      <w:proofErr w:type="spellStart"/>
      <w:r w:rsidRPr="00E03312">
        <w:t>sourceDir</w:t>
      </w:r>
      <w:proofErr w:type="spellEnd"/>
      <w:r w:rsidRPr="00E03312">
        <w:t xml:space="preserve"> as base, and link them with the specified operat</w:t>
      </w:r>
      <w:r w:rsidRPr="000B5A47">
        <w:t>ion. This will also create the project directories and JSON files if necessary.</w:t>
      </w:r>
    </w:p>
    <w:p w14:paraId="7A4DE9F4" w14:textId="77777777" w:rsidR="00885C4A" w:rsidRDefault="00885C4A" w:rsidP="00885C4A">
      <w:pPr>
        <w:jc w:val="both"/>
        <w:rPr>
          <w:ins w:id="489" w:author="Eric Robertson" w:date="2016-08-25T08:48:00Z"/>
        </w:rPr>
        <w:pPrChange w:id="490" w:author="Eric Robertson" w:date="2016-08-25T08:46:00Z">
          <w:pPr>
            <w:pStyle w:val="ListParagraph"/>
            <w:numPr>
              <w:ilvl w:val="2"/>
              <w:numId w:val="15"/>
            </w:numPr>
            <w:ind w:left="1170" w:hanging="450"/>
            <w:jc w:val="both"/>
          </w:pPr>
        </w:pPrChange>
      </w:pPr>
    </w:p>
    <w:p w14:paraId="645E2140" w14:textId="12E59A49" w:rsidR="00885C4A" w:rsidRPr="00E03312" w:rsidRDefault="002E3771" w:rsidP="00885C4A">
      <w:pPr>
        <w:jc w:val="both"/>
        <w:rPr>
          <w:ins w:id="491" w:author="Eric Robertson" w:date="2016-08-25T08:44:00Z"/>
        </w:rPr>
        <w:pPrChange w:id="492" w:author="Eric Robertson" w:date="2016-08-25T08:46:00Z">
          <w:pPr>
            <w:pStyle w:val="ListParagraph"/>
            <w:numPr>
              <w:ilvl w:val="2"/>
              <w:numId w:val="15"/>
            </w:numPr>
            <w:ind w:left="1170" w:hanging="450"/>
            <w:jc w:val="both"/>
          </w:pPr>
        </w:pPrChange>
      </w:pPr>
      <w:ins w:id="493" w:author="Eric Robertson" w:date="2016-08-25T08:48:00Z">
        <w:r>
          <w:t>When creating a project, a technical summary is required for the project.  The us</w:t>
        </w:r>
        <w:r w:rsidR="00283ABD">
          <w:t>er name is only required if the</w:t>
        </w:r>
        <w:r>
          <w:t xml:space="preserve"> </w:t>
        </w:r>
      </w:ins>
      <w:ins w:id="494" w:author="Eric Robertson" w:date="2016-08-25T08:49:00Z">
        <w:r>
          <w:t>operating</w:t>
        </w:r>
      </w:ins>
      <w:ins w:id="495" w:author="Eric Robertson" w:date="2016-08-25T08:48:00Z">
        <w:r>
          <w:t xml:space="preserve"> </w:t>
        </w:r>
      </w:ins>
      <w:ins w:id="496" w:author="Eric Robertson" w:date="2016-08-25T08:49:00Z">
        <w:r>
          <w:t xml:space="preserve">system user ID is not the identifier to be associated with the project.  This </w:t>
        </w:r>
      </w:ins>
      <w:ins w:id="497" w:author="Eric Robertson" w:date="2016-08-25T09:04:00Z">
        <w:r w:rsidR="00283ABD">
          <w:t xml:space="preserve">case may occur </w:t>
        </w:r>
      </w:ins>
      <w:ins w:id="498" w:author="Eric Robertson" w:date="2016-08-25T08:49:00Z">
        <w:r>
          <w:t xml:space="preserve">when using a </w:t>
        </w:r>
      </w:ins>
      <w:ins w:id="499" w:author="Eric Robertson" w:date="2016-08-25T08:50:00Z">
        <w:r>
          <w:t>shared</w:t>
        </w:r>
      </w:ins>
      <w:ins w:id="500" w:author="Eric Robertson" w:date="2016-08-25T08:49:00Z">
        <w:r>
          <w:t xml:space="preserve"> </w:t>
        </w:r>
      </w:ins>
      <w:ins w:id="501" w:author="Eric Robertson" w:date="2016-08-25T09:04:00Z">
        <w:r w:rsidR="00283ABD">
          <w:t>machine</w:t>
        </w:r>
      </w:ins>
      <w:ins w:id="502" w:author="Eric Robertson" w:date="2016-08-25T08:49:00Z">
        <w:r>
          <w:t>.</w:t>
        </w:r>
      </w:ins>
    </w:p>
    <w:p w14:paraId="06095AF1" w14:textId="37FBCAFB" w:rsidR="00885C4A" w:rsidRPr="00127814" w:rsidRDefault="00885C4A" w:rsidP="00885C4A">
      <w:pPr>
        <w:pStyle w:val="ListParagraph"/>
        <w:ind w:left="1170"/>
        <w:jc w:val="both"/>
        <w:rPr>
          <w:rFonts w:ascii="Times New Roman" w:hAnsi="Times New Roman" w:cs="Times New Roman"/>
          <w:sz w:val="24"/>
        </w:rPr>
        <w:pPrChange w:id="503" w:author="Eric Robertson" w:date="2016-08-25T08:45:00Z">
          <w:pPr>
            <w:pStyle w:val="ListParagraph"/>
            <w:numPr>
              <w:ilvl w:val="2"/>
              <w:numId w:val="15"/>
            </w:numPr>
            <w:ind w:left="1170" w:hanging="450"/>
            <w:jc w:val="both"/>
          </w:pPr>
        </w:pPrChange>
      </w:pPr>
    </w:p>
    <w:p w14:paraId="0B3ED1CA" w14:textId="77777777" w:rsidR="001277A7" w:rsidRPr="001277A7" w:rsidRDefault="001277A7" w:rsidP="001277A7">
      <w:pPr>
        <w:pStyle w:val="Code"/>
      </w:pPr>
      <w:proofErr w:type="gramStart"/>
      <w:r w:rsidRPr="001277A7">
        <w:t>python</w:t>
      </w:r>
      <w:proofErr w:type="gramEnd"/>
      <w:r w:rsidRPr="001277A7">
        <w:t xml:space="preserve"> src/python/batch_process.py --projects &lt;DIR&gt; --</w:t>
      </w:r>
      <w:proofErr w:type="spellStart"/>
      <w:r w:rsidRPr="001277A7">
        <w:t>sourceDir</w:t>
      </w:r>
      <w:proofErr w:type="spellEnd"/>
      <w:r w:rsidRPr="001277A7">
        <w:t xml:space="preserve"> &lt;DIR&gt; --</w:t>
      </w:r>
      <w:proofErr w:type="spellStart"/>
      <w:r w:rsidRPr="001277A7">
        <w:t>endDir</w:t>
      </w:r>
      <w:proofErr w:type="spellEnd"/>
      <w:r w:rsidRPr="001277A7">
        <w:t xml:space="preserve"> &lt;DIR&gt; --op </w:t>
      </w:r>
      <w:proofErr w:type="spellStart"/>
      <w:r w:rsidRPr="001277A7">
        <w:t>ColorColorBalance</w:t>
      </w:r>
      <w:proofErr w:type="spellEnd"/>
      <w:r w:rsidRPr="001277A7">
        <w:t xml:space="preserve"> --</w:t>
      </w:r>
      <w:proofErr w:type="spellStart"/>
      <w:r w:rsidRPr="001277A7">
        <w:t>softwareName</w:t>
      </w:r>
      <w:proofErr w:type="spellEnd"/>
      <w:r w:rsidRPr="001277A7">
        <w:t xml:space="preserve"> GIMP --</w:t>
      </w:r>
      <w:proofErr w:type="spellStart"/>
      <w:r w:rsidRPr="001277A7">
        <w:t>softwareVersion</w:t>
      </w:r>
      <w:proofErr w:type="spellEnd"/>
      <w:r w:rsidRPr="001277A7">
        <w:t xml:space="preserve"> 2.8</w:t>
      </w:r>
    </w:p>
    <w:p w14:paraId="0402D681" w14:textId="77777777" w:rsidR="001277A7" w:rsidRPr="001277A7" w:rsidRDefault="001277A7" w:rsidP="001277A7"/>
    <w:p w14:paraId="7BEBB51A" w14:textId="77777777" w:rsidR="001277A7" w:rsidRDefault="001277A7" w:rsidP="002E3771">
      <w:pPr>
        <w:jc w:val="both"/>
        <w:rPr>
          <w:ins w:id="504" w:author="Eric Robertson" w:date="2016-08-25T08:53:00Z"/>
        </w:rPr>
        <w:pPrChange w:id="505" w:author="Eric Robertson" w:date="2016-08-25T08:50:00Z">
          <w:pPr>
            <w:pStyle w:val="ListParagraph"/>
            <w:numPr>
              <w:ilvl w:val="2"/>
              <w:numId w:val="15"/>
            </w:numPr>
            <w:ind w:left="1170" w:hanging="450"/>
            <w:jc w:val="both"/>
          </w:pPr>
        </w:pPrChange>
      </w:pPr>
      <w:r w:rsidRPr="00E03312">
        <w:t>Using --</w:t>
      </w:r>
      <w:proofErr w:type="spellStart"/>
      <w:r w:rsidRPr="00E03312">
        <w:t>sourceDir</w:t>
      </w:r>
      <w:proofErr w:type="spellEnd"/>
      <w:r w:rsidRPr="00E03312">
        <w:t xml:space="preserve"> without --</w:t>
      </w:r>
      <w:proofErr w:type="spellStart"/>
      <w:r w:rsidRPr="00E03312">
        <w:t>endDir</w:t>
      </w:r>
      <w:proofErr w:type="spellEnd"/>
      <w:r w:rsidRPr="000B5A47">
        <w:t xml:space="preserve"> will add the images in the source directory to the current project and link them to the most recent node with the specified operation.</w:t>
      </w:r>
    </w:p>
    <w:p w14:paraId="7FEF36ED" w14:textId="77777777" w:rsidR="002E3771" w:rsidRPr="00E03312" w:rsidRDefault="002E3771" w:rsidP="002E3771">
      <w:pPr>
        <w:jc w:val="both"/>
        <w:pPrChange w:id="506" w:author="Eric Robertson" w:date="2016-08-25T08:50:00Z">
          <w:pPr>
            <w:pStyle w:val="ListParagraph"/>
            <w:numPr>
              <w:ilvl w:val="2"/>
              <w:numId w:val="15"/>
            </w:numPr>
            <w:ind w:left="1170" w:hanging="450"/>
            <w:jc w:val="both"/>
          </w:pPr>
        </w:pPrChange>
      </w:pPr>
    </w:p>
    <w:p w14:paraId="1C8FA706" w14:textId="77777777" w:rsidR="001277A7" w:rsidRPr="001277A7" w:rsidRDefault="001277A7" w:rsidP="001277A7">
      <w:pPr>
        <w:pStyle w:val="Code"/>
      </w:pPr>
      <w:proofErr w:type="gramStart"/>
      <w:r w:rsidRPr="001277A7">
        <w:t>python</w:t>
      </w:r>
      <w:proofErr w:type="gramEnd"/>
      <w:r w:rsidRPr="001277A7">
        <w:t xml:space="preserve"> src/python/batch_process.py --projects &lt;DIR&gt; --</w:t>
      </w:r>
      <w:proofErr w:type="spellStart"/>
      <w:r w:rsidRPr="001277A7">
        <w:t>sourceDir</w:t>
      </w:r>
      <w:proofErr w:type="spellEnd"/>
      <w:r w:rsidRPr="001277A7">
        <w:t xml:space="preserve"> &lt;DIR&gt; --op </w:t>
      </w:r>
      <w:proofErr w:type="spellStart"/>
      <w:r w:rsidRPr="001277A7">
        <w:t>ColorColorBalance</w:t>
      </w:r>
      <w:proofErr w:type="spellEnd"/>
      <w:r w:rsidRPr="001277A7">
        <w:t xml:space="preserve"> --</w:t>
      </w:r>
      <w:proofErr w:type="spellStart"/>
      <w:r w:rsidRPr="001277A7">
        <w:t>softwareName</w:t>
      </w:r>
      <w:proofErr w:type="spellEnd"/>
      <w:r w:rsidRPr="001277A7">
        <w:t xml:space="preserve"> GIMP --</w:t>
      </w:r>
      <w:proofErr w:type="spellStart"/>
      <w:r w:rsidRPr="001277A7">
        <w:t>softwareVersion</w:t>
      </w:r>
      <w:proofErr w:type="spellEnd"/>
      <w:r w:rsidRPr="001277A7">
        <w:t xml:space="preserve"> 2.8</w:t>
      </w:r>
    </w:p>
    <w:p w14:paraId="4E075F54" w14:textId="77777777" w:rsidR="001277A7" w:rsidRPr="001277A7" w:rsidRDefault="001277A7" w:rsidP="001277A7"/>
    <w:p w14:paraId="0BE104AB" w14:textId="1F5D9AAC" w:rsidR="001277A7" w:rsidRDefault="002E3771" w:rsidP="002E3771">
      <w:pPr>
        <w:jc w:val="both"/>
        <w:rPr>
          <w:ins w:id="507" w:author="Eric Robertson" w:date="2016-08-25T08:52:00Z"/>
        </w:rPr>
        <w:pPrChange w:id="508" w:author="Eric Robertson" w:date="2016-08-25T08:51:00Z">
          <w:pPr>
            <w:pStyle w:val="ListParagraph"/>
            <w:numPr>
              <w:ilvl w:val="2"/>
              <w:numId w:val="15"/>
            </w:numPr>
            <w:ind w:left="1170" w:hanging="450"/>
            <w:jc w:val="both"/>
          </w:pPr>
        </w:pPrChange>
      </w:pPr>
      <w:ins w:id="509" w:author="Eric Robertson" w:date="2016-08-25T08:50:00Z">
        <w:r w:rsidRPr="00E03312">
          <w:t>Projects may also be created</w:t>
        </w:r>
      </w:ins>
      <w:ins w:id="510" w:author="Eric Robertson" w:date="2016-08-25T08:51:00Z">
        <w:r w:rsidRPr="000B5A47">
          <w:t xml:space="preserve"> when first applying a plugin to a set of image nodes. </w:t>
        </w:r>
      </w:ins>
      <w:r w:rsidR="001277A7" w:rsidRPr="00C038F5">
        <w:t>Use --plugin to specify a plugin to perform on the most recent image node.</w:t>
      </w:r>
    </w:p>
    <w:p w14:paraId="28AB337C" w14:textId="77777777" w:rsidR="002E3771" w:rsidRPr="00E03312" w:rsidRDefault="002E3771" w:rsidP="002E3771">
      <w:pPr>
        <w:jc w:val="both"/>
        <w:pPrChange w:id="511" w:author="Eric Robertson" w:date="2016-08-25T08:51:00Z">
          <w:pPr>
            <w:pStyle w:val="ListParagraph"/>
            <w:numPr>
              <w:ilvl w:val="2"/>
              <w:numId w:val="15"/>
            </w:numPr>
            <w:ind w:left="1170" w:hanging="450"/>
            <w:jc w:val="both"/>
          </w:pPr>
        </w:pPrChange>
      </w:pPr>
    </w:p>
    <w:p w14:paraId="527CBDDB" w14:textId="77777777" w:rsidR="001277A7" w:rsidRPr="001277A7" w:rsidRDefault="001277A7" w:rsidP="001277A7">
      <w:pPr>
        <w:pStyle w:val="Code"/>
      </w:pPr>
      <w:proofErr w:type="gramStart"/>
      <w:r w:rsidRPr="001277A7">
        <w:t>python</w:t>
      </w:r>
      <w:proofErr w:type="gramEnd"/>
      <w:r w:rsidRPr="001277A7">
        <w:t xml:space="preserve"> src/python/batch_process.py --projects &lt;DIR&gt; --plugin </w:t>
      </w:r>
      <w:proofErr w:type="spellStart"/>
      <w:r w:rsidRPr="001277A7">
        <w:t>ColorEqHist</w:t>
      </w:r>
      <w:proofErr w:type="spellEnd"/>
    </w:p>
    <w:p w14:paraId="168C5B12" w14:textId="77777777" w:rsidR="001277A7" w:rsidRPr="001277A7" w:rsidRDefault="001277A7" w:rsidP="001277A7"/>
    <w:p w14:paraId="1E3D7DEA" w14:textId="2CE3CDCC" w:rsidR="002E3771" w:rsidRPr="00DB37FF" w:rsidRDefault="002E3771" w:rsidP="002E3771">
      <w:pPr>
        <w:jc w:val="both"/>
        <w:rPr>
          <w:ins w:id="512" w:author="Eric Robertson" w:date="2016-08-25T08:52:00Z"/>
          <w:b/>
          <w:sz w:val="28"/>
          <w:szCs w:val="28"/>
        </w:rPr>
      </w:pPr>
      <w:ins w:id="513" w:author="Eric Robertson" w:date="2016-08-25T08:52:00Z">
        <w:r>
          <w:rPr>
            <w:rStyle w:val="Emphasis"/>
            <w:b/>
            <w:sz w:val="28"/>
            <w:szCs w:val="28"/>
          </w:rPr>
          <w:t>Extending</w:t>
        </w:r>
        <w:r w:rsidR="00283ABD">
          <w:rPr>
            <w:rStyle w:val="Emphasis"/>
            <w:b/>
            <w:sz w:val="28"/>
            <w:szCs w:val="28"/>
          </w:rPr>
          <w:t xml:space="preserve"> a P</w:t>
        </w:r>
        <w:r w:rsidRPr="00DB37FF">
          <w:rPr>
            <w:rStyle w:val="Emphasis"/>
            <w:b/>
            <w:sz w:val="28"/>
            <w:szCs w:val="28"/>
          </w:rPr>
          <w:t>roject</w:t>
        </w:r>
      </w:ins>
    </w:p>
    <w:p w14:paraId="4EDE4974" w14:textId="77777777" w:rsidR="002E3771" w:rsidRDefault="002E3771" w:rsidP="002E3771">
      <w:pPr>
        <w:jc w:val="both"/>
        <w:rPr>
          <w:ins w:id="514" w:author="Eric Robertson" w:date="2016-08-25T08:52:00Z"/>
        </w:rPr>
        <w:pPrChange w:id="515" w:author="Eric Robertson" w:date="2016-08-25T08:52:00Z">
          <w:pPr>
            <w:pStyle w:val="ListParagraph"/>
            <w:numPr>
              <w:ilvl w:val="2"/>
              <w:numId w:val="15"/>
            </w:numPr>
            <w:ind w:left="1260" w:hanging="540"/>
            <w:jc w:val="both"/>
          </w:pPr>
        </w:pPrChange>
      </w:pPr>
    </w:p>
    <w:p w14:paraId="38143068" w14:textId="105F43B2" w:rsidR="002E3771" w:rsidRDefault="002E3771" w:rsidP="002E3771">
      <w:pPr>
        <w:jc w:val="both"/>
        <w:rPr>
          <w:ins w:id="516" w:author="Eric Robertson" w:date="2016-08-25T08:52:00Z"/>
        </w:rPr>
        <w:pPrChange w:id="517" w:author="Eric Robertson" w:date="2016-08-25T08:52:00Z">
          <w:pPr>
            <w:pStyle w:val="ListParagraph"/>
            <w:numPr>
              <w:ilvl w:val="2"/>
              <w:numId w:val="15"/>
            </w:numPr>
            <w:ind w:left="1260" w:hanging="540"/>
            <w:jc w:val="both"/>
          </w:pPr>
        </w:pPrChange>
      </w:pPr>
      <w:proofErr w:type="gramStart"/>
      <w:ins w:id="518" w:author="Eric Robertson" w:date="2016-08-25T08:52:00Z">
        <w:r>
          <w:t>Projects are extended by providing a source directory</w:t>
        </w:r>
      </w:ins>
      <w:ins w:id="519" w:author="Eric Robertson" w:date="2016-08-25T08:53:00Z">
        <w:r>
          <w:t xml:space="preserve"> containing manipulated images</w:t>
        </w:r>
      </w:ins>
      <w:ins w:id="520" w:author="Eric Robertson" w:date="2016-08-25T08:52:00Z">
        <w:r>
          <w:t xml:space="preserve"> and </w:t>
        </w:r>
      </w:ins>
      <w:ins w:id="521" w:author="Eric Robertson" w:date="2016-08-25T08:54:00Z">
        <w:r>
          <w:t>an</w:t>
        </w:r>
      </w:ins>
      <w:ins w:id="522" w:author="Eric Robertson" w:date="2016-08-25T08:53:00Z">
        <w:r>
          <w:t xml:space="preserve"> </w:t>
        </w:r>
      </w:ins>
      <w:ins w:id="523" w:author="Eric Robertson" w:date="2016-08-25T08:52:00Z">
        <w:r>
          <w:t>operation</w:t>
        </w:r>
      </w:ins>
      <w:ins w:id="524" w:author="Eric Robertson" w:date="2016-08-25T08:54:00Z">
        <w:r>
          <w:t xml:space="preserve"> applied to those images</w:t>
        </w:r>
      </w:ins>
      <w:proofErr w:type="gramEnd"/>
      <w:ins w:id="525" w:author="Eric Robertson" w:date="2016-08-25T08:52:00Z">
        <w:r>
          <w:t xml:space="preserve">.  </w:t>
        </w:r>
      </w:ins>
    </w:p>
    <w:p w14:paraId="31B4AE00" w14:textId="0C62E820" w:rsidR="002E3771" w:rsidRDefault="002E3771" w:rsidP="002E3771">
      <w:pPr>
        <w:jc w:val="both"/>
        <w:rPr>
          <w:ins w:id="526" w:author="Eric Robertson" w:date="2016-08-25T08:55:00Z"/>
        </w:rPr>
        <w:pPrChange w:id="527" w:author="Eric Robertson" w:date="2016-08-25T08:52:00Z">
          <w:pPr>
            <w:pStyle w:val="ListParagraph"/>
            <w:numPr>
              <w:ilvl w:val="2"/>
              <w:numId w:val="15"/>
            </w:numPr>
            <w:ind w:left="1260" w:hanging="540"/>
            <w:jc w:val="both"/>
          </w:pPr>
        </w:pPrChange>
      </w:pPr>
      <w:ins w:id="528" w:author="Eric Robertson" w:date="2016-08-25T08:54:00Z">
        <w:r>
          <w:t xml:space="preserve">In absence of a source directory, a plugin can be </w:t>
        </w:r>
      </w:ins>
      <w:ins w:id="529" w:author="Eric Robertson" w:date="2016-08-25T08:55:00Z">
        <w:r>
          <w:t>applied to all leaf node images in all projects within the projects directory</w:t>
        </w:r>
      </w:ins>
      <w:ins w:id="530" w:author="Eric Robertson" w:date="2016-08-25T08:54:00Z">
        <w:r>
          <w:t>.</w:t>
        </w:r>
      </w:ins>
    </w:p>
    <w:p w14:paraId="496FBE1C" w14:textId="77777777" w:rsidR="002E3771" w:rsidRDefault="002E3771" w:rsidP="002E3771">
      <w:pPr>
        <w:jc w:val="both"/>
        <w:rPr>
          <w:ins w:id="531" w:author="Eric Robertson" w:date="2016-08-25T08:55:00Z"/>
        </w:rPr>
        <w:pPrChange w:id="532" w:author="Eric Robertson" w:date="2016-08-25T08:52:00Z">
          <w:pPr>
            <w:pStyle w:val="ListParagraph"/>
            <w:numPr>
              <w:ilvl w:val="2"/>
              <w:numId w:val="15"/>
            </w:numPr>
            <w:ind w:left="1260" w:hanging="540"/>
            <w:jc w:val="both"/>
          </w:pPr>
        </w:pPrChange>
      </w:pPr>
    </w:p>
    <w:p w14:paraId="5F90D6C6" w14:textId="63CD11F7" w:rsidR="002E3771" w:rsidRPr="00DB37FF" w:rsidRDefault="002E3771" w:rsidP="002E3771">
      <w:pPr>
        <w:jc w:val="both"/>
        <w:rPr>
          <w:ins w:id="533" w:author="Eric Robertson" w:date="2016-08-25T08:55:00Z"/>
          <w:b/>
          <w:sz w:val="28"/>
          <w:szCs w:val="28"/>
        </w:rPr>
      </w:pPr>
      <w:ins w:id="534" w:author="Eric Robertson" w:date="2016-08-25T08:55:00Z">
        <w:r>
          <w:rPr>
            <w:rStyle w:val="Emphasis"/>
            <w:b/>
            <w:sz w:val="28"/>
            <w:szCs w:val="28"/>
          </w:rPr>
          <w:t>Capping</w:t>
        </w:r>
        <w:r w:rsidR="00283ABD">
          <w:rPr>
            <w:rStyle w:val="Emphasis"/>
            <w:b/>
            <w:sz w:val="28"/>
            <w:szCs w:val="28"/>
          </w:rPr>
          <w:t xml:space="preserve"> a P</w:t>
        </w:r>
        <w:r w:rsidRPr="00DB37FF">
          <w:rPr>
            <w:rStyle w:val="Emphasis"/>
            <w:b/>
            <w:sz w:val="28"/>
            <w:szCs w:val="28"/>
          </w:rPr>
          <w:t>roject</w:t>
        </w:r>
      </w:ins>
      <w:ins w:id="535" w:author="Eric Robertson" w:date="2016-08-25T09:04:00Z">
        <w:r w:rsidR="00283ABD">
          <w:rPr>
            <w:rStyle w:val="Emphasis"/>
            <w:b/>
            <w:sz w:val="28"/>
            <w:szCs w:val="28"/>
          </w:rPr>
          <w:t xml:space="preserve">: </w:t>
        </w:r>
        <w:proofErr w:type="spellStart"/>
        <w:r w:rsidR="00283ABD">
          <w:rPr>
            <w:rStyle w:val="Emphasis"/>
            <w:b/>
            <w:sz w:val="28"/>
            <w:szCs w:val="28"/>
          </w:rPr>
          <w:t>Antiforensics</w:t>
        </w:r>
      </w:ins>
      <w:proofErr w:type="spellEnd"/>
    </w:p>
    <w:p w14:paraId="61FA6F68" w14:textId="77777777" w:rsidR="002E3771" w:rsidRDefault="002E3771" w:rsidP="002E3771">
      <w:pPr>
        <w:jc w:val="both"/>
        <w:rPr>
          <w:ins w:id="536" w:author="Eric Robertson" w:date="2016-08-25T08:54:00Z"/>
        </w:rPr>
        <w:pPrChange w:id="537" w:author="Eric Robertson" w:date="2016-08-25T08:52:00Z">
          <w:pPr>
            <w:pStyle w:val="ListParagraph"/>
            <w:numPr>
              <w:ilvl w:val="2"/>
              <w:numId w:val="15"/>
            </w:numPr>
            <w:ind w:left="1260" w:hanging="540"/>
            <w:jc w:val="both"/>
          </w:pPr>
        </w:pPrChange>
      </w:pPr>
    </w:p>
    <w:p w14:paraId="218E7338" w14:textId="0DC357F8" w:rsidR="001277A7" w:rsidRPr="000B5A47" w:rsidRDefault="002E3771" w:rsidP="002E3771">
      <w:pPr>
        <w:jc w:val="both"/>
        <w:pPrChange w:id="538" w:author="Eric Robertson" w:date="2016-08-25T08:56:00Z">
          <w:pPr>
            <w:pStyle w:val="ListParagraph"/>
            <w:numPr>
              <w:ilvl w:val="2"/>
              <w:numId w:val="15"/>
            </w:numPr>
            <w:ind w:left="1260" w:hanging="540"/>
            <w:jc w:val="both"/>
          </w:pPr>
        </w:pPrChange>
      </w:pPr>
      <w:proofErr w:type="spellStart"/>
      <w:ins w:id="539" w:author="Eric Robertson" w:date="2016-08-25T08:56:00Z">
        <w:r>
          <w:t>Antiforensic</w:t>
        </w:r>
        <w:proofErr w:type="spellEnd"/>
        <w:r>
          <w:t xml:space="preserve"> techniques are often applied as a last step to project creation.  The tool provides a single two-step JPEG creation process.  </w:t>
        </w:r>
      </w:ins>
      <w:proofErr w:type="gramStart"/>
      <w:r w:rsidR="001277A7" w:rsidRPr="00E03312">
        <w:t xml:space="preserve">Using </w:t>
      </w:r>
      <w:ins w:id="540" w:author="Eric Robertson" w:date="2016-08-25T08:56:00Z">
        <w:r>
          <w:t xml:space="preserve"> the</w:t>
        </w:r>
        <w:proofErr w:type="gramEnd"/>
        <w:r>
          <w:t xml:space="preserve"> </w:t>
        </w:r>
      </w:ins>
      <w:r w:rsidR="001277A7" w:rsidRPr="00E03312">
        <w:t xml:space="preserve">--jpg </w:t>
      </w:r>
      <w:del w:id="541" w:author="Eric Robertson" w:date="2016-08-25T08:57:00Z">
        <w:r w:rsidR="001277A7" w:rsidRPr="000B5A47" w:rsidDel="002E3771">
          <w:delText xml:space="preserve">will </w:delText>
        </w:r>
      </w:del>
      <w:ins w:id="542" w:author="Eric Robertson" w:date="2016-08-25T08:57:00Z">
        <w:r>
          <w:t>option, the tool</w:t>
        </w:r>
        <w:r w:rsidRPr="00E03312">
          <w:t xml:space="preserve"> </w:t>
        </w:r>
      </w:ins>
      <w:r w:rsidR="001277A7" w:rsidRPr="000B5A47">
        <w:t>perform</w:t>
      </w:r>
      <w:ins w:id="543" w:author="Eric Robertson" w:date="2016-08-25T08:57:00Z">
        <w:r>
          <w:t>s</w:t>
        </w:r>
      </w:ins>
      <w:r w:rsidR="001277A7" w:rsidRPr="00E03312">
        <w:t xml:space="preserve"> </w:t>
      </w:r>
      <w:proofErr w:type="spellStart"/>
      <w:r w:rsidR="001277A7" w:rsidRPr="00E03312">
        <w:t>antiforensic</w:t>
      </w:r>
      <w:proofErr w:type="spellEnd"/>
      <w:r w:rsidR="001277A7" w:rsidRPr="00E03312">
        <w:t xml:space="preserve"> jpeg </w:t>
      </w:r>
      <w:r w:rsidR="001277A7" w:rsidRPr="000B5A47">
        <w:t xml:space="preserve">export and </w:t>
      </w:r>
      <w:proofErr w:type="spellStart"/>
      <w:r w:rsidR="001277A7" w:rsidRPr="000B5A47">
        <w:t>exif</w:t>
      </w:r>
      <w:proofErr w:type="spellEnd"/>
      <w:r w:rsidR="001277A7" w:rsidRPr="000B5A47">
        <w:t xml:space="preserve"> copy on existing projects.</w:t>
      </w:r>
    </w:p>
    <w:p w14:paraId="70E6EF3A" w14:textId="77777777" w:rsidR="001277A7" w:rsidRPr="001277A7" w:rsidRDefault="001277A7" w:rsidP="00127814">
      <w:pPr>
        <w:pStyle w:val="Code"/>
      </w:pPr>
      <w:proofErr w:type="gramStart"/>
      <w:r w:rsidRPr="001277A7">
        <w:t>python</w:t>
      </w:r>
      <w:proofErr w:type="gramEnd"/>
      <w:r w:rsidRPr="001277A7">
        <w:t xml:space="preserve"> src/python/batch_process.py --projects &lt;DIR&gt; --jpg</w:t>
      </w:r>
    </w:p>
    <w:p w14:paraId="5FEF69A8" w14:textId="77777777" w:rsidR="00283ABD" w:rsidRDefault="00283ABD" w:rsidP="001277A7">
      <w:pPr>
        <w:jc w:val="both"/>
        <w:rPr>
          <w:ins w:id="544" w:author="Eric Robertson" w:date="2016-08-25T09:07:00Z"/>
        </w:rPr>
      </w:pPr>
    </w:p>
    <w:p w14:paraId="28E339E8" w14:textId="77777777" w:rsidR="00283ABD" w:rsidRDefault="00283ABD" w:rsidP="001277A7">
      <w:pPr>
        <w:jc w:val="both"/>
        <w:rPr>
          <w:ins w:id="545" w:author="Eric Robertson" w:date="2016-08-25T09:07:00Z"/>
          <w:b/>
          <w:i/>
          <w:sz w:val="28"/>
          <w:szCs w:val="28"/>
        </w:rPr>
      </w:pPr>
      <w:ins w:id="546" w:author="Eric Robertson" w:date="2016-08-25T09:07:00Z">
        <w:r w:rsidRPr="00283ABD">
          <w:rPr>
            <w:b/>
            <w:i/>
            <w:sz w:val="28"/>
            <w:szCs w:val="28"/>
            <w:rPrChange w:id="547" w:author="Eric Robertson" w:date="2016-08-25T09:07:00Z">
              <w:rPr/>
            </w:rPrChange>
          </w:rPr>
          <w:t>Image File Names</w:t>
        </w:r>
      </w:ins>
    </w:p>
    <w:p w14:paraId="6D773324" w14:textId="77777777" w:rsidR="00283ABD" w:rsidRPr="00283ABD" w:rsidRDefault="00283ABD" w:rsidP="001277A7">
      <w:pPr>
        <w:jc w:val="both"/>
        <w:rPr>
          <w:ins w:id="548" w:author="Eric Robertson" w:date="2016-08-25T09:07:00Z"/>
          <w:b/>
          <w:i/>
          <w:sz w:val="28"/>
          <w:szCs w:val="28"/>
          <w:rPrChange w:id="549" w:author="Eric Robertson" w:date="2016-08-25T09:07:00Z">
            <w:rPr>
              <w:ins w:id="550" w:author="Eric Robertson" w:date="2016-08-25T09:07:00Z"/>
            </w:rPr>
          </w:rPrChange>
        </w:rPr>
      </w:pPr>
    </w:p>
    <w:p w14:paraId="667473A3" w14:textId="303146D5" w:rsidR="001277A7" w:rsidRDefault="001277A7" w:rsidP="001277A7">
      <w:pPr>
        <w:jc w:val="both"/>
      </w:pPr>
      <w:r w:rsidRPr="001277A7">
        <w:t xml:space="preserve">All images that are to be placed in the same project should have the same </w:t>
      </w:r>
      <w:proofErr w:type="spellStart"/>
      <w:r w:rsidRPr="001277A7">
        <w:t>basename</w:t>
      </w:r>
      <w:proofErr w:type="spellEnd"/>
      <w:r w:rsidRPr="001277A7">
        <w:t xml:space="preserve">. Manipulated images should be appended with an underscore followed by some text and a number (i.e. image.jpg, image_01.jpg). </w:t>
      </w:r>
    </w:p>
    <w:p w14:paraId="1C851FE4" w14:textId="77777777" w:rsidR="00127814" w:rsidRPr="001277A7" w:rsidRDefault="00127814" w:rsidP="001277A7">
      <w:pPr>
        <w:jc w:val="both"/>
      </w:pPr>
    </w:p>
    <w:p w14:paraId="3A2521FB" w14:textId="77777777" w:rsidR="001277A7" w:rsidRDefault="001277A7" w:rsidP="001277A7">
      <w:pPr>
        <w:jc w:val="both"/>
      </w:pPr>
      <w:r w:rsidRPr="001277A7">
        <w:t>For example:</w:t>
      </w:r>
    </w:p>
    <w:tbl>
      <w:tblPr>
        <w:tblStyle w:val="TableGrid"/>
        <w:tblW w:w="0" w:type="auto"/>
        <w:tblLook w:val="04A0" w:firstRow="1" w:lastRow="0" w:firstColumn="1" w:lastColumn="0" w:noHBand="0" w:noVBand="1"/>
      </w:tblPr>
      <w:tblGrid>
        <w:gridCol w:w="1525"/>
        <w:gridCol w:w="1890"/>
      </w:tblGrid>
      <w:tr w:rsidR="00127814" w14:paraId="33E4A3F3" w14:textId="77777777" w:rsidTr="00127814">
        <w:tc>
          <w:tcPr>
            <w:tcW w:w="1525" w:type="dxa"/>
          </w:tcPr>
          <w:p w14:paraId="3D955DD8" w14:textId="77777777" w:rsidR="00127814" w:rsidRDefault="00127814" w:rsidP="00127814">
            <w:pPr>
              <w:jc w:val="center"/>
            </w:pPr>
            <w:proofErr w:type="spellStart"/>
            <w:r>
              <w:t>sourceDir</w:t>
            </w:r>
            <w:proofErr w:type="spellEnd"/>
          </w:p>
        </w:tc>
        <w:tc>
          <w:tcPr>
            <w:tcW w:w="1890" w:type="dxa"/>
          </w:tcPr>
          <w:p w14:paraId="263E0222" w14:textId="77777777" w:rsidR="00127814" w:rsidRDefault="00127814" w:rsidP="00127814">
            <w:pPr>
              <w:jc w:val="center"/>
            </w:pPr>
            <w:proofErr w:type="spellStart"/>
            <w:r>
              <w:t>endDir</w:t>
            </w:r>
            <w:proofErr w:type="spellEnd"/>
          </w:p>
        </w:tc>
      </w:tr>
      <w:tr w:rsidR="00127814" w14:paraId="4DC36A41" w14:textId="77777777" w:rsidTr="00127814">
        <w:tc>
          <w:tcPr>
            <w:tcW w:w="1525" w:type="dxa"/>
          </w:tcPr>
          <w:p w14:paraId="657273B2" w14:textId="77777777" w:rsidR="00127814" w:rsidRDefault="00127814" w:rsidP="00127814">
            <w:pPr>
              <w:jc w:val="center"/>
            </w:pPr>
            <w:r>
              <w:t>imageA.jpg</w:t>
            </w:r>
          </w:p>
        </w:tc>
        <w:tc>
          <w:tcPr>
            <w:tcW w:w="1890" w:type="dxa"/>
          </w:tcPr>
          <w:p w14:paraId="72CD6C5F" w14:textId="77777777" w:rsidR="00127814" w:rsidRDefault="00127814" w:rsidP="00127814">
            <w:pPr>
              <w:jc w:val="center"/>
            </w:pPr>
            <w:r>
              <w:t>imageA_01.png</w:t>
            </w:r>
          </w:p>
        </w:tc>
      </w:tr>
      <w:tr w:rsidR="00127814" w14:paraId="0426EBD3" w14:textId="77777777" w:rsidTr="00127814">
        <w:tc>
          <w:tcPr>
            <w:tcW w:w="1525" w:type="dxa"/>
          </w:tcPr>
          <w:p w14:paraId="5CD00F43" w14:textId="77777777" w:rsidR="00127814" w:rsidRDefault="00127814" w:rsidP="00127814">
            <w:pPr>
              <w:jc w:val="center"/>
            </w:pPr>
            <w:r>
              <w:t>imageB.jpg</w:t>
            </w:r>
          </w:p>
        </w:tc>
        <w:tc>
          <w:tcPr>
            <w:tcW w:w="1890" w:type="dxa"/>
          </w:tcPr>
          <w:p w14:paraId="34E65A67" w14:textId="77777777" w:rsidR="00127814" w:rsidRDefault="00127814" w:rsidP="00127814">
            <w:pPr>
              <w:jc w:val="center"/>
            </w:pPr>
            <w:r>
              <w:t>imageB_01.png</w:t>
            </w:r>
          </w:p>
        </w:tc>
      </w:tr>
      <w:tr w:rsidR="00127814" w14:paraId="67392A1E" w14:textId="77777777" w:rsidTr="00127814">
        <w:tc>
          <w:tcPr>
            <w:tcW w:w="1525" w:type="dxa"/>
          </w:tcPr>
          <w:p w14:paraId="6431BF4A" w14:textId="77777777" w:rsidR="00127814" w:rsidRDefault="00127814" w:rsidP="00127814">
            <w:pPr>
              <w:jc w:val="center"/>
            </w:pPr>
            <w:r>
              <w:t>imageC.jpg</w:t>
            </w:r>
          </w:p>
        </w:tc>
        <w:tc>
          <w:tcPr>
            <w:tcW w:w="1890" w:type="dxa"/>
          </w:tcPr>
          <w:p w14:paraId="63845837" w14:textId="77777777" w:rsidR="00127814" w:rsidRDefault="00127814" w:rsidP="00127814">
            <w:pPr>
              <w:jc w:val="center"/>
            </w:pPr>
            <w:r>
              <w:t>imageC_01.png</w:t>
            </w:r>
          </w:p>
        </w:tc>
      </w:tr>
    </w:tbl>
    <w:p w14:paraId="1711AF92" w14:textId="77777777" w:rsidR="001277A7" w:rsidRPr="001277A7" w:rsidRDefault="001277A7" w:rsidP="001277A7"/>
    <w:p w14:paraId="1C893262" w14:textId="77777777" w:rsidR="005F2E86" w:rsidRDefault="001277A7" w:rsidP="00127814">
      <w:pPr>
        <w:jc w:val="both"/>
      </w:pPr>
      <w:r w:rsidRPr="001277A7">
        <w:t xml:space="preserve">It is recommended the user view generated graphs by opening the projects in </w:t>
      </w:r>
      <w:proofErr w:type="spellStart"/>
      <w:r w:rsidRPr="001277A7">
        <w:t>MaskGenUI</w:t>
      </w:r>
      <w:proofErr w:type="spellEnd"/>
      <w:r w:rsidRPr="001277A7">
        <w:t xml:space="preserve"> once the processing is complete to verify.</w:t>
      </w:r>
    </w:p>
    <w:p w14:paraId="565E91DF" w14:textId="77777777" w:rsidR="00127814" w:rsidRPr="007D41C4" w:rsidRDefault="00127814" w:rsidP="00127814">
      <w:pPr>
        <w:jc w:val="both"/>
      </w:pPr>
    </w:p>
    <w:p w14:paraId="050F01AA" w14:textId="77777777" w:rsidR="00CE5F67" w:rsidRDefault="00E20C6A" w:rsidP="00C8495E">
      <w:pPr>
        <w:pStyle w:val="Heading1"/>
      </w:pPr>
      <w:r>
        <w:t xml:space="preserve"> </w:t>
      </w:r>
      <w:bookmarkStart w:id="551" w:name="_Toc456792480"/>
      <w:bookmarkStart w:id="552" w:name="_Toc457993702"/>
      <w:r>
        <w:t>JSON</w:t>
      </w:r>
      <w:bookmarkEnd w:id="551"/>
      <w:bookmarkEnd w:id="552"/>
    </w:p>
    <w:p w14:paraId="2BBF8E95" w14:textId="77777777" w:rsidR="00E20C6A" w:rsidRDefault="00E20C6A" w:rsidP="00AA3D31">
      <w:pPr>
        <w:pStyle w:val="BodyText"/>
      </w:pPr>
      <w:r w:rsidRPr="00E20C6A">
        <w:t>The JSON is made up of two key parts: Nodes and Links. The structure of the JSON document is as follows.  The name of the project is the graph name.</w:t>
      </w:r>
      <w:r w:rsidR="008662C2">
        <w:t xml:space="preserve"> The graph structure with the JSON document contains other project meta-data include file type preferences, software version, and id counter used to generate unique file names.</w:t>
      </w:r>
    </w:p>
    <w:p w14:paraId="6ECDA9F7" w14:textId="77777777" w:rsidR="00E20C6A" w:rsidRDefault="00E20C6A" w:rsidP="00E20C6A">
      <w:pPr>
        <w:pStyle w:val="Code"/>
      </w:pPr>
      <w:r>
        <w:t>{</w:t>
      </w:r>
    </w:p>
    <w:p w14:paraId="62FE5FA4" w14:textId="77777777" w:rsidR="00E20C6A" w:rsidRDefault="00E20C6A" w:rsidP="00E20C6A">
      <w:pPr>
        <w:pStyle w:val="Code"/>
      </w:pPr>
      <w:r>
        <w:t xml:space="preserve">  "</w:t>
      </w:r>
      <w:proofErr w:type="gramStart"/>
      <w:r>
        <w:t>directed</w:t>
      </w:r>
      <w:proofErr w:type="gramEnd"/>
      <w:r>
        <w:t>": true,</w:t>
      </w:r>
    </w:p>
    <w:p w14:paraId="53A7FA9B" w14:textId="77777777" w:rsidR="00E20C6A" w:rsidRDefault="00E20C6A" w:rsidP="00E20C6A">
      <w:pPr>
        <w:pStyle w:val="Code"/>
      </w:pPr>
      <w:r>
        <w:t xml:space="preserve">  "</w:t>
      </w:r>
      <w:proofErr w:type="gramStart"/>
      <w:r>
        <w:t>graph</w:t>
      </w:r>
      <w:proofErr w:type="gramEnd"/>
      <w:r>
        <w:t>": {</w:t>
      </w:r>
    </w:p>
    <w:p w14:paraId="6E45F8F4" w14:textId="77777777" w:rsidR="000B0E72" w:rsidRDefault="000B0E72" w:rsidP="000B0E72">
      <w:pPr>
        <w:pStyle w:val="Code"/>
      </w:pPr>
      <w:r>
        <w:t xml:space="preserve">    "</w:t>
      </w:r>
      <w:proofErr w:type="spellStart"/>
      <w:proofErr w:type="gramStart"/>
      <w:r>
        <w:t>igversion</w:t>
      </w:r>
      <w:proofErr w:type="spellEnd"/>
      <w:proofErr w:type="gramEnd"/>
      <w:r>
        <w:t xml:space="preserve">": "0.1", </w:t>
      </w:r>
    </w:p>
    <w:p w14:paraId="0D6C9105" w14:textId="77777777" w:rsidR="000B0E72" w:rsidRDefault="000B0E72" w:rsidP="000B0E72">
      <w:pPr>
        <w:pStyle w:val="Code"/>
      </w:pPr>
      <w:r>
        <w:t xml:space="preserve">    "</w:t>
      </w:r>
      <w:proofErr w:type="spellStart"/>
      <w:proofErr w:type="gramStart"/>
      <w:r>
        <w:t>idcount</w:t>
      </w:r>
      <w:proofErr w:type="spellEnd"/>
      <w:proofErr w:type="gramEnd"/>
      <w:r>
        <w:t xml:space="preserve">": 21, </w:t>
      </w:r>
    </w:p>
    <w:p w14:paraId="19042158" w14:textId="77777777" w:rsidR="000B0E72" w:rsidRDefault="000B0E72" w:rsidP="000B0E72">
      <w:pPr>
        <w:pStyle w:val="Code"/>
      </w:pPr>
      <w:r>
        <w:t xml:space="preserve">    "</w:t>
      </w:r>
      <w:proofErr w:type="gramStart"/>
      <w:r>
        <w:t>name</w:t>
      </w:r>
      <w:proofErr w:type="gramEnd"/>
      <w:r>
        <w:t xml:space="preserve">": "sample", </w:t>
      </w:r>
    </w:p>
    <w:p w14:paraId="4E7FED1B" w14:textId="77777777" w:rsidR="000B0E72" w:rsidRDefault="000B0E72" w:rsidP="000B0E72">
      <w:pPr>
        <w:pStyle w:val="Code"/>
      </w:pPr>
      <w:r>
        <w:t xml:space="preserve">    "</w:t>
      </w:r>
      <w:proofErr w:type="spellStart"/>
      <w:proofErr w:type="gramStart"/>
      <w:r>
        <w:t>typespref</w:t>
      </w:r>
      <w:proofErr w:type="spellEnd"/>
      <w:proofErr w:type="gramEnd"/>
      <w:r>
        <w:t>": []</w:t>
      </w:r>
      <w:r w:rsidR="00E20C6A">
        <w:t xml:space="preserve"> </w:t>
      </w:r>
    </w:p>
    <w:p w14:paraId="1CB8113B" w14:textId="77777777" w:rsidR="00E20C6A" w:rsidRDefault="00E20C6A" w:rsidP="000B0E72">
      <w:pPr>
        <w:pStyle w:val="Code"/>
      </w:pPr>
      <w:r>
        <w:t>},</w:t>
      </w:r>
    </w:p>
    <w:p w14:paraId="5C79D7E7" w14:textId="77777777" w:rsidR="00E20C6A" w:rsidRDefault="00E20C6A" w:rsidP="00E20C6A">
      <w:pPr>
        <w:pStyle w:val="Code"/>
      </w:pPr>
      <w:r>
        <w:t xml:space="preserve">  "</w:t>
      </w:r>
      <w:proofErr w:type="gramStart"/>
      <w:r>
        <w:t>nodes</w:t>
      </w:r>
      <w:proofErr w:type="gramEnd"/>
      <w:r>
        <w:t>": [],</w:t>
      </w:r>
    </w:p>
    <w:p w14:paraId="495CA018" w14:textId="77777777" w:rsidR="00E20C6A" w:rsidRDefault="00E20C6A" w:rsidP="00E20C6A">
      <w:pPr>
        <w:pStyle w:val="Code"/>
      </w:pPr>
      <w:r>
        <w:t xml:space="preserve">  “</w:t>
      </w:r>
      <w:proofErr w:type="gramStart"/>
      <w:r>
        <w:t>links</w:t>
      </w:r>
      <w:proofErr w:type="gramEnd"/>
      <w:r>
        <w:t>”: [],</w:t>
      </w:r>
    </w:p>
    <w:p w14:paraId="01769722" w14:textId="77777777" w:rsidR="00E20C6A" w:rsidRDefault="00E20C6A" w:rsidP="00E20C6A">
      <w:pPr>
        <w:pStyle w:val="Code"/>
      </w:pPr>
      <w:r>
        <w:t xml:space="preserve">  "</w:t>
      </w:r>
      <w:proofErr w:type="gramStart"/>
      <w:r>
        <w:t>multigraph</w:t>
      </w:r>
      <w:proofErr w:type="gramEnd"/>
      <w:r>
        <w:t>": false</w:t>
      </w:r>
    </w:p>
    <w:p w14:paraId="3D90A1BC" w14:textId="77777777" w:rsidR="00E20C6A" w:rsidRDefault="00E20C6A" w:rsidP="00E20C6A">
      <w:pPr>
        <w:pStyle w:val="Code"/>
      </w:pPr>
      <w:r>
        <w:t>}</w:t>
      </w:r>
    </w:p>
    <w:p w14:paraId="70996D7B" w14:textId="77777777" w:rsidR="00E20C6A" w:rsidRDefault="00E20C6A" w:rsidP="00E20C6A">
      <w:pPr>
        <w:jc w:val="both"/>
      </w:pPr>
    </w:p>
    <w:p w14:paraId="4909F83A" w14:textId="77777777" w:rsidR="00E20C6A" w:rsidRPr="00E20C6A" w:rsidRDefault="00E20C6A" w:rsidP="00AA3D31">
      <w:pPr>
        <w:pStyle w:val="BodyText"/>
      </w:pPr>
      <w:r w:rsidRPr="00E20C6A">
        <w:t>Each node with the nodes list is a structured describing an image node within the project.</w:t>
      </w:r>
    </w:p>
    <w:p w14:paraId="1E849C51" w14:textId="77777777" w:rsidR="00E20C6A" w:rsidRDefault="00E20C6A" w:rsidP="00E20C6A">
      <w:pPr>
        <w:pStyle w:val="Code"/>
      </w:pPr>
      <w:r>
        <w:t>{</w:t>
      </w:r>
    </w:p>
    <w:p w14:paraId="606DA1B2" w14:textId="77777777" w:rsidR="00E20C6A" w:rsidRDefault="00E20C6A" w:rsidP="00E20C6A">
      <w:pPr>
        <w:pStyle w:val="Code"/>
      </w:pPr>
      <w:r>
        <w:t xml:space="preserve">  "</w:t>
      </w:r>
      <w:proofErr w:type="spellStart"/>
      <w:proofErr w:type="gramStart"/>
      <w:r>
        <w:t>xpos</w:t>
      </w:r>
      <w:proofErr w:type="spellEnd"/>
      <w:proofErr w:type="gramEnd"/>
      <w:r>
        <w:t xml:space="preserve">": 619,          </w:t>
      </w:r>
    </w:p>
    <w:p w14:paraId="68E1146F" w14:textId="77777777" w:rsidR="00E20C6A" w:rsidRDefault="00E20C6A" w:rsidP="00E20C6A">
      <w:pPr>
        <w:pStyle w:val="Code"/>
      </w:pPr>
      <w:r>
        <w:t xml:space="preserve">  “file": "cropTest_1.png",</w:t>
      </w:r>
    </w:p>
    <w:p w14:paraId="1DD9E04F" w14:textId="77777777" w:rsidR="00E20C6A" w:rsidRDefault="00E20C6A" w:rsidP="00E20C6A">
      <w:pPr>
        <w:pStyle w:val="Code"/>
      </w:pPr>
      <w:r>
        <w:t xml:space="preserve">  "</w:t>
      </w:r>
      <w:proofErr w:type="spellStart"/>
      <w:proofErr w:type="gramStart"/>
      <w:r>
        <w:t>ypos</w:t>
      </w:r>
      <w:proofErr w:type="spellEnd"/>
      <w:proofErr w:type="gramEnd"/>
      <w:r>
        <w:t>": 33,</w:t>
      </w:r>
    </w:p>
    <w:p w14:paraId="4A7F0573" w14:textId="77777777" w:rsidR="00E20C6A" w:rsidRDefault="00E20C6A" w:rsidP="00E20C6A">
      <w:pPr>
        <w:pStyle w:val="Code"/>
      </w:pPr>
      <w:r>
        <w:t xml:space="preserve">  "</w:t>
      </w:r>
      <w:proofErr w:type="spellStart"/>
      <w:proofErr w:type="gramStart"/>
      <w:r>
        <w:t>seriesname</w:t>
      </w:r>
      <w:proofErr w:type="spellEnd"/>
      <w:proofErr w:type="gramEnd"/>
      <w:r>
        <w:t>": "cropTest_1",</w:t>
      </w:r>
    </w:p>
    <w:p w14:paraId="0600E2F3" w14:textId="77777777" w:rsidR="00E20C6A" w:rsidRDefault="00E20C6A" w:rsidP="00E20C6A">
      <w:pPr>
        <w:pStyle w:val="Code"/>
      </w:pPr>
      <w:r>
        <w:t xml:space="preserve">  "</w:t>
      </w:r>
      <w:proofErr w:type="gramStart"/>
      <w:r>
        <w:t>ownership</w:t>
      </w:r>
      <w:proofErr w:type="gramEnd"/>
      <w:r>
        <w:t>": "yes",</w:t>
      </w:r>
    </w:p>
    <w:p w14:paraId="6B0F3368" w14:textId="77777777" w:rsidR="00E20C6A" w:rsidRDefault="00E20C6A" w:rsidP="00E20C6A">
      <w:pPr>
        <w:pStyle w:val="Code"/>
      </w:pPr>
      <w:r>
        <w:t xml:space="preserve">  "</w:t>
      </w:r>
      <w:proofErr w:type="gramStart"/>
      <w:r>
        <w:t>id</w:t>
      </w:r>
      <w:proofErr w:type="gramEnd"/>
      <w:r>
        <w:t>": "cropTest_1",</w:t>
      </w:r>
    </w:p>
    <w:p w14:paraId="41340049" w14:textId="77777777" w:rsidR="00E20C6A" w:rsidRDefault="00E20C6A" w:rsidP="00E20C6A">
      <w:pPr>
        <w:pStyle w:val="Code"/>
      </w:pPr>
      <w:r>
        <w:t xml:space="preserve">  "</w:t>
      </w:r>
      <w:proofErr w:type="spellStart"/>
      <w:proofErr w:type="gramStart"/>
      <w:r>
        <w:t>ctime</w:t>
      </w:r>
      <w:proofErr w:type="spellEnd"/>
      <w:proofErr w:type="gramEnd"/>
      <w:r>
        <w:t>": "2016-07-13 17:05:50"</w:t>
      </w:r>
    </w:p>
    <w:p w14:paraId="02FBD2C1" w14:textId="77777777" w:rsidR="00E20C6A" w:rsidRPr="00C8495E" w:rsidRDefault="00E20C6A" w:rsidP="00C8495E">
      <w:pPr>
        <w:pStyle w:val="Code"/>
      </w:pPr>
      <w:r>
        <w:t>}</w:t>
      </w:r>
    </w:p>
    <w:p w14:paraId="11D0EE9D" w14:textId="77777777" w:rsidR="00E20C6A" w:rsidRPr="00E20C6A" w:rsidRDefault="00E20C6A" w:rsidP="00AA3D31">
      <w:pPr>
        <w:pStyle w:val="BodyText"/>
        <w:spacing w:before="240"/>
      </w:pPr>
      <w:r w:rsidRPr="00E20C6A">
        <w:t>Node properties include:</w:t>
      </w:r>
    </w:p>
    <w:p w14:paraId="175EAEDE" w14:textId="77777777" w:rsidR="00E20C6A" w:rsidRPr="00E20C6A" w:rsidRDefault="00E20C6A" w:rsidP="00732A79">
      <w:pPr>
        <w:pStyle w:val="ListBullet2"/>
      </w:pPr>
      <w:proofErr w:type="spellStart"/>
      <w:proofErr w:type="gramStart"/>
      <w:r w:rsidRPr="00274563">
        <w:rPr>
          <w:b/>
          <w:i/>
        </w:rPr>
        <w:t>xpos</w:t>
      </w:r>
      <w:proofErr w:type="spellEnd"/>
      <w:proofErr w:type="gramEnd"/>
      <w:r w:rsidRPr="00274563">
        <w:rPr>
          <w:b/>
          <w:i/>
        </w:rPr>
        <w:t xml:space="preserve"> and </w:t>
      </w:r>
      <w:proofErr w:type="spellStart"/>
      <w:r w:rsidRPr="00274563">
        <w:rPr>
          <w:b/>
          <w:i/>
        </w:rPr>
        <w:t>ypos</w:t>
      </w:r>
      <w:proofErr w:type="spellEnd"/>
      <w:r w:rsidRPr="00274563">
        <w:rPr>
          <w:b/>
          <w:i/>
        </w:rPr>
        <w:t xml:space="preserve"> </w:t>
      </w:r>
      <w:r w:rsidR="00274563">
        <w:t xml:space="preserve">- </w:t>
      </w:r>
      <w:r w:rsidRPr="00E20C6A">
        <w:t>describe the location of the node in the tool graph viewer.</w:t>
      </w:r>
    </w:p>
    <w:p w14:paraId="26673D1D" w14:textId="77777777" w:rsidR="00E20C6A" w:rsidRPr="00E20C6A" w:rsidRDefault="00E20C6A" w:rsidP="00732A79">
      <w:pPr>
        <w:pStyle w:val="ListBullet2"/>
      </w:pPr>
      <w:r w:rsidRPr="00274563">
        <w:rPr>
          <w:b/>
          <w:i/>
        </w:rPr>
        <w:t>file</w:t>
      </w:r>
      <w:r w:rsidRPr="00E20C6A">
        <w:t xml:space="preserve"> </w:t>
      </w:r>
      <w:r w:rsidR="00274563">
        <w:t>-</w:t>
      </w:r>
      <w:r w:rsidRPr="00E20C6A">
        <w:t xml:space="preserve"> the name of the image file within the project directory</w:t>
      </w:r>
    </w:p>
    <w:p w14:paraId="61A0396E" w14:textId="77777777" w:rsidR="00E20C6A" w:rsidRPr="00E20C6A" w:rsidRDefault="00E20C6A" w:rsidP="00732A79">
      <w:pPr>
        <w:pStyle w:val="ListBullet2"/>
      </w:pPr>
      <w:proofErr w:type="spellStart"/>
      <w:r w:rsidRPr="00274563">
        <w:rPr>
          <w:b/>
          <w:i/>
        </w:rPr>
        <w:t>seriesname</w:t>
      </w:r>
      <w:proofErr w:type="spellEnd"/>
      <w:r w:rsidRPr="00E20C6A">
        <w:t xml:space="preserve"> </w:t>
      </w:r>
      <w:r w:rsidR="00274563">
        <w:t xml:space="preserve">- </w:t>
      </w:r>
      <w:r w:rsidRPr="00E20C6A">
        <w:t>describes a path from base image to one or more manipulated images</w:t>
      </w:r>
    </w:p>
    <w:p w14:paraId="5AC81E21" w14:textId="77777777" w:rsidR="00E20C6A" w:rsidRPr="00E20C6A" w:rsidRDefault="00E20C6A" w:rsidP="00732A79">
      <w:pPr>
        <w:pStyle w:val="ListBullet2"/>
      </w:pPr>
      <w:r w:rsidRPr="00274563">
        <w:rPr>
          <w:b/>
          <w:i/>
        </w:rPr>
        <w:t>id</w:t>
      </w:r>
      <w:r w:rsidRPr="00E20C6A">
        <w:t xml:space="preserve"> </w:t>
      </w:r>
      <w:r w:rsidR="00274563">
        <w:t>-</w:t>
      </w:r>
      <w:r w:rsidRPr="00E20C6A">
        <w:t xml:space="preserve"> a</w:t>
      </w:r>
      <w:r w:rsidR="00274563">
        <w:t>n</w:t>
      </w:r>
      <w:r w:rsidRPr="00E20C6A">
        <w:t xml:space="preserve"> image name minus the file type suffix</w:t>
      </w:r>
    </w:p>
    <w:p w14:paraId="4A38CAC7" w14:textId="77777777" w:rsidR="00E20C6A" w:rsidRPr="00E20C6A" w:rsidRDefault="00E20C6A" w:rsidP="00732A79">
      <w:pPr>
        <w:pStyle w:val="ListBullet2"/>
      </w:pPr>
      <w:proofErr w:type="spellStart"/>
      <w:r w:rsidRPr="00274563">
        <w:rPr>
          <w:b/>
          <w:i/>
        </w:rPr>
        <w:t>ctime</w:t>
      </w:r>
      <w:proofErr w:type="spellEnd"/>
      <w:r w:rsidRPr="00274563">
        <w:rPr>
          <w:b/>
          <w:i/>
        </w:rPr>
        <w:t xml:space="preserve"> </w:t>
      </w:r>
      <w:r w:rsidR="00274563">
        <w:t>-</w:t>
      </w:r>
      <w:r w:rsidRPr="00E20C6A">
        <w:t xml:space="preserve"> the creation time of the image file within the project</w:t>
      </w:r>
    </w:p>
    <w:p w14:paraId="7FC8189E" w14:textId="77777777" w:rsidR="00AA3D31" w:rsidRPr="000B0E72" w:rsidRDefault="00E20C6A" w:rsidP="000B0E72">
      <w:pPr>
        <w:pStyle w:val="ListBullet2"/>
      </w:pPr>
      <w:r w:rsidRPr="00274563">
        <w:rPr>
          <w:b/>
          <w:i/>
        </w:rPr>
        <w:t>ownership</w:t>
      </w:r>
      <w:r w:rsidRPr="00E20C6A">
        <w:t xml:space="preserve"> </w:t>
      </w:r>
      <w:r w:rsidR="00274563">
        <w:t>-</w:t>
      </w:r>
      <w:r w:rsidRPr="00E20C6A">
        <w:t xml:space="preserve"> “yes” if the image file was created by a tool operation or copied into the project from another location</w:t>
      </w:r>
    </w:p>
    <w:p w14:paraId="3A656DEB" w14:textId="77777777" w:rsidR="00E20C6A" w:rsidRPr="00C8495E" w:rsidRDefault="00E20C6A" w:rsidP="00AA3D31">
      <w:pPr>
        <w:pStyle w:val="BodyText"/>
      </w:pPr>
      <w:r w:rsidRPr="00E20C6A">
        <w:t xml:space="preserve">A link is a connection between source and target nodes. The nodes are referenced by a number in accordance to the order of nodes list from 1 to N (N being the total number of nodes).  </w:t>
      </w:r>
    </w:p>
    <w:p w14:paraId="6036A869" w14:textId="77777777" w:rsidR="00E20C6A" w:rsidRDefault="00E20C6A" w:rsidP="00E20C6A">
      <w:pPr>
        <w:pStyle w:val="Code"/>
      </w:pPr>
      <w:r>
        <w:t>{</w:t>
      </w:r>
    </w:p>
    <w:p w14:paraId="2BE7AE65" w14:textId="77777777" w:rsidR="00E20C6A" w:rsidRDefault="00E20C6A" w:rsidP="00E20C6A">
      <w:pPr>
        <w:pStyle w:val="Code"/>
      </w:pPr>
      <w:r>
        <w:t xml:space="preserve">   "</w:t>
      </w:r>
      <w:proofErr w:type="gramStart"/>
      <w:r>
        <w:t>username</w:t>
      </w:r>
      <w:proofErr w:type="gramEnd"/>
      <w:r>
        <w:t>": "</w:t>
      </w:r>
      <w:proofErr w:type="spellStart"/>
      <w:r>
        <w:t>ericrobertson</w:t>
      </w:r>
      <w:proofErr w:type="spellEnd"/>
      <w:r>
        <w:t>",</w:t>
      </w:r>
    </w:p>
    <w:p w14:paraId="721A21E5" w14:textId="77777777" w:rsidR="00E20C6A" w:rsidRDefault="00E20C6A" w:rsidP="00E20C6A">
      <w:pPr>
        <w:pStyle w:val="Code"/>
      </w:pPr>
      <w:r>
        <w:t xml:space="preserve">   "</w:t>
      </w:r>
      <w:proofErr w:type="spellStart"/>
      <w:proofErr w:type="gramStart"/>
      <w:r>
        <w:t>maskname</w:t>
      </w:r>
      <w:proofErr w:type="spellEnd"/>
      <w:proofErr w:type="gramEnd"/>
      <w:r>
        <w:t>": "cropTest_cropTest_1_mask.png",</w:t>
      </w:r>
    </w:p>
    <w:p w14:paraId="6F9339C9" w14:textId="77777777" w:rsidR="00E20C6A" w:rsidRDefault="00E20C6A" w:rsidP="00E20C6A">
      <w:pPr>
        <w:pStyle w:val="Code"/>
      </w:pPr>
      <w:r>
        <w:t xml:space="preserve">   "</w:t>
      </w:r>
      <w:proofErr w:type="spellStart"/>
      <w:proofErr w:type="gramStart"/>
      <w:r>
        <w:t>psnr</w:t>
      </w:r>
      <w:proofErr w:type="spellEnd"/>
      <w:proofErr w:type="gramEnd"/>
      <w:r>
        <w:t>": 29.379891227475664,</w:t>
      </w:r>
    </w:p>
    <w:p w14:paraId="7E1CCDED" w14:textId="77777777" w:rsidR="00E20C6A" w:rsidRDefault="00E20C6A" w:rsidP="00E20C6A">
      <w:pPr>
        <w:pStyle w:val="Code"/>
      </w:pPr>
      <w:r>
        <w:t xml:space="preserve">   "</w:t>
      </w:r>
      <w:proofErr w:type="gramStart"/>
      <w:r>
        <w:t>description</w:t>
      </w:r>
      <w:proofErr w:type="gramEnd"/>
      <w:r>
        <w:t>": "\n",</w:t>
      </w:r>
    </w:p>
    <w:p w14:paraId="3214EB51" w14:textId="77777777" w:rsidR="005F697D" w:rsidRDefault="005F697D" w:rsidP="00E20C6A">
      <w:pPr>
        <w:pStyle w:val="Code"/>
      </w:pPr>
      <w:r>
        <w:t xml:space="preserve">   “</w:t>
      </w:r>
      <w:proofErr w:type="gramStart"/>
      <w:r>
        <w:t>shape</w:t>
      </w:r>
      <w:proofErr w:type="gramEnd"/>
      <w:r>
        <w:t xml:space="preserve"> change": "(0,0)",</w:t>
      </w:r>
    </w:p>
    <w:p w14:paraId="679463C1" w14:textId="77777777" w:rsidR="00E20C6A" w:rsidRDefault="00E20C6A" w:rsidP="00E20C6A">
      <w:pPr>
        <w:pStyle w:val="Code"/>
      </w:pPr>
      <w:r>
        <w:t xml:space="preserve">   "</w:t>
      </w:r>
      <w:proofErr w:type="gramStart"/>
      <w:r>
        <w:t>source</w:t>
      </w:r>
      <w:proofErr w:type="gramEnd"/>
      <w:r>
        <w:t>": 16,</w:t>
      </w:r>
    </w:p>
    <w:p w14:paraId="42C3E171" w14:textId="77777777" w:rsidR="00E20C6A" w:rsidRDefault="00E20C6A" w:rsidP="00E20C6A">
      <w:pPr>
        <w:pStyle w:val="Code"/>
      </w:pPr>
      <w:r>
        <w:t xml:space="preserve">   "</w:t>
      </w:r>
      <w:proofErr w:type="gramStart"/>
      <w:r>
        <w:t>editable</w:t>
      </w:r>
      <w:proofErr w:type="gramEnd"/>
      <w:r>
        <w:t>": "yes",</w:t>
      </w:r>
    </w:p>
    <w:p w14:paraId="6FAC8F54" w14:textId="77777777" w:rsidR="00E20C6A" w:rsidRDefault="00E20C6A" w:rsidP="00E20C6A">
      <w:pPr>
        <w:pStyle w:val="Code"/>
      </w:pPr>
      <w:r>
        <w:t xml:space="preserve">   "</w:t>
      </w:r>
      <w:proofErr w:type="spellStart"/>
      <w:proofErr w:type="gramStart"/>
      <w:r>
        <w:t>ssim</w:t>
      </w:r>
      <w:proofErr w:type="spellEnd"/>
      <w:proofErr w:type="gramEnd"/>
      <w:r>
        <w:t>": 0.9918523088886719,</w:t>
      </w:r>
    </w:p>
    <w:p w14:paraId="4A037D34" w14:textId="77777777" w:rsidR="00E20C6A" w:rsidRDefault="00E20C6A" w:rsidP="00E20C6A">
      <w:pPr>
        <w:pStyle w:val="Code"/>
      </w:pPr>
      <w:r>
        <w:t xml:space="preserve">   "</w:t>
      </w:r>
      <w:proofErr w:type="spellStart"/>
      <w:proofErr w:type="gramStart"/>
      <w:r>
        <w:t>softwareName</w:t>
      </w:r>
      <w:proofErr w:type="spellEnd"/>
      <w:proofErr w:type="gramEnd"/>
      <w:r>
        <w:t>": "</w:t>
      </w:r>
      <w:proofErr w:type="spellStart"/>
      <w:r>
        <w:t>OpenCV</w:t>
      </w:r>
      <w:proofErr w:type="spellEnd"/>
      <w:r>
        <w:t>",</w:t>
      </w:r>
    </w:p>
    <w:p w14:paraId="02E71F1E" w14:textId="77777777" w:rsidR="00E20C6A" w:rsidRDefault="00E20C6A" w:rsidP="00E20C6A">
      <w:pPr>
        <w:pStyle w:val="Code"/>
      </w:pPr>
      <w:r>
        <w:t xml:space="preserve">   "</w:t>
      </w:r>
      <w:proofErr w:type="spellStart"/>
      <w:proofErr w:type="gramStart"/>
      <w:r>
        <w:t>inputmaskownership</w:t>
      </w:r>
      <w:proofErr w:type="spellEnd"/>
      <w:proofErr w:type="gramEnd"/>
      <w:r>
        <w:t>": "no",</w:t>
      </w:r>
    </w:p>
    <w:p w14:paraId="77A17299" w14:textId="77777777" w:rsidR="00E20C6A" w:rsidRDefault="00E20C6A" w:rsidP="00E20C6A">
      <w:pPr>
        <w:pStyle w:val="Code"/>
      </w:pPr>
      <w:r>
        <w:t xml:space="preserve">   "</w:t>
      </w:r>
      <w:proofErr w:type="spellStart"/>
      <w:proofErr w:type="gramStart"/>
      <w:r>
        <w:t>softwareVersion</w:t>
      </w:r>
      <w:proofErr w:type="spellEnd"/>
      <w:proofErr w:type="gramEnd"/>
      <w:r>
        <w:t>": "2.4.13",</w:t>
      </w:r>
    </w:p>
    <w:p w14:paraId="07B65A57" w14:textId="77777777" w:rsidR="00E20C6A" w:rsidRDefault="00E20C6A" w:rsidP="00E20C6A">
      <w:pPr>
        <w:pStyle w:val="Code"/>
      </w:pPr>
      <w:r>
        <w:t xml:space="preserve">   "</w:t>
      </w:r>
      <w:proofErr w:type="spellStart"/>
      <w:proofErr w:type="gramStart"/>
      <w:r>
        <w:t>opsys</w:t>
      </w:r>
      <w:proofErr w:type="spellEnd"/>
      <w:proofErr w:type="gramEnd"/>
      <w:r>
        <w:t>": "Darwin 15.5.0 Darwin Kernel Version 15.5.0: Tue Apr 19 18:36:36 PDT 2016; root:xnu-3248.50.21~8/RELEASE_X86_64",</w:t>
      </w:r>
    </w:p>
    <w:p w14:paraId="79B45E4B" w14:textId="77777777" w:rsidR="00E20C6A" w:rsidRDefault="00E20C6A" w:rsidP="00E20C6A">
      <w:pPr>
        <w:pStyle w:val="Code"/>
      </w:pPr>
      <w:r>
        <w:t xml:space="preserve">   "</w:t>
      </w:r>
      <w:proofErr w:type="spellStart"/>
      <w:r>
        <w:t>inputmaskname</w:t>
      </w:r>
      <w:proofErr w:type="spellEnd"/>
      <w:r>
        <w:t>": "",</w:t>
      </w:r>
    </w:p>
    <w:p w14:paraId="17926746" w14:textId="77777777" w:rsidR="00E20C6A" w:rsidRDefault="00E20C6A" w:rsidP="00E20C6A">
      <w:pPr>
        <w:pStyle w:val="Code"/>
      </w:pPr>
      <w:r>
        <w:t xml:space="preserve">   "</w:t>
      </w:r>
      <w:proofErr w:type="gramStart"/>
      <w:r>
        <w:t>target</w:t>
      </w:r>
      <w:proofErr w:type="gramEnd"/>
      <w:r>
        <w:t>": 0,</w:t>
      </w:r>
    </w:p>
    <w:p w14:paraId="66909E00" w14:textId="77777777" w:rsidR="00E20C6A" w:rsidRDefault="00E20C6A" w:rsidP="00E20C6A">
      <w:pPr>
        <w:pStyle w:val="Code"/>
      </w:pPr>
      <w:r>
        <w:t xml:space="preserve">   "</w:t>
      </w:r>
      <w:proofErr w:type="gramStart"/>
      <w:r>
        <w:t>op</w:t>
      </w:r>
      <w:proofErr w:type="gramEnd"/>
      <w:r>
        <w:t>": "</w:t>
      </w:r>
      <w:proofErr w:type="spellStart"/>
      <w:r>
        <w:t>FilterBlurMotion</w:t>
      </w:r>
      <w:proofErr w:type="spellEnd"/>
      <w:r>
        <w:t>"</w:t>
      </w:r>
      <w:r w:rsidR="008662C2">
        <w:t>,</w:t>
      </w:r>
    </w:p>
    <w:p w14:paraId="550A6155" w14:textId="77777777" w:rsidR="008662C2" w:rsidRDefault="008662C2" w:rsidP="008662C2">
      <w:pPr>
        <w:pStyle w:val="Code"/>
      </w:pPr>
      <w:r>
        <w:t xml:space="preserve">   "</w:t>
      </w:r>
      <w:proofErr w:type="spellStart"/>
      <w:proofErr w:type="gramStart"/>
      <w:r>
        <w:t>argments</w:t>
      </w:r>
      <w:proofErr w:type="spellEnd"/>
      <w:proofErr w:type="gramEnd"/>
      <w:r>
        <w:t>":  {“x”:1},</w:t>
      </w:r>
    </w:p>
    <w:p w14:paraId="0A44D2F9" w14:textId="77777777" w:rsidR="008662C2" w:rsidRDefault="008662C2" w:rsidP="008662C2">
      <w:pPr>
        <w:pStyle w:val="Code"/>
      </w:pPr>
      <w:r>
        <w:t xml:space="preserve">   “</w:t>
      </w:r>
      <w:proofErr w:type="spellStart"/>
      <w:r>
        <w:t>exifdiff</w:t>
      </w:r>
      <w:proofErr w:type="spellEnd"/>
      <w:r>
        <w:t>":  {…}</w:t>
      </w:r>
    </w:p>
    <w:p w14:paraId="0D5E4CD0" w14:textId="77777777" w:rsidR="008662C2" w:rsidRDefault="008662C2" w:rsidP="008662C2">
      <w:pPr>
        <w:pStyle w:val="Code"/>
      </w:pPr>
    </w:p>
    <w:p w14:paraId="75B57D6F" w14:textId="77777777" w:rsidR="00E20C6A" w:rsidRDefault="00E20C6A" w:rsidP="00E20C6A">
      <w:pPr>
        <w:pStyle w:val="Code"/>
      </w:pPr>
      <w:r>
        <w:t>}</w:t>
      </w:r>
    </w:p>
    <w:p w14:paraId="4E99FC2A" w14:textId="77777777" w:rsidR="00E20C6A" w:rsidRDefault="00E20C6A" w:rsidP="00E20C6A">
      <w:pPr>
        <w:jc w:val="both"/>
      </w:pPr>
    </w:p>
    <w:p w14:paraId="046BC661" w14:textId="77777777" w:rsidR="00E20C6A" w:rsidRPr="00E20C6A" w:rsidRDefault="00E20C6A" w:rsidP="00AA3D31">
      <w:pPr>
        <w:pStyle w:val="BodyText"/>
      </w:pPr>
      <w:r w:rsidRPr="00E20C6A">
        <w:t>Link properties include:</w:t>
      </w:r>
    </w:p>
    <w:p w14:paraId="35A63907" w14:textId="77777777" w:rsidR="00E20C6A" w:rsidRPr="00E20C6A" w:rsidRDefault="00E20C6A" w:rsidP="00732A79">
      <w:pPr>
        <w:pStyle w:val="ListBullet2"/>
      </w:pPr>
      <w:r w:rsidRPr="00274563">
        <w:rPr>
          <w:b/>
          <w:i/>
        </w:rPr>
        <w:t>source</w:t>
      </w:r>
      <w:r w:rsidRPr="00E20C6A">
        <w:t xml:space="preserve"> </w:t>
      </w:r>
      <w:r w:rsidR="00274563">
        <w:t xml:space="preserve">- </w:t>
      </w:r>
      <w:r w:rsidRPr="00E20C6A">
        <w:t>identifies the source node in the order it appears in the node list</w:t>
      </w:r>
    </w:p>
    <w:p w14:paraId="44E68773" w14:textId="77777777" w:rsidR="00E20C6A" w:rsidRPr="00E20C6A" w:rsidRDefault="00E20C6A" w:rsidP="00732A79">
      <w:pPr>
        <w:pStyle w:val="ListBullet2"/>
      </w:pPr>
      <w:r w:rsidRPr="00274563">
        <w:rPr>
          <w:b/>
          <w:i/>
        </w:rPr>
        <w:t xml:space="preserve">target </w:t>
      </w:r>
      <w:r w:rsidR="00274563">
        <w:t xml:space="preserve">- </w:t>
      </w:r>
      <w:r w:rsidRPr="00E20C6A">
        <w:t>identifies the target node in the order it appears in the node list</w:t>
      </w:r>
    </w:p>
    <w:p w14:paraId="5AE732AC" w14:textId="77777777" w:rsidR="00E20C6A" w:rsidRPr="00E20C6A" w:rsidRDefault="00E20C6A" w:rsidP="00732A79">
      <w:pPr>
        <w:pStyle w:val="ListBullet2"/>
      </w:pPr>
      <w:proofErr w:type="spellStart"/>
      <w:proofErr w:type="gramStart"/>
      <w:r w:rsidRPr="00274563">
        <w:rPr>
          <w:b/>
          <w:i/>
        </w:rPr>
        <w:t>maskname</w:t>
      </w:r>
      <w:proofErr w:type="spellEnd"/>
      <w:proofErr w:type="gramEnd"/>
      <w:r w:rsidRPr="00E20C6A">
        <w:t xml:space="preserve"> </w:t>
      </w:r>
      <w:r w:rsidR="00274563">
        <w:t>-</w:t>
      </w:r>
      <w:r w:rsidRPr="00E20C6A">
        <w:t xml:space="preserve"> the assigned mask file.  It is usually composed with the source and target image node names.</w:t>
      </w:r>
    </w:p>
    <w:p w14:paraId="728FDFE6" w14:textId="77777777" w:rsidR="00E20C6A" w:rsidRPr="00E20C6A" w:rsidRDefault="00E20C6A" w:rsidP="00732A79">
      <w:pPr>
        <w:pStyle w:val="ListBullet2"/>
      </w:pPr>
      <w:proofErr w:type="gramStart"/>
      <w:r w:rsidRPr="00274563">
        <w:rPr>
          <w:b/>
          <w:i/>
        </w:rPr>
        <w:t>description</w:t>
      </w:r>
      <w:proofErr w:type="gramEnd"/>
      <w:r w:rsidRPr="00E20C6A">
        <w:t xml:space="preserve"> </w:t>
      </w:r>
      <w:r w:rsidR="00274563">
        <w:t>-</w:t>
      </w:r>
      <w:r w:rsidRPr="00E20C6A">
        <w:t xml:space="preserve"> a user provided description of the operation performed on the source node to create the target.  For plugin operations, the description is provided by the plugin.</w:t>
      </w:r>
    </w:p>
    <w:p w14:paraId="148D7E95" w14:textId="77777777" w:rsidR="00E20C6A" w:rsidRPr="00E20C6A" w:rsidRDefault="00274563" w:rsidP="00732A79">
      <w:pPr>
        <w:pStyle w:val="ListBullet2"/>
      </w:pPr>
      <w:r w:rsidRPr="00274563">
        <w:rPr>
          <w:b/>
          <w:i/>
        </w:rPr>
        <w:t>editable</w:t>
      </w:r>
      <w:r>
        <w:t xml:space="preserve"> -</w:t>
      </w:r>
      <w:r w:rsidR="00E20C6A" w:rsidRPr="00E20C6A">
        <w:t xml:space="preserve"> ‘yes’ if the link was not generated by a plugin or internal tool operation</w:t>
      </w:r>
    </w:p>
    <w:p w14:paraId="133DCFB5" w14:textId="77777777" w:rsidR="00E20C6A" w:rsidRPr="00E20C6A" w:rsidRDefault="00E20C6A" w:rsidP="00732A79">
      <w:pPr>
        <w:pStyle w:val="ListBullet2"/>
      </w:pPr>
      <w:r w:rsidRPr="00274563">
        <w:rPr>
          <w:b/>
          <w:i/>
        </w:rPr>
        <w:t xml:space="preserve">username </w:t>
      </w:r>
      <w:r w:rsidR="00274563">
        <w:t>-</w:t>
      </w:r>
      <w:r w:rsidRPr="00E20C6A">
        <w:t xml:space="preserve"> the name of the user that created the link</w:t>
      </w:r>
    </w:p>
    <w:p w14:paraId="6B720F62" w14:textId="585A1271" w:rsidR="00A6325D" w:rsidRPr="00A6325D" w:rsidRDefault="00A6325D" w:rsidP="00732A79">
      <w:pPr>
        <w:pStyle w:val="ListBullet2"/>
        <w:rPr>
          <w:ins w:id="553" w:author="Eric Robertson" w:date="2016-08-25T15:45:00Z"/>
          <w:rPrChange w:id="554" w:author="Eric Robertson" w:date="2016-08-25T15:45:00Z">
            <w:rPr>
              <w:ins w:id="555" w:author="Eric Robertson" w:date="2016-08-25T15:45:00Z"/>
              <w:b/>
              <w:i/>
            </w:rPr>
          </w:rPrChange>
        </w:rPr>
      </w:pPr>
      <w:proofErr w:type="gramStart"/>
      <w:ins w:id="556" w:author="Eric Robertson" w:date="2016-08-25T15:45:00Z">
        <w:r>
          <w:rPr>
            <w:b/>
            <w:i/>
          </w:rPr>
          <w:t>automated</w:t>
        </w:r>
        <w:proofErr w:type="gramEnd"/>
        <w:r>
          <w:rPr>
            <w:b/>
            <w:i/>
          </w:rPr>
          <w:t xml:space="preserve"> –</w:t>
        </w:r>
        <w:r>
          <w:t>‘yes’ if the link is created through a batch or automated process</w:t>
        </w:r>
      </w:ins>
    </w:p>
    <w:p w14:paraId="4556015C" w14:textId="11C504C3" w:rsidR="00E20C6A" w:rsidRPr="00E20C6A" w:rsidRDefault="00E20C6A" w:rsidP="00732A79">
      <w:pPr>
        <w:pStyle w:val="ListBullet2"/>
      </w:pPr>
      <w:proofErr w:type="spellStart"/>
      <w:proofErr w:type="gramStart"/>
      <w:r w:rsidRPr="00274563">
        <w:rPr>
          <w:b/>
          <w:i/>
        </w:rPr>
        <w:t>opsys</w:t>
      </w:r>
      <w:proofErr w:type="spellEnd"/>
      <w:proofErr w:type="gramEnd"/>
      <w:r w:rsidRPr="00E20C6A">
        <w:t xml:space="preserve"> </w:t>
      </w:r>
      <w:r w:rsidR="00274563">
        <w:t>-</w:t>
      </w:r>
      <w:r w:rsidRPr="00E20C6A">
        <w:t xml:space="preserve"> the operating system used to run the operation that generated the target image from the source image</w:t>
      </w:r>
    </w:p>
    <w:p w14:paraId="0F7EFF84" w14:textId="77777777" w:rsidR="00E20C6A" w:rsidRPr="00E20C6A" w:rsidRDefault="00E20C6A" w:rsidP="00732A79">
      <w:pPr>
        <w:pStyle w:val="ListBullet2"/>
      </w:pPr>
      <w:r w:rsidRPr="00274563">
        <w:rPr>
          <w:b/>
          <w:i/>
        </w:rPr>
        <w:t>op</w:t>
      </w:r>
      <w:r w:rsidRPr="00E20C6A">
        <w:t xml:space="preserve"> </w:t>
      </w:r>
      <w:r w:rsidR="00274563">
        <w:t>-</w:t>
      </w:r>
      <w:r w:rsidRPr="00E20C6A">
        <w:t xml:space="preserve"> the standard operation name describing the operation used to generate the target image from the source image</w:t>
      </w:r>
    </w:p>
    <w:p w14:paraId="161D1D4F" w14:textId="77777777" w:rsidR="00E20C6A" w:rsidRPr="00E20C6A" w:rsidRDefault="00E20C6A" w:rsidP="00732A79">
      <w:pPr>
        <w:pStyle w:val="ListBullet2"/>
      </w:pPr>
      <w:proofErr w:type="spellStart"/>
      <w:proofErr w:type="gramStart"/>
      <w:r w:rsidRPr="00274563">
        <w:rPr>
          <w:b/>
          <w:i/>
        </w:rPr>
        <w:t>softwareName</w:t>
      </w:r>
      <w:proofErr w:type="spellEnd"/>
      <w:proofErr w:type="gramEnd"/>
      <w:r w:rsidRPr="00E20C6A">
        <w:t xml:space="preserve"> </w:t>
      </w:r>
      <w:r w:rsidR="00274563">
        <w:t>-</w:t>
      </w:r>
      <w:r w:rsidRPr="00E20C6A">
        <w:t xml:space="preserve"> the software that performed the operation to create the target image from the source image.  The plugin provides a describing the software library used</w:t>
      </w:r>
    </w:p>
    <w:p w14:paraId="75FA1592" w14:textId="77777777" w:rsidR="00E20C6A" w:rsidRDefault="00E20C6A" w:rsidP="00732A79">
      <w:pPr>
        <w:pStyle w:val="ListBullet2"/>
      </w:pPr>
      <w:proofErr w:type="spellStart"/>
      <w:r w:rsidRPr="00274563">
        <w:rPr>
          <w:b/>
          <w:i/>
        </w:rPr>
        <w:t>softwareVersion</w:t>
      </w:r>
      <w:proofErr w:type="spellEnd"/>
      <w:r w:rsidR="00274563">
        <w:t xml:space="preserve"> -</w:t>
      </w:r>
      <w:r w:rsidRPr="00E20C6A">
        <w:t xml:space="preserve"> the version of software that performed the operation to create the target image from the source image</w:t>
      </w:r>
    </w:p>
    <w:p w14:paraId="161A72E2" w14:textId="77777777" w:rsidR="008662C2" w:rsidRPr="00E20C6A" w:rsidRDefault="008662C2" w:rsidP="00732A79">
      <w:pPr>
        <w:pStyle w:val="ListBullet2"/>
      </w:pPr>
      <w:r>
        <w:rPr>
          <w:b/>
          <w:i/>
        </w:rPr>
        <w:t>arguments</w:t>
      </w:r>
      <w:r w:rsidRPr="008662C2">
        <w:t xml:space="preserve"> </w:t>
      </w:r>
      <w:r>
        <w:t xml:space="preserve">– </w:t>
      </w:r>
      <w:r w:rsidRPr="00E20C6A">
        <w:t>the</w:t>
      </w:r>
      <w:r>
        <w:t xml:space="preserve"> set of argument captured and used by a plugin</w:t>
      </w:r>
    </w:p>
    <w:p w14:paraId="364C4466" w14:textId="6643C7CA" w:rsidR="00D2792B" w:rsidRPr="00E20C6A" w:rsidRDefault="00E20C6A" w:rsidP="00D2792B">
      <w:pPr>
        <w:pStyle w:val="ListBullet2"/>
      </w:pPr>
      <w:proofErr w:type="spellStart"/>
      <w:proofErr w:type="gramStart"/>
      <w:r w:rsidRPr="00274563">
        <w:rPr>
          <w:b/>
          <w:i/>
        </w:rPr>
        <w:t>inputmaskname</w:t>
      </w:r>
      <w:proofErr w:type="spellEnd"/>
      <w:proofErr w:type="gramEnd"/>
      <w:r w:rsidRPr="00E20C6A">
        <w:t xml:space="preserve"> </w:t>
      </w:r>
      <w:r w:rsidR="00274563">
        <w:t>-</w:t>
      </w:r>
      <w:r w:rsidRPr="00E20C6A">
        <w:t xml:space="preserve"> an optional parameter containing the name of an input image file used by the software as a parameter to the operation to  create the target image from the source image.  For example, a </w:t>
      </w:r>
      <w:proofErr w:type="gramStart"/>
      <w:r w:rsidRPr="00E20C6A">
        <w:t>seam carving</w:t>
      </w:r>
      <w:proofErr w:type="gramEnd"/>
      <w:r w:rsidRPr="00E20C6A">
        <w:t xml:space="preserve"> algorithm may use an input file masking regions to keep and discard from the source image.</w:t>
      </w:r>
    </w:p>
    <w:p w14:paraId="56B189B5" w14:textId="77777777" w:rsidR="00E20C6A" w:rsidRPr="00E20C6A" w:rsidRDefault="00E20C6A" w:rsidP="00732A79">
      <w:pPr>
        <w:pStyle w:val="ListBullet2"/>
      </w:pPr>
      <w:proofErr w:type="spellStart"/>
      <w:r w:rsidRPr="00274563">
        <w:rPr>
          <w:b/>
          <w:i/>
        </w:rPr>
        <w:t>Inputmaskownership</w:t>
      </w:r>
      <w:proofErr w:type="spellEnd"/>
      <w:r w:rsidRPr="00E20C6A">
        <w:t xml:space="preserve"> </w:t>
      </w:r>
      <w:r w:rsidR="00274563">
        <w:t>-</w:t>
      </w:r>
      <w:r w:rsidRPr="00E20C6A">
        <w:t xml:space="preserve"> ‘yes’ if the tool copied the </w:t>
      </w:r>
      <w:proofErr w:type="spellStart"/>
      <w:r w:rsidRPr="00E20C6A">
        <w:t>inputmaskname</w:t>
      </w:r>
      <w:proofErr w:type="spellEnd"/>
      <w:r w:rsidRPr="00E20C6A">
        <w:t xml:space="preserve"> into the project folder</w:t>
      </w:r>
    </w:p>
    <w:p w14:paraId="43124E63" w14:textId="70139A8B" w:rsidR="00D2792B" w:rsidRPr="00E20C6A" w:rsidRDefault="00D2792B" w:rsidP="00D2792B">
      <w:pPr>
        <w:pStyle w:val="ListBullet2"/>
        <w:rPr>
          <w:ins w:id="557" w:author="Eric Robertson" w:date="2016-08-25T14:49:00Z"/>
        </w:rPr>
      </w:pPr>
      <w:proofErr w:type="spellStart"/>
      <w:proofErr w:type="gramStart"/>
      <w:ins w:id="558" w:author="Eric Robertson" w:date="2016-08-25T14:49:00Z">
        <w:r>
          <w:rPr>
            <w:b/>
            <w:i/>
          </w:rPr>
          <w:t>select</w:t>
        </w:r>
        <w:r w:rsidRPr="00274563">
          <w:rPr>
            <w:b/>
            <w:i/>
          </w:rPr>
          <w:t>maskname</w:t>
        </w:r>
        <w:proofErr w:type="spellEnd"/>
        <w:proofErr w:type="gramEnd"/>
        <w:r w:rsidRPr="00E20C6A">
          <w:t xml:space="preserve"> </w:t>
        </w:r>
        <w:r>
          <w:t>-</w:t>
        </w:r>
        <w:r w:rsidRPr="00E20C6A">
          <w:t xml:space="preserve"> an optional parameter containing </w:t>
        </w:r>
        <w:r>
          <w:t>a image used in the composite creation, overriding the change mask</w:t>
        </w:r>
        <w:r w:rsidRPr="00E20C6A">
          <w:t>.</w:t>
        </w:r>
      </w:ins>
    </w:p>
    <w:p w14:paraId="30560761" w14:textId="08EF4EC5" w:rsidR="00D2792B" w:rsidRDefault="00D2792B" w:rsidP="00D2792B">
      <w:pPr>
        <w:pStyle w:val="ListBullet2"/>
        <w:rPr>
          <w:ins w:id="559" w:author="Eric Robertson" w:date="2016-08-25T14:49:00Z"/>
        </w:rPr>
      </w:pPr>
      <w:proofErr w:type="spellStart"/>
      <w:proofErr w:type="gramStart"/>
      <w:ins w:id="560" w:author="Eric Robertson" w:date="2016-08-25T14:49:00Z">
        <w:r>
          <w:rPr>
            <w:b/>
            <w:i/>
          </w:rPr>
          <w:t>select</w:t>
        </w:r>
        <w:r w:rsidRPr="00274563">
          <w:rPr>
            <w:b/>
            <w:i/>
          </w:rPr>
          <w:t>maskownership</w:t>
        </w:r>
        <w:proofErr w:type="spellEnd"/>
        <w:proofErr w:type="gramEnd"/>
        <w:r w:rsidRPr="00E20C6A">
          <w:t xml:space="preserve"> </w:t>
        </w:r>
        <w:r>
          <w:t>-</w:t>
        </w:r>
        <w:r w:rsidRPr="00E20C6A">
          <w:t xml:space="preserve"> ‘y</w:t>
        </w:r>
        <w:r>
          <w:t xml:space="preserve">es’ if the tool copied the </w:t>
        </w:r>
        <w:proofErr w:type="spellStart"/>
        <w:r>
          <w:t>select</w:t>
        </w:r>
        <w:r w:rsidRPr="00E20C6A">
          <w:t>maskname</w:t>
        </w:r>
        <w:proofErr w:type="spellEnd"/>
        <w:r w:rsidRPr="00E20C6A">
          <w:t xml:space="preserve"> into the project folder</w:t>
        </w:r>
      </w:ins>
    </w:p>
    <w:p w14:paraId="5FAD8E84" w14:textId="10A98A25" w:rsidR="00D2792B" w:rsidRDefault="00D2792B" w:rsidP="00D2792B">
      <w:pPr>
        <w:pStyle w:val="ListBullet2"/>
        <w:rPr>
          <w:ins w:id="561" w:author="Eric Robertson" w:date="2016-08-25T14:52:00Z"/>
        </w:rPr>
      </w:pPr>
      <w:proofErr w:type="spellStart"/>
      <w:proofErr w:type="gramStart"/>
      <w:ins w:id="562" w:author="Eric Robertson" w:date="2016-08-25T14:52:00Z">
        <w:r w:rsidRPr="00913E1C">
          <w:rPr>
            <w:b/>
            <w:i/>
            <w:rPrChange w:id="563" w:author="Eric Robertson" w:date="2016-08-25T14:53:00Z">
              <w:rPr/>
            </w:rPrChange>
          </w:rPr>
          <w:t>recordCompositeInMask</w:t>
        </w:r>
        <w:proofErr w:type="spellEnd"/>
        <w:proofErr w:type="gramEnd"/>
        <w:r>
          <w:t xml:space="preserve"> –‘yes’ if the mask for this link should be included in the composite mask for a </w:t>
        </w:r>
        <w:r w:rsidR="00913E1C">
          <w:t>successor node.</w:t>
        </w:r>
      </w:ins>
    </w:p>
    <w:p w14:paraId="2A86CE6A" w14:textId="12C4DC4A" w:rsidR="00913E1C" w:rsidRDefault="00913E1C" w:rsidP="00D2792B">
      <w:pPr>
        <w:pStyle w:val="ListBullet2"/>
        <w:rPr>
          <w:ins w:id="564" w:author="Eric Robertson" w:date="2016-08-25T14:54:00Z"/>
        </w:rPr>
      </w:pPr>
      <w:proofErr w:type="gramStart"/>
      <w:ins w:id="565" w:author="Eric Robertson" w:date="2016-08-25T14:54:00Z">
        <w:r w:rsidRPr="00A6325D">
          <w:rPr>
            <w:b/>
            <w:i/>
            <w:rPrChange w:id="566" w:author="Eric Robertson" w:date="2016-08-25T15:46:00Z">
              <w:rPr/>
            </w:rPrChange>
          </w:rPr>
          <w:t>masks</w:t>
        </w:r>
        <w:proofErr w:type="gramEnd"/>
        <w:r w:rsidRPr="00A6325D">
          <w:rPr>
            <w:b/>
            <w:i/>
            <w:rPrChange w:id="567" w:author="Eric Robertson" w:date="2016-08-25T15:46:00Z">
              <w:rPr/>
            </w:rPrChange>
          </w:rPr>
          <w:t xml:space="preserve"> count</w:t>
        </w:r>
        <w:r>
          <w:t xml:space="preserve"> – the number of video masks</w:t>
        </w:r>
      </w:ins>
    </w:p>
    <w:p w14:paraId="7DED46DF" w14:textId="51929FCE" w:rsidR="00913E1C" w:rsidRDefault="00913E1C" w:rsidP="00D2792B">
      <w:pPr>
        <w:pStyle w:val="ListBullet2"/>
        <w:rPr>
          <w:ins w:id="568" w:author="Eric Robertson" w:date="2016-08-25T14:56:00Z"/>
        </w:rPr>
      </w:pPr>
      <w:proofErr w:type="spellStart"/>
      <w:proofErr w:type="gramStart"/>
      <w:ins w:id="569" w:author="Eric Robertson" w:date="2016-08-25T14:54:00Z">
        <w:r w:rsidRPr="00A6325D">
          <w:rPr>
            <w:b/>
            <w:i/>
            <w:rPrChange w:id="570" w:author="Eric Robertson" w:date="2016-08-25T15:46:00Z">
              <w:rPr/>
            </w:rPrChange>
          </w:rPr>
          <w:t>videomasks</w:t>
        </w:r>
        <w:proofErr w:type="spellEnd"/>
        <w:proofErr w:type="gramEnd"/>
        <w:r>
          <w:t xml:space="preserve"> – structures describing the masks for each video. </w:t>
        </w:r>
      </w:ins>
    </w:p>
    <w:p w14:paraId="3A4C29BC" w14:textId="77777777" w:rsidR="00913E1C" w:rsidRDefault="00913E1C" w:rsidP="00D2792B">
      <w:pPr>
        <w:pStyle w:val="ListBullet2"/>
        <w:rPr>
          <w:ins w:id="571" w:author="Eric Robertson" w:date="2016-08-25T14:57:00Z"/>
        </w:rPr>
      </w:pPr>
      <w:proofErr w:type="spellStart"/>
      <w:proofErr w:type="gramStart"/>
      <w:ins w:id="572" w:author="Eric Robertson" w:date="2016-08-25T14:56:00Z">
        <w:r w:rsidRPr="00A6325D">
          <w:rPr>
            <w:b/>
            <w:i/>
            <w:rPrChange w:id="573" w:author="Eric Robertson" w:date="2016-08-25T15:46:00Z">
              <w:rPr/>
            </w:rPrChange>
          </w:rPr>
          <w:t>metadatadiff</w:t>
        </w:r>
        <w:proofErr w:type="spellEnd"/>
        <w:proofErr w:type="gramEnd"/>
        <w:r>
          <w:t xml:space="preserve"> – </w:t>
        </w:r>
      </w:ins>
      <w:ins w:id="574" w:author="Eric Robertson" w:date="2016-08-25T14:57:00Z">
        <w:r>
          <w:t>video meta data comparisons.  The structure is an array.  The first element is the global metadata.  All other elements are structures labeled with the stream identifier (e.g. 0,1,2 etc.)</w:t>
        </w:r>
      </w:ins>
    </w:p>
    <w:p w14:paraId="0109790E" w14:textId="284B4A67" w:rsidR="00913E1C" w:rsidRPr="00E20C6A" w:rsidRDefault="00913E1C" w:rsidP="00A6325D">
      <w:pPr>
        <w:pStyle w:val="ListBullet2"/>
        <w:numPr>
          <w:ilvl w:val="0"/>
          <w:numId w:val="0"/>
        </w:numPr>
        <w:ind w:left="720"/>
        <w:rPr>
          <w:ins w:id="575" w:author="Eric Robertson" w:date="2016-08-25T14:49:00Z"/>
        </w:rPr>
        <w:pPrChange w:id="576" w:author="Eric Robertson" w:date="2016-08-25T15:44:00Z">
          <w:pPr>
            <w:pStyle w:val="ListBullet2"/>
          </w:pPr>
        </w:pPrChange>
      </w:pPr>
    </w:p>
    <w:p w14:paraId="73FCD106" w14:textId="77777777" w:rsidR="00E20C6A" w:rsidRDefault="00E20C6A" w:rsidP="00732A79">
      <w:pPr>
        <w:pStyle w:val="ListBullet2"/>
      </w:pPr>
      <w:proofErr w:type="spellStart"/>
      <w:proofErr w:type="gramStart"/>
      <w:r w:rsidRPr="00274563">
        <w:rPr>
          <w:b/>
          <w:i/>
        </w:rPr>
        <w:t>psnr</w:t>
      </w:r>
      <w:proofErr w:type="spellEnd"/>
      <w:proofErr w:type="gramEnd"/>
      <w:r w:rsidRPr="00E20C6A">
        <w:t xml:space="preserve"> </w:t>
      </w:r>
      <w:r w:rsidR="00274563">
        <w:t>-</w:t>
      </w:r>
      <w:r w:rsidRPr="00E20C6A">
        <w:t xml:space="preserve"> a measure to signal to noise ratio</w:t>
      </w:r>
    </w:p>
    <w:p w14:paraId="44EBBF14" w14:textId="77777777" w:rsidR="005F697D" w:rsidRPr="00E20C6A" w:rsidRDefault="005F697D" w:rsidP="00732A79">
      <w:pPr>
        <w:pStyle w:val="ListBullet2"/>
      </w:pPr>
      <w:proofErr w:type="gramStart"/>
      <w:r>
        <w:rPr>
          <w:b/>
          <w:i/>
        </w:rPr>
        <w:t>shape</w:t>
      </w:r>
      <w:proofErr w:type="gramEnd"/>
      <w:r>
        <w:rPr>
          <w:b/>
          <w:i/>
        </w:rPr>
        <w:t xml:space="preserve"> change</w:t>
      </w:r>
      <w:r>
        <w:t>-</w:t>
      </w:r>
      <w:r w:rsidRPr="00E20C6A">
        <w:t xml:space="preserve"> a measure </w:t>
      </w:r>
      <w:r>
        <w:t>in both x and y dimensions the change in shape from the source image.</w:t>
      </w:r>
    </w:p>
    <w:p w14:paraId="230E2B53" w14:textId="77777777" w:rsidR="00E20C6A" w:rsidRDefault="00E20C6A" w:rsidP="00732A79">
      <w:pPr>
        <w:pStyle w:val="ListBullet2"/>
      </w:pPr>
      <w:proofErr w:type="spellStart"/>
      <w:proofErr w:type="gramStart"/>
      <w:r w:rsidRPr="00274563">
        <w:rPr>
          <w:b/>
          <w:i/>
        </w:rPr>
        <w:t>ssim</w:t>
      </w:r>
      <w:proofErr w:type="spellEnd"/>
      <w:proofErr w:type="gramEnd"/>
      <w:r w:rsidRPr="00E20C6A">
        <w:t xml:space="preserve"> </w:t>
      </w:r>
      <w:r w:rsidR="00274563">
        <w:t>-</w:t>
      </w:r>
      <w:r w:rsidRPr="00E20C6A">
        <w:t xml:space="preserve"> the structure similarity between source and target images.  The range is -1 to 1.  -1 indicates opposite similarity, 1 indicates exactly the same and 0 indicates completely dissimilar.</w:t>
      </w:r>
    </w:p>
    <w:p w14:paraId="71A0C672" w14:textId="77777777" w:rsidR="008662C2" w:rsidRDefault="008662C2" w:rsidP="00732A79">
      <w:pPr>
        <w:pStyle w:val="ListBullet2"/>
      </w:pPr>
      <w:proofErr w:type="spellStart"/>
      <w:proofErr w:type="gramStart"/>
      <w:r>
        <w:rPr>
          <w:b/>
          <w:i/>
        </w:rPr>
        <w:t>exifdiff</w:t>
      </w:r>
      <w:proofErr w:type="spellEnd"/>
      <w:proofErr w:type="gramEnd"/>
      <w:r>
        <w:rPr>
          <w:b/>
          <w:i/>
        </w:rPr>
        <w:t xml:space="preserve"> – </w:t>
      </w:r>
      <w:r>
        <w:t>a structure that defines changes to EXIF tags.  Each key is the tag name.  Each value is a list of one of the following</w:t>
      </w:r>
    </w:p>
    <w:p w14:paraId="3FEA0591" w14:textId="77777777" w:rsidR="008662C2" w:rsidRPr="00732A79" w:rsidRDefault="008662C2" w:rsidP="00732A79">
      <w:pPr>
        <w:pStyle w:val="ListBullet2"/>
      </w:pPr>
      <w:r>
        <w:t>[‘change’, old value, new value]</w:t>
      </w:r>
    </w:p>
    <w:p w14:paraId="0FE452C9" w14:textId="77777777" w:rsidR="008662C2" w:rsidRPr="00732A79" w:rsidRDefault="008662C2" w:rsidP="00732A79">
      <w:pPr>
        <w:pStyle w:val="ListBullet2"/>
      </w:pPr>
      <w:r>
        <w:t>[‘add’, new value]</w:t>
      </w:r>
    </w:p>
    <w:p w14:paraId="4548AAF5" w14:textId="77777777" w:rsidR="008662C2" w:rsidRPr="00E20C6A" w:rsidRDefault="008662C2" w:rsidP="00732A79">
      <w:pPr>
        <w:pStyle w:val="ListBullet2"/>
      </w:pPr>
      <w:r>
        <w:t>[‘delete’, old value]</w:t>
      </w:r>
    </w:p>
    <w:p w14:paraId="0FD34CDA" w14:textId="77777777" w:rsidR="00E20C6A" w:rsidRPr="00154DAF" w:rsidRDefault="00E20C6A" w:rsidP="00154DAF">
      <w:pPr>
        <w:spacing w:after="240"/>
        <w:jc w:val="both"/>
        <w:rPr>
          <w:b/>
          <w:i/>
          <w:sz w:val="22"/>
          <w:szCs w:val="22"/>
        </w:rPr>
      </w:pPr>
      <w:r w:rsidRPr="00154DAF">
        <w:rPr>
          <w:b/>
          <w:i/>
          <w:sz w:val="22"/>
          <w:szCs w:val="22"/>
        </w:rPr>
        <w:t>A Note about Donors:</w:t>
      </w:r>
      <w:r w:rsidR="00AA3D31" w:rsidRPr="00154DAF">
        <w:rPr>
          <w:b/>
          <w:i/>
          <w:sz w:val="22"/>
          <w:szCs w:val="22"/>
        </w:rPr>
        <w:t xml:space="preserve"> </w:t>
      </w:r>
      <w:r w:rsidRPr="00154DAF">
        <w:rPr>
          <w:i/>
          <w:sz w:val="22"/>
          <w:szCs w:val="22"/>
        </w:rPr>
        <w:t>Donor images provide data to be placed in a source image.</w:t>
      </w:r>
      <w:r w:rsidR="00766141" w:rsidRPr="00154DAF">
        <w:rPr>
          <w:i/>
          <w:sz w:val="22"/>
          <w:szCs w:val="22"/>
        </w:rPr>
        <w:t xml:space="preserve"> Currently there is only one operation that expects a Donor image: Paste/Splice.</w:t>
      </w:r>
    </w:p>
    <w:p w14:paraId="3838047D" w14:textId="77777777" w:rsidR="009E2C07" w:rsidRPr="00154DAF" w:rsidRDefault="00E20C6A" w:rsidP="00154DAF">
      <w:pPr>
        <w:spacing w:after="240"/>
        <w:jc w:val="both"/>
        <w:rPr>
          <w:i/>
          <w:sz w:val="22"/>
          <w:szCs w:val="22"/>
        </w:rPr>
      </w:pPr>
      <w:r w:rsidRPr="00154DAF">
        <w:rPr>
          <w:b/>
          <w:i/>
          <w:sz w:val="22"/>
          <w:szCs w:val="22"/>
        </w:rPr>
        <w:t>A Note about Image Names:</w:t>
      </w:r>
      <w:r w:rsidR="00154DAF" w:rsidRPr="00154DAF">
        <w:rPr>
          <w:b/>
          <w:i/>
          <w:sz w:val="22"/>
          <w:szCs w:val="22"/>
        </w:rPr>
        <w:t xml:space="preserve"> </w:t>
      </w:r>
      <w:r w:rsidRPr="00154DAF">
        <w:rPr>
          <w:i/>
          <w:sz w:val="22"/>
          <w:szCs w:val="22"/>
        </w:rPr>
        <w:t xml:space="preserve">The manipulator is responsible for using image names as they coincide with image databases.  The tool, when copying an image into project, does </w:t>
      </w:r>
      <w:r w:rsidR="008F04C9" w:rsidRPr="00154DAF">
        <w:rPr>
          <w:i/>
          <w:sz w:val="22"/>
          <w:szCs w:val="22"/>
        </w:rPr>
        <w:t xml:space="preserve">not </w:t>
      </w:r>
      <w:r w:rsidRPr="00154DAF">
        <w:rPr>
          <w:i/>
          <w:sz w:val="22"/>
          <w:szCs w:val="22"/>
        </w:rPr>
        <w:t xml:space="preserve">change the image base name. It may add a postfix to the name into </w:t>
      </w:r>
      <w:r w:rsidR="008F04C9" w:rsidRPr="00154DAF">
        <w:rPr>
          <w:i/>
          <w:sz w:val="22"/>
          <w:szCs w:val="22"/>
        </w:rPr>
        <w:t xml:space="preserve">ensure </w:t>
      </w:r>
      <w:r w:rsidRPr="00154DAF">
        <w:rPr>
          <w:i/>
          <w:sz w:val="22"/>
          <w:szCs w:val="22"/>
        </w:rPr>
        <w:t>uniqueness in the project.</w:t>
      </w:r>
      <w:bookmarkStart w:id="577" w:name="_Toc50876249"/>
      <w:bookmarkStart w:id="578" w:name="_Toc51126450"/>
      <w:bookmarkStart w:id="579" w:name="_Toc51126669"/>
      <w:bookmarkStart w:id="580" w:name="_Toc51387376"/>
      <w:bookmarkStart w:id="581" w:name="_Toc51720456"/>
      <w:bookmarkStart w:id="582" w:name="_Toc53278026"/>
      <w:bookmarkStart w:id="583" w:name="_Toc53278220"/>
      <w:bookmarkStart w:id="584" w:name="_Toc53278575"/>
      <w:bookmarkStart w:id="585" w:name="_Toc53278975"/>
      <w:bookmarkStart w:id="586" w:name="_Toc53285162"/>
      <w:bookmarkStart w:id="587" w:name="_Toc53388095"/>
      <w:bookmarkStart w:id="588" w:name="_Toc53463709"/>
      <w:bookmarkStart w:id="589" w:name="_Toc53463822"/>
      <w:bookmarkStart w:id="590" w:name="_Toc50876254"/>
      <w:bookmarkStart w:id="591" w:name="_Toc51126455"/>
      <w:bookmarkStart w:id="592" w:name="_Toc51126674"/>
      <w:bookmarkStart w:id="593" w:name="_Toc51387381"/>
      <w:bookmarkStart w:id="594" w:name="_Toc51720461"/>
      <w:bookmarkStart w:id="595" w:name="_Toc53278031"/>
      <w:bookmarkStart w:id="596" w:name="_Toc53278225"/>
      <w:bookmarkStart w:id="597" w:name="_Toc53278580"/>
      <w:bookmarkStart w:id="598" w:name="_Toc53278980"/>
      <w:bookmarkStart w:id="599" w:name="_Toc53285167"/>
      <w:bookmarkStart w:id="600" w:name="_Toc53388100"/>
      <w:bookmarkStart w:id="601" w:name="_Toc53463714"/>
      <w:bookmarkStart w:id="602" w:name="_Toc53463827"/>
      <w:bookmarkStart w:id="603" w:name="_Toc50876255"/>
      <w:bookmarkStart w:id="604" w:name="_Toc51126456"/>
      <w:bookmarkStart w:id="605" w:name="_Toc51126675"/>
      <w:bookmarkStart w:id="606" w:name="_Toc51387382"/>
      <w:bookmarkStart w:id="607" w:name="_Toc51720462"/>
      <w:bookmarkStart w:id="608" w:name="_Toc53278032"/>
      <w:bookmarkStart w:id="609" w:name="_Toc53278226"/>
      <w:bookmarkStart w:id="610" w:name="_Toc53278581"/>
      <w:bookmarkStart w:id="611" w:name="_Toc53278981"/>
      <w:bookmarkStart w:id="612" w:name="_Toc53285168"/>
      <w:bookmarkStart w:id="613" w:name="_Toc53388101"/>
      <w:bookmarkStart w:id="614" w:name="_Toc53463715"/>
      <w:bookmarkStart w:id="615" w:name="_Toc53463828"/>
      <w:bookmarkStart w:id="616" w:name="_Toc50876256"/>
      <w:bookmarkStart w:id="617" w:name="_Toc51126457"/>
      <w:bookmarkStart w:id="618" w:name="_Toc51126676"/>
      <w:bookmarkStart w:id="619" w:name="_Toc51387383"/>
      <w:bookmarkStart w:id="620" w:name="_Toc51720463"/>
      <w:bookmarkStart w:id="621" w:name="_Toc53278033"/>
      <w:bookmarkStart w:id="622" w:name="_Toc53278227"/>
      <w:bookmarkStart w:id="623" w:name="_Toc53278582"/>
      <w:bookmarkStart w:id="624" w:name="_Toc53278982"/>
      <w:bookmarkStart w:id="625" w:name="_Toc53285169"/>
      <w:bookmarkStart w:id="626" w:name="_Toc53388102"/>
      <w:bookmarkStart w:id="627" w:name="_Toc53463716"/>
      <w:bookmarkStart w:id="628" w:name="_Toc53463829"/>
      <w:bookmarkStart w:id="629" w:name="_Toc50876260"/>
      <w:bookmarkStart w:id="630" w:name="_Toc51126461"/>
      <w:bookmarkStart w:id="631" w:name="_Toc51126680"/>
      <w:bookmarkStart w:id="632" w:name="_Toc51387387"/>
      <w:bookmarkStart w:id="633" w:name="_Toc51720467"/>
      <w:bookmarkStart w:id="634" w:name="_Toc53278037"/>
      <w:bookmarkStart w:id="635" w:name="_Toc53278231"/>
      <w:bookmarkStart w:id="636" w:name="_Toc53278586"/>
      <w:bookmarkStart w:id="637" w:name="_Toc53278986"/>
      <w:bookmarkStart w:id="638" w:name="_Toc53285173"/>
      <w:bookmarkStart w:id="639" w:name="_Toc53388106"/>
      <w:bookmarkStart w:id="640" w:name="_Toc53463720"/>
      <w:bookmarkStart w:id="641" w:name="_Toc53463833"/>
      <w:bookmarkStart w:id="642" w:name="_Toc50876264"/>
      <w:bookmarkStart w:id="643" w:name="_Toc51126465"/>
      <w:bookmarkStart w:id="644" w:name="_Toc51126684"/>
      <w:bookmarkStart w:id="645" w:name="_Toc51387391"/>
      <w:bookmarkStart w:id="646" w:name="_Toc51720471"/>
      <w:bookmarkStart w:id="647" w:name="_Toc53278041"/>
      <w:bookmarkStart w:id="648" w:name="_Toc53278235"/>
      <w:bookmarkStart w:id="649" w:name="_Toc53278590"/>
      <w:bookmarkStart w:id="650" w:name="_Toc53278990"/>
      <w:bookmarkStart w:id="651" w:name="_Toc53285177"/>
      <w:bookmarkStart w:id="652" w:name="_Toc53388110"/>
      <w:bookmarkStart w:id="653" w:name="_Toc53463724"/>
      <w:bookmarkStart w:id="654" w:name="_Toc53463837"/>
      <w:bookmarkStart w:id="655" w:name="_Toc50876265"/>
      <w:bookmarkStart w:id="656" w:name="_Toc51126466"/>
      <w:bookmarkStart w:id="657" w:name="_Toc51126685"/>
      <w:bookmarkStart w:id="658" w:name="_Toc51387392"/>
      <w:bookmarkStart w:id="659" w:name="_Toc51720472"/>
      <w:bookmarkStart w:id="660" w:name="_Toc53278042"/>
      <w:bookmarkStart w:id="661" w:name="_Toc53278236"/>
      <w:bookmarkStart w:id="662" w:name="_Toc53278591"/>
      <w:bookmarkStart w:id="663" w:name="_Toc53278991"/>
      <w:bookmarkStart w:id="664" w:name="_Toc53285178"/>
      <w:bookmarkStart w:id="665" w:name="_Toc53388111"/>
      <w:bookmarkStart w:id="666" w:name="_Toc53463725"/>
      <w:bookmarkStart w:id="667" w:name="_Toc53463838"/>
      <w:bookmarkStart w:id="668" w:name="_Toc50876266"/>
      <w:bookmarkStart w:id="669" w:name="_Toc51126467"/>
      <w:bookmarkStart w:id="670" w:name="_Toc51126686"/>
      <w:bookmarkStart w:id="671" w:name="_Toc51387393"/>
      <w:bookmarkStart w:id="672" w:name="_Toc51720473"/>
      <w:bookmarkStart w:id="673" w:name="_Toc53278043"/>
      <w:bookmarkStart w:id="674" w:name="_Toc53278237"/>
      <w:bookmarkStart w:id="675" w:name="_Toc53278592"/>
      <w:bookmarkStart w:id="676" w:name="_Toc53278992"/>
      <w:bookmarkStart w:id="677" w:name="_Toc53285179"/>
      <w:bookmarkStart w:id="678" w:name="_Toc53388112"/>
      <w:bookmarkStart w:id="679" w:name="_Toc53463726"/>
      <w:bookmarkStart w:id="680" w:name="_Toc53463839"/>
      <w:bookmarkStart w:id="681" w:name="_Toc50876273"/>
      <w:bookmarkStart w:id="682" w:name="_Toc51126474"/>
      <w:bookmarkStart w:id="683" w:name="_Toc51126693"/>
      <w:bookmarkStart w:id="684" w:name="_Toc51387400"/>
      <w:bookmarkStart w:id="685" w:name="_Toc51720480"/>
      <w:bookmarkStart w:id="686" w:name="_Toc53278050"/>
      <w:bookmarkStart w:id="687" w:name="_Toc53278244"/>
      <w:bookmarkStart w:id="688" w:name="_Toc53278599"/>
      <w:bookmarkStart w:id="689" w:name="_Toc53278999"/>
      <w:bookmarkStart w:id="690" w:name="_Toc53285186"/>
      <w:bookmarkStart w:id="691" w:name="_Toc53388119"/>
      <w:bookmarkStart w:id="692" w:name="_Toc53463733"/>
      <w:bookmarkStart w:id="693" w:name="_Toc53463846"/>
      <w:bookmarkStart w:id="694" w:name="_Toc50876277"/>
      <w:bookmarkStart w:id="695" w:name="_Toc51126478"/>
      <w:bookmarkStart w:id="696" w:name="_Toc51126697"/>
      <w:bookmarkStart w:id="697" w:name="_Toc51387404"/>
      <w:bookmarkStart w:id="698" w:name="_Toc51720484"/>
      <w:bookmarkStart w:id="699" w:name="_Toc53278054"/>
      <w:bookmarkStart w:id="700" w:name="_Toc53278248"/>
      <w:bookmarkStart w:id="701" w:name="_Toc53278603"/>
      <w:bookmarkStart w:id="702" w:name="_Toc53279003"/>
      <w:bookmarkStart w:id="703" w:name="_Toc53285190"/>
      <w:bookmarkStart w:id="704" w:name="_Toc53388123"/>
      <w:bookmarkStart w:id="705" w:name="_Toc53463737"/>
      <w:bookmarkStart w:id="706" w:name="_Toc53463850"/>
      <w:bookmarkStart w:id="707" w:name="_Toc50876278"/>
      <w:bookmarkStart w:id="708" w:name="_Toc51126479"/>
      <w:bookmarkStart w:id="709" w:name="_Toc51126698"/>
      <w:bookmarkStart w:id="710" w:name="_Toc51387405"/>
      <w:bookmarkStart w:id="711" w:name="_Toc51720485"/>
      <w:bookmarkStart w:id="712" w:name="_Toc53278055"/>
      <w:bookmarkStart w:id="713" w:name="_Toc53278249"/>
      <w:bookmarkStart w:id="714" w:name="_Toc53278604"/>
      <w:bookmarkStart w:id="715" w:name="_Toc53279004"/>
      <w:bookmarkStart w:id="716" w:name="_Toc53285191"/>
      <w:bookmarkStart w:id="717" w:name="_Toc53388124"/>
      <w:bookmarkStart w:id="718" w:name="_Toc53463738"/>
      <w:bookmarkStart w:id="719" w:name="_Toc53463851"/>
      <w:bookmarkStart w:id="720" w:name="_Toc50876279"/>
      <w:bookmarkStart w:id="721" w:name="_Toc51126480"/>
      <w:bookmarkStart w:id="722" w:name="_Toc51126699"/>
      <w:bookmarkStart w:id="723" w:name="_Toc51387406"/>
      <w:bookmarkStart w:id="724" w:name="_Toc51720486"/>
      <w:bookmarkStart w:id="725" w:name="_Toc53278056"/>
      <w:bookmarkStart w:id="726" w:name="_Toc53278250"/>
      <w:bookmarkStart w:id="727" w:name="_Toc53278605"/>
      <w:bookmarkStart w:id="728" w:name="_Toc53279005"/>
      <w:bookmarkStart w:id="729" w:name="_Toc53285192"/>
      <w:bookmarkStart w:id="730" w:name="_Toc53388125"/>
      <w:bookmarkStart w:id="731" w:name="_Toc53463739"/>
      <w:bookmarkStart w:id="732" w:name="_Toc53463852"/>
      <w:bookmarkStart w:id="733" w:name="_Toc50876280"/>
      <w:bookmarkStart w:id="734" w:name="_Toc51126481"/>
      <w:bookmarkStart w:id="735" w:name="_Toc51126700"/>
      <w:bookmarkStart w:id="736" w:name="_Toc51387407"/>
      <w:bookmarkStart w:id="737" w:name="_Toc51720487"/>
      <w:bookmarkStart w:id="738" w:name="_Toc53278057"/>
      <w:bookmarkStart w:id="739" w:name="_Toc53278251"/>
      <w:bookmarkStart w:id="740" w:name="_Toc53278606"/>
      <w:bookmarkStart w:id="741" w:name="_Toc53279006"/>
      <w:bookmarkStart w:id="742" w:name="_Toc53285193"/>
      <w:bookmarkStart w:id="743" w:name="_Toc53388126"/>
      <w:bookmarkStart w:id="744" w:name="_Toc53463740"/>
      <w:bookmarkStart w:id="745" w:name="_Toc53463853"/>
      <w:bookmarkStart w:id="746" w:name="_Toc50876281"/>
      <w:bookmarkStart w:id="747" w:name="_Toc51126482"/>
      <w:bookmarkStart w:id="748" w:name="_Toc51126701"/>
      <w:bookmarkStart w:id="749" w:name="_Toc51387408"/>
      <w:bookmarkStart w:id="750" w:name="_Toc51720488"/>
      <w:bookmarkStart w:id="751" w:name="_Toc53278058"/>
      <w:bookmarkStart w:id="752" w:name="_Toc53278252"/>
      <w:bookmarkStart w:id="753" w:name="_Toc53278607"/>
      <w:bookmarkStart w:id="754" w:name="_Toc53279007"/>
      <w:bookmarkStart w:id="755" w:name="_Toc53285194"/>
      <w:bookmarkStart w:id="756" w:name="_Toc53388127"/>
      <w:bookmarkStart w:id="757" w:name="_Toc53463741"/>
      <w:bookmarkStart w:id="758" w:name="_Toc53463854"/>
      <w:bookmarkStart w:id="759" w:name="_Toc50876285"/>
      <w:bookmarkStart w:id="760" w:name="_Toc51126486"/>
      <w:bookmarkStart w:id="761" w:name="_Toc51126705"/>
      <w:bookmarkStart w:id="762" w:name="_Toc51387412"/>
      <w:bookmarkStart w:id="763" w:name="_Toc51720492"/>
      <w:bookmarkStart w:id="764" w:name="_Toc53278062"/>
      <w:bookmarkStart w:id="765" w:name="_Toc53278256"/>
      <w:bookmarkStart w:id="766" w:name="_Toc53278611"/>
      <w:bookmarkStart w:id="767" w:name="_Toc53279011"/>
      <w:bookmarkStart w:id="768" w:name="_Toc53285198"/>
      <w:bookmarkStart w:id="769" w:name="_Toc53388131"/>
      <w:bookmarkStart w:id="770" w:name="_Toc53463745"/>
      <w:bookmarkStart w:id="771" w:name="_Toc53463858"/>
      <w:bookmarkStart w:id="772" w:name="_Toc50876286"/>
      <w:bookmarkStart w:id="773" w:name="_Toc51126487"/>
      <w:bookmarkStart w:id="774" w:name="_Toc51126706"/>
      <w:bookmarkStart w:id="775" w:name="_Toc51387413"/>
      <w:bookmarkStart w:id="776" w:name="_Toc51720493"/>
      <w:bookmarkStart w:id="777" w:name="_Toc53278063"/>
      <w:bookmarkStart w:id="778" w:name="_Toc53278257"/>
      <w:bookmarkStart w:id="779" w:name="_Toc53278612"/>
      <w:bookmarkStart w:id="780" w:name="_Toc53279012"/>
      <w:bookmarkStart w:id="781" w:name="_Toc53285199"/>
      <w:bookmarkStart w:id="782" w:name="_Toc53388132"/>
      <w:bookmarkStart w:id="783" w:name="_Toc53463746"/>
      <w:bookmarkStart w:id="784" w:name="_Toc53463859"/>
      <w:bookmarkStart w:id="785" w:name="_Toc50876290"/>
      <w:bookmarkStart w:id="786" w:name="_Toc51126491"/>
      <w:bookmarkStart w:id="787" w:name="_Toc51126710"/>
      <w:bookmarkStart w:id="788" w:name="_Toc51387417"/>
      <w:bookmarkStart w:id="789" w:name="_Toc51720497"/>
      <w:bookmarkStart w:id="790" w:name="_Toc53278067"/>
      <w:bookmarkStart w:id="791" w:name="_Toc53278261"/>
      <w:bookmarkStart w:id="792" w:name="_Toc53278616"/>
      <w:bookmarkStart w:id="793" w:name="_Toc53279016"/>
      <w:bookmarkStart w:id="794" w:name="_Toc53285203"/>
      <w:bookmarkStart w:id="795" w:name="_Toc53388136"/>
      <w:bookmarkStart w:id="796" w:name="_Toc53463750"/>
      <w:bookmarkStart w:id="797" w:name="_Toc53463863"/>
      <w:bookmarkStart w:id="798" w:name="_Toc50876291"/>
      <w:bookmarkStart w:id="799" w:name="_Toc51126492"/>
      <w:bookmarkStart w:id="800" w:name="_Toc51126711"/>
      <w:bookmarkStart w:id="801" w:name="_Toc51387418"/>
      <w:bookmarkStart w:id="802" w:name="_Toc51720498"/>
      <w:bookmarkStart w:id="803" w:name="_Toc53278068"/>
      <w:bookmarkStart w:id="804" w:name="_Toc53278262"/>
      <w:bookmarkStart w:id="805" w:name="_Toc53278617"/>
      <w:bookmarkStart w:id="806" w:name="_Toc53279017"/>
      <w:bookmarkStart w:id="807" w:name="_Toc53285204"/>
      <w:bookmarkStart w:id="808" w:name="_Toc53388137"/>
      <w:bookmarkStart w:id="809" w:name="_Toc53463751"/>
      <w:bookmarkStart w:id="810" w:name="_Toc53463864"/>
      <w:bookmarkStart w:id="811" w:name="_Toc50876292"/>
      <w:bookmarkStart w:id="812" w:name="_Toc51126493"/>
      <w:bookmarkStart w:id="813" w:name="_Toc51126712"/>
      <w:bookmarkStart w:id="814" w:name="_Toc51387419"/>
      <w:bookmarkStart w:id="815" w:name="_Toc51720499"/>
      <w:bookmarkStart w:id="816" w:name="_Toc53278069"/>
      <w:bookmarkStart w:id="817" w:name="_Toc53278263"/>
      <w:bookmarkStart w:id="818" w:name="_Toc53278618"/>
      <w:bookmarkStart w:id="819" w:name="_Toc53279018"/>
      <w:bookmarkStart w:id="820" w:name="_Toc53285205"/>
      <w:bookmarkStart w:id="821" w:name="_Toc53388138"/>
      <w:bookmarkStart w:id="822" w:name="_Toc53463752"/>
      <w:bookmarkStart w:id="823" w:name="_Toc53463865"/>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p>
    <w:sectPr w:rsidR="009E2C07" w:rsidRPr="00154DAF" w:rsidSect="002657D4">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492622" w14:textId="77777777" w:rsidR="00913E1C" w:rsidRDefault="00913E1C">
      <w:r>
        <w:separator/>
      </w:r>
    </w:p>
  </w:endnote>
  <w:endnote w:type="continuationSeparator" w:id="0">
    <w:p w14:paraId="179A6E22" w14:textId="77777777" w:rsidR="00913E1C" w:rsidRDefault="00913E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Apple Symbols">
    <w:panose1 w:val="02000000000000000000"/>
    <w:charset w:val="00"/>
    <w:family w:val="auto"/>
    <w:pitch w:val="variable"/>
    <w:sig w:usb0="800000A3" w:usb1="08007BEB" w:usb2="01840034" w:usb3="00000000" w:csb0="000001FB" w:csb1="00000000"/>
  </w:font>
  <w:font w:name="Menlo Regular">
    <w:panose1 w:val="020B0609030804020204"/>
    <w:charset w:val="00"/>
    <w:family w:val="auto"/>
    <w:pitch w:val="variable"/>
    <w:sig w:usb0="E60022FF" w:usb1="D200F9FB" w:usb2="02000028" w:usb3="00000000" w:csb0="000001D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EB3837D" w14:textId="77777777" w:rsidR="00913E1C" w:rsidRDefault="00913E1C"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81DB6" w14:textId="77777777" w:rsidR="00913E1C" w:rsidRDefault="00913E1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0E4C56" w14:textId="77777777" w:rsidR="00913E1C" w:rsidRPr="00E407F7" w:rsidRDefault="00913E1C"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14FCDB8" w14:textId="77777777" w:rsidR="00913E1C" w:rsidRPr="00AA3D31" w:rsidRDefault="00913E1C"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264E83">
      <w:rPr>
        <w:rStyle w:val="PageNumber"/>
        <w:noProof/>
      </w:rPr>
      <w:t>23</w:t>
    </w:r>
    <w:r>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16D0EF2" w14:textId="77777777" w:rsidR="00913E1C" w:rsidRDefault="00913E1C" w:rsidP="003A26FC">
    <w:pPr>
      <w:pStyle w:val="Footer"/>
      <w:pBdr>
        <w:top w:val="single" w:sz="4" w:space="1" w:color="auto"/>
      </w:pBdr>
      <w:jc w:val="both"/>
    </w:pPr>
    <w:r>
      <w:t xml:space="preserve">Doc. ID: 111346-SUM-01                                                                                                                                               </w:t>
    </w:r>
    <w:r>
      <w:rPr>
        <w:rStyle w:val="PageNumber"/>
      </w:rPr>
      <w:fldChar w:fldCharType="begin"/>
    </w:r>
    <w:r>
      <w:rPr>
        <w:rStyle w:val="PageNumber"/>
      </w:rPr>
      <w:instrText xml:space="preserve"> PAGE </w:instrText>
    </w:r>
    <w:r>
      <w:rPr>
        <w:rStyle w:val="PageNumber"/>
      </w:rPr>
      <w:fldChar w:fldCharType="separate"/>
    </w:r>
    <w:r w:rsidR="00264E83">
      <w:rPr>
        <w:rStyle w:val="PageNumber"/>
        <w:noProof/>
      </w:rPr>
      <w:t>i</w:t>
    </w:r>
    <w:r>
      <w:rPr>
        <w:rStyle w:val="PageNumber"/>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B548A5" w14:textId="77777777" w:rsidR="00913E1C" w:rsidRPr="00AA3D31" w:rsidRDefault="00913E1C" w:rsidP="00AA3D31">
    <w:pPr>
      <w:pStyle w:val="Footer"/>
      <w:pBdr>
        <w:top w:val="single" w:sz="4" w:space="1" w:color="auto"/>
      </w:pBdr>
      <w:jc w:val="both"/>
    </w:pPr>
    <w:r>
      <w:t xml:space="preserve">                                                                                                                                                                                         </w:t>
    </w:r>
    <w:r>
      <w:rPr>
        <w:rStyle w:val="PageNumber"/>
      </w:rPr>
      <w:fldChar w:fldCharType="begin"/>
    </w:r>
    <w:r>
      <w:rPr>
        <w:rStyle w:val="PageNumber"/>
      </w:rPr>
      <w:instrText xml:space="preserve"> PAGE </w:instrText>
    </w:r>
    <w:r>
      <w:rPr>
        <w:rStyle w:val="PageNumber"/>
      </w:rPr>
      <w:fldChar w:fldCharType="separate"/>
    </w:r>
    <w:r w:rsidR="00264E83">
      <w:rPr>
        <w:rStyle w:val="PageNumber"/>
        <w:noProof/>
      </w:rPr>
      <w:t>11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1FD260" w14:textId="77777777" w:rsidR="00913E1C" w:rsidRDefault="00913E1C">
      <w:r>
        <w:separator/>
      </w:r>
    </w:p>
  </w:footnote>
  <w:footnote w:type="continuationSeparator" w:id="0">
    <w:p w14:paraId="5C600A28" w14:textId="77777777" w:rsidR="00913E1C" w:rsidRDefault="00913E1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166FD42" w14:textId="77777777" w:rsidR="00913E1C" w:rsidRDefault="00913E1C">
    <w:pPr>
      <w:pStyle w:val="Header"/>
    </w:pPr>
    <w:r>
      <w:rPr>
        <w:noProof/>
      </w:rPr>
      <w:pict w14:anchorId="180F4C6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4" o:spid="_x0000_s2058"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7C675BC" w14:textId="77777777" w:rsidR="00913E1C" w:rsidRDefault="00913E1C" w:rsidP="00AA3D31">
    <w:pPr>
      <w:pStyle w:val="Header"/>
    </w:pPr>
    <w:r>
      <w:rPr>
        <w:noProof/>
      </w:rPr>
      <w:pict w14:anchorId="1DF3540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5" o:spid="_x0000_s2059" type="#_x0000_t136" style="position:absolute;margin-left:0;margin-top:0;width:471.3pt;height:188.5pt;rotation:315;z-index:-25165312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Contract No: FA8750-16-C-0168                                                                                            </w:t>
    </w:r>
    <w:proofErr w:type="spellStart"/>
    <w:r>
      <w:t>MediFor</w:t>
    </w:r>
    <w:proofErr w:type="spellEnd"/>
    <w:r>
      <w:t xml:space="preserve"> Journaling Tool          </w:t>
    </w:r>
  </w:p>
  <w:p w14:paraId="439F9778" w14:textId="77777777" w:rsidR="00913E1C" w:rsidRDefault="00913E1C" w:rsidP="00AA3D31">
    <w:pPr>
      <w:pStyle w:val="Header"/>
      <w:pBdr>
        <w:bottom w:val="single" w:sz="4" w:space="1" w:color="auto"/>
      </w:pBdr>
    </w:pPr>
    <w:r>
      <w:t xml:space="preserve">                                                                                                                                                                      20 July 2016</w:t>
    </w:r>
  </w:p>
  <w:p w14:paraId="5C82BF31" w14:textId="77777777" w:rsidR="00913E1C" w:rsidRPr="00C8740A" w:rsidRDefault="00913E1C" w:rsidP="00C8740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6AB105F" w14:textId="77777777" w:rsidR="00913E1C" w:rsidRDefault="00913E1C">
    <w:pPr>
      <w:pStyle w:val="Header"/>
    </w:pPr>
    <w:r>
      <w:rPr>
        <w:noProof/>
      </w:rPr>
      <w:pict w14:anchorId="1AEA678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3" o:spid="_x0000_s2057"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84AB8F6" w14:textId="77777777" w:rsidR="00913E1C" w:rsidRDefault="00913E1C">
    <w:pPr>
      <w:pStyle w:val="Header"/>
    </w:pPr>
    <w:r>
      <w:rPr>
        <w:noProof/>
      </w:rPr>
      <w:pict w14:anchorId="2D91A21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7" o:spid="_x0000_s2061" type="#_x0000_t136" style="position:absolute;margin-left:0;margin-top:0;width:471.3pt;height:188.5pt;rotation:315;z-index:-251649024;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70679EB" w14:textId="77777777" w:rsidR="00913E1C" w:rsidRDefault="00913E1C">
    <w:pPr>
      <w:pStyle w:val="Header"/>
    </w:pPr>
    <w:r>
      <w:rPr>
        <w:noProof/>
      </w:rPr>
      <w:pict w14:anchorId="4704519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8" o:spid="_x0000_s2062" type="#_x0000_t136" style="position:absolute;margin-left:0;margin-top:0;width:471.3pt;height:188.5pt;rotation:315;z-index:-25164697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E18B9A9" w14:textId="77777777" w:rsidR="00913E1C" w:rsidRDefault="00913E1C" w:rsidP="006B41F4">
    <w:pPr>
      <w:pStyle w:val="Header"/>
    </w:pPr>
    <w:r>
      <w:rPr>
        <w:noProof/>
      </w:rPr>
      <w:pict w14:anchorId="0BBA72F6">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6" o:spid="_x0000_s2060" type="#_x0000_t136" style="position:absolute;margin-left:0;margin-top:0;width:471.3pt;height:188.5pt;rotation:315;z-index:-25165107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    </w:t>
    </w:r>
  </w:p>
  <w:p w14:paraId="55975C17" w14:textId="77777777" w:rsidR="00913E1C" w:rsidRDefault="00913E1C" w:rsidP="00E407F7">
    <w:pPr>
      <w:pStyle w:val="Header"/>
      <w:pBdr>
        <w:bottom w:val="single" w:sz="4" w:space="1" w:color="auto"/>
      </w:pBdr>
    </w:pPr>
    <w:r>
      <w:t xml:space="preserve">                                                                                                                                                                 22 August 2016</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F6CA993" w14:textId="77777777" w:rsidR="00913E1C" w:rsidRDefault="00913E1C">
    <w:pPr>
      <w:pStyle w:val="Header"/>
    </w:pPr>
    <w:r>
      <w:rPr>
        <w:noProof/>
      </w:rPr>
      <w:pict w14:anchorId="0AD8F2D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0" o:spid="_x0000_s2064" type="#_x0000_t136" style="position:absolute;margin-left:0;margin-top:0;width:471.3pt;height:188.5pt;rotation:315;z-index:-25164288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828717" w14:textId="77777777" w:rsidR="00913E1C" w:rsidRDefault="00913E1C" w:rsidP="00AA3D31">
    <w:pPr>
      <w:pStyle w:val="Header"/>
    </w:pPr>
    <w:r>
      <w:rPr>
        <w:noProof/>
      </w:rPr>
      <w:pict w14:anchorId="3FE86FF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1" o:spid="_x0000_s2065" type="#_x0000_t136" style="position:absolute;margin-left:0;margin-top:0;width:471.3pt;height:188.5pt;rotation:315;z-index:-25164083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 </w:t>
    </w:r>
  </w:p>
  <w:p w14:paraId="3A8566EE" w14:textId="77777777" w:rsidR="00913E1C" w:rsidRDefault="00913E1C" w:rsidP="00AA3D31">
    <w:pPr>
      <w:pStyle w:val="Header"/>
      <w:pBdr>
        <w:bottom w:val="single" w:sz="4" w:space="1" w:color="auto"/>
      </w:pBdr>
    </w:pPr>
    <w:r>
      <w:t xml:space="preserve">                                                                                                                                                                 22 August 2016</w:t>
    </w:r>
  </w:p>
  <w:p w14:paraId="2ACA8FAE" w14:textId="77777777" w:rsidR="00913E1C" w:rsidRPr="00C8740A" w:rsidRDefault="00913E1C" w:rsidP="00C8740A">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1B6CA29" w14:textId="77777777" w:rsidR="00913E1C" w:rsidRDefault="00913E1C">
    <w:pPr>
      <w:pStyle w:val="Header"/>
    </w:pPr>
    <w:r>
      <w:rPr>
        <w:noProof/>
      </w:rPr>
      <w:pict w14:anchorId="531CB62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9" o:spid="_x0000_s2063" type="#_x0000_t136" style="position:absolute;margin-left:0;margin-top:0;width:471.3pt;height:188.5pt;rotation:315;z-index:-25164492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2004894"/>
    <w:lvl w:ilvl="0">
      <w:start w:val="1"/>
      <w:numFmt w:val="decimal"/>
      <w:lvlText w:val="%1."/>
      <w:lvlJc w:val="left"/>
      <w:pPr>
        <w:tabs>
          <w:tab w:val="num" w:pos="1800"/>
        </w:tabs>
        <w:ind w:left="1800" w:hanging="360"/>
      </w:pPr>
    </w:lvl>
  </w:abstractNum>
  <w:abstractNum w:abstractNumId="1">
    <w:nsid w:val="FFFFFF7D"/>
    <w:multiLevelType w:val="singleLevel"/>
    <w:tmpl w:val="E00472C4"/>
    <w:lvl w:ilvl="0">
      <w:start w:val="1"/>
      <w:numFmt w:val="decimal"/>
      <w:lvlText w:val="%1."/>
      <w:lvlJc w:val="left"/>
      <w:pPr>
        <w:tabs>
          <w:tab w:val="num" w:pos="1440"/>
        </w:tabs>
        <w:ind w:left="1440" w:hanging="360"/>
      </w:pPr>
    </w:lvl>
  </w:abstractNum>
  <w:abstractNum w:abstractNumId="2">
    <w:nsid w:val="FFFFFF7E"/>
    <w:multiLevelType w:val="singleLevel"/>
    <w:tmpl w:val="12C0B1B0"/>
    <w:lvl w:ilvl="0">
      <w:start w:val="1"/>
      <w:numFmt w:val="decimal"/>
      <w:lvlText w:val="%1."/>
      <w:lvlJc w:val="left"/>
      <w:pPr>
        <w:tabs>
          <w:tab w:val="num" w:pos="1080"/>
        </w:tabs>
        <w:ind w:left="1080" w:hanging="360"/>
      </w:pPr>
    </w:lvl>
  </w:abstractNum>
  <w:abstractNum w:abstractNumId="3">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4">
    <w:nsid w:val="FFFFFF80"/>
    <w:multiLevelType w:val="singleLevel"/>
    <w:tmpl w:val="802A45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5C1E7D6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D2CCAB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1566363E"/>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9">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10">
    <w:nsid w:val="0048724B"/>
    <w:multiLevelType w:val="hybridMultilevel"/>
    <w:tmpl w:val="FB207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E76F67"/>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70F42BB"/>
    <w:multiLevelType w:val="hybridMultilevel"/>
    <w:tmpl w:val="6E564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774E84"/>
    <w:multiLevelType w:val="hybridMultilevel"/>
    <w:tmpl w:val="BF1AE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542224"/>
    <w:multiLevelType w:val="hybridMultilevel"/>
    <w:tmpl w:val="EA7C5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657E8C"/>
    <w:multiLevelType w:val="hybridMultilevel"/>
    <w:tmpl w:val="47A4E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532788"/>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551BB3"/>
    <w:multiLevelType w:val="hybridMultilevel"/>
    <w:tmpl w:val="9D28B310"/>
    <w:lvl w:ilvl="0" w:tplc="C798AE26">
      <w:start w:val="1"/>
      <w:numFmt w:val="decimal"/>
      <w:lvlText w:val="(%1)"/>
      <w:lvlJc w:val="left"/>
      <w:pPr>
        <w:ind w:left="720" w:hanging="360"/>
      </w:pPr>
      <w:rPr>
        <w:rFonts w:hint="default"/>
      </w:rPr>
    </w:lvl>
    <w:lvl w:ilvl="1" w:tplc="47F26CEE">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B2092A"/>
    <w:multiLevelType w:val="hybridMultilevel"/>
    <w:tmpl w:val="6B5886E4"/>
    <w:lvl w:ilvl="0" w:tplc="9AD429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962344"/>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032325A"/>
    <w:multiLevelType w:val="multilevel"/>
    <w:tmpl w:val="E35C061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2">
    <w:nsid w:val="640B4FE7"/>
    <w:multiLevelType w:val="hybridMultilevel"/>
    <w:tmpl w:val="1D60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24"/>
  </w:num>
  <w:num w:numId="2">
    <w:abstractNumId w:val="3"/>
  </w:num>
  <w:num w:numId="3">
    <w:abstractNumId w:val="9"/>
  </w:num>
  <w:num w:numId="4">
    <w:abstractNumId w:val="7"/>
  </w:num>
  <w:num w:numId="5">
    <w:abstractNumId w:val="8"/>
  </w:num>
  <w:num w:numId="6">
    <w:abstractNumId w:val="21"/>
  </w:num>
  <w:num w:numId="7">
    <w:abstractNumId w:val="6"/>
  </w:num>
  <w:num w:numId="8">
    <w:abstractNumId w:val="5"/>
  </w:num>
  <w:num w:numId="9">
    <w:abstractNumId w:val="4"/>
  </w:num>
  <w:num w:numId="10">
    <w:abstractNumId w:val="2"/>
  </w:num>
  <w:num w:numId="11">
    <w:abstractNumId w:val="1"/>
  </w:num>
  <w:num w:numId="12">
    <w:abstractNumId w:val="0"/>
  </w:num>
  <w:num w:numId="13">
    <w:abstractNumId w:val="23"/>
  </w:num>
  <w:num w:numId="14">
    <w:abstractNumId w:val="13"/>
  </w:num>
  <w:num w:numId="15">
    <w:abstractNumId w:val="11"/>
  </w:num>
  <w:num w:numId="16">
    <w:abstractNumId w:val="18"/>
  </w:num>
  <w:num w:numId="17">
    <w:abstractNumId w:val="22"/>
  </w:num>
  <w:num w:numId="18">
    <w:abstractNumId w:val="12"/>
  </w:num>
  <w:num w:numId="19">
    <w:abstractNumId w:val="16"/>
  </w:num>
  <w:num w:numId="20">
    <w:abstractNumId w:val="10"/>
  </w:num>
  <w:num w:numId="21">
    <w:abstractNumId w:val="15"/>
  </w:num>
  <w:num w:numId="22">
    <w:abstractNumId w:val="14"/>
  </w:num>
  <w:num w:numId="23">
    <w:abstractNumId w:val="19"/>
  </w:num>
  <w:num w:numId="24">
    <w:abstractNumId w:val="17"/>
  </w:num>
  <w:num w:numId="25">
    <w:abstractNumId w:val="2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isplayHorizontalDrawingGridEvery w:val="0"/>
  <w:displayVerticalDrawingGridEvery w:val="0"/>
  <w:doNotUseMarginsForDrawingGridOrigin/>
  <w:noPunctuationKerning/>
  <w:characterSpacingControl w:val="doNotCompress"/>
  <w:savePreviewPicture/>
  <w:hdrShapeDefaults>
    <o:shapedefaults v:ext="edit" spidmax="3074" style="mso-position-vertical-relative:line" fill="f" fillcolor="white" stroke="f">
      <v:fill color="white" on="f"/>
      <v:stroke on="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1F4"/>
    <w:rsid w:val="00013366"/>
    <w:rsid w:val="00013562"/>
    <w:rsid w:val="00020D55"/>
    <w:rsid w:val="000221A4"/>
    <w:rsid w:val="00022C4E"/>
    <w:rsid w:val="00030CF8"/>
    <w:rsid w:val="000434BC"/>
    <w:rsid w:val="00056F78"/>
    <w:rsid w:val="0005729F"/>
    <w:rsid w:val="000574D0"/>
    <w:rsid w:val="000600B7"/>
    <w:rsid w:val="0006515D"/>
    <w:rsid w:val="00066042"/>
    <w:rsid w:val="00067282"/>
    <w:rsid w:val="0007511A"/>
    <w:rsid w:val="00075E96"/>
    <w:rsid w:val="000768F6"/>
    <w:rsid w:val="00077D8B"/>
    <w:rsid w:val="0008229A"/>
    <w:rsid w:val="000852C4"/>
    <w:rsid w:val="00085B56"/>
    <w:rsid w:val="000873FC"/>
    <w:rsid w:val="00087F15"/>
    <w:rsid w:val="0009128C"/>
    <w:rsid w:val="00091F2F"/>
    <w:rsid w:val="000946E3"/>
    <w:rsid w:val="000A1277"/>
    <w:rsid w:val="000A511E"/>
    <w:rsid w:val="000A6FD4"/>
    <w:rsid w:val="000A7217"/>
    <w:rsid w:val="000B0E72"/>
    <w:rsid w:val="000B10A0"/>
    <w:rsid w:val="000B2F11"/>
    <w:rsid w:val="000B323A"/>
    <w:rsid w:val="000B3E7A"/>
    <w:rsid w:val="000B3ECA"/>
    <w:rsid w:val="000B5338"/>
    <w:rsid w:val="000B5A47"/>
    <w:rsid w:val="000B6A14"/>
    <w:rsid w:val="000C073F"/>
    <w:rsid w:val="000C3AAD"/>
    <w:rsid w:val="000D15DF"/>
    <w:rsid w:val="000D29B7"/>
    <w:rsid w:val="000D3AED"/>
    <w:rsid w:val="000D3D0A"/>
    <w:rsid w:val="000D5197"/>
    <w:rsid w:val="000D55A9"/>
    <w:rsid w:val="000D55FE"/>
    <w:rsid w:val="000E36B8"/>
    <w:rsid w:val="000E3A85"/>
    <w:rsid w:val="000E47C4"/>
    <w:rsid w:val="000F0ECB"/>
    <w:rsid w:val="000F1CAB"/>
    <w:rsid w:val="000F201E"/>
    <w:rsid w:val="000F2D12"/>
    <w:rsid w:val="000F4745"/>
    <w:rsid w:val="000F71E6"/>
    <w:rsid w:val="0010040E"/>
    <w:rsid w:val="00106448"/>
    <w:rsid w:val="00106861"/>
    <w:rsid w:val="00112490"/>
    <w:rsid w:val="00114C60"/>
    <w:rsid w:val="00124E1A"/>
    <w:rsid w:val="001266D0"/>
    <w:rsid w:val="001277A7"/>
    <w:rsid w:val="00127814"/>
    <w:rsid w:val="00127F5E"/>
    <w:rsid w:val="00134DF8"/>
    <w:rsid w:val="00134E07"/>
    <w:rsid w:val="0013762B"/>
    <w:rsid w:val="00142788"/>
    <w:rsid w:val="00143C33"/>
    <w:rsid w:val="00144EFA"/>
    <w:rsid w:val="00151BB9"/>
    <w:rsid w:val="00154DAF"/>
    <w:rsid w:val="0015581F"/>
    <w:rsid w:val="001562E6"/>
    <w:rsid w:val="001624FE"/>
    <w:rsid w:val="0016503C"/>
    <w:rsid w:val="0016723B"/>
    <w:rsid w:val="00174E2D"/>
    <w:rsid w:val="00175DC9"/>
    <w:rsid w:val="00176726"/>
    <w:rsid w:val="00177256"/>
    <w:rsid w:val="00181D96"/>
    <w:rsid w:val="00182A52"/>
    <w:rsid w:val="00190E50"/>
    <w:rsid w:val="00191874"/>
    <w:rsid w:val="001955B1"/>
    <w:rsid w:val="0019571D"/>
    <w:rsid w:val="001A045F"/>
    <w:rsid w:val="001A093D"/>
    <w:rsid w:val="001A4A1B"/>
    <w:rsid w:val="001A4BE2"/>
    <w:rsid w:val="001A76B2"/>
    <w:rsid w:val="001B2934"/>
    <w:rsid w:val="001B5548"/>
    <w:rsid w:val="001C0BDA"/>
    <w:rsid w:val="001C3467"/>
    <w:rsid w:val="001C3CC3"/>
    <w:rsid w:val="001D1C21"/>
    <w:rsid w:val="001D1D6E"/>
    <w:rsid w:val="001D1E90"/>
    <w:rsid w:val="001D25A8"/>
    <w:rsid w:val="001D44EF"/>
    <w:rsid w:val="001D53CA"/>
    <w:rsid w:val="001E1F2F"/>
    <w:rsid w:val="001E4D66"/>
    <w:rsid w:val="001F1335"/>
    <w:rsid w:val="001F18C0"/>
    <w:rsid w:val="001F228E"/>
    <w:rsid w:val="001F3CDC"/>
    <w:rsid w:val="001F4FCB"/>
    <w:rsid w:val="0020110B"/>
    <w:rsid w:val="00203FAA"/>
    <w:rsid w:val="00205397"/>
    <w:rsid w:val="00205B8F"/>
    <w:rsid w:val="0021070C"/>
    <w:rsid w:val="002119F3"/>
    <w:rsid w:val="00214B2D"/>
    <w:rsid w:val="00225CB8"/>
    <w:rsid w:val="00225D94"/>
    <w:rsid w:val="00226A90"/>
    <w:rsid w:val="00230353"/>
    <w:rsid w:val="00230B27"/>
    <w:rsid w:val="00235E74"/>
    <w:rsid w:val="00237DBC"/>
    <w:rsid w:val="00243416"/>
    <w:rsid w:val="00243A03"/>
    <w:rsid w:val="00245939"/>
    <w:rsid w:val="00251E03"/>
    <w:rsid w:val="00254774"/>
    <w:rsid w:val="00254AB0"/>
    <w:rsid w:val="00255872"/>
    <w:rsid w:val="00257F14"/>
    <w:rsid w:val="00264E83"/>
    <w:rsid w:val="002657D4"/>
    <w:rsid w:val="0026640E"/>
    <w:rsid w:val="00267056"/>
    <w:rsid w:val="00271282"/>
    <w:rsid w:val="00273E2D"/>
    <w:rsid w:val="00274563"/>
    <w:rsid w:val="00275A85"/>
    <w:rsid w:val="00280A84"/>
    <w:rsid w:val="00282C90"/>
    <w:rsid w:val="00283ABD"/>
    <w:rsid w:val="00292261"/>
    <w:rsid w:val="00295223"/>
    <w:rsid w:val="00296059"/>
    <w:rsid w:val="00297EE8"/>
    <w:rsid w:val="002A145D"/>
    <w:rsid w:val="002A226A"/>
    <w:rsid w:val="002A2DF1"/>
    <w:rsid w:val="002A34E4"/>
    <w:rsid w:val="002A488D"/>
    <w:rsid w:val="002A6DDE"/>
    <w:rsid w:val="002B0051"/>
    <w:rsid w:val="002B1ADA"/>
    <w:rsid w:val="002B3BC7"/>
    <w:rsid w:val="002B48FD"/>
    <w:rsid w:val="002B4EE6"/>
    <w:rsid w:val="002C22C6"/>
    <w:rsid w:val="002C3EF0"/>
    <w:rsid w:val="002C6388"/>
    <w:rsid w:val="002C6928"/>
    <w:rsid w:val="002C7D2B"/>
    <w:rsid w:val="002D0085"/>
    <w:rsid w:val="002D32B4"/>
    <w:rsid w:val="002D453A"/>
    <w:rsid w:val="002D71DB"/>
    <w:rsid w:val="002E0100"/>
    <w:rsid w:val="002E3771"/>
    <w:rsid w:val="002E4E52"/>
    <w:rsid w:val="002E7BB4"/>
    <w:rsid w:val="002F2F63"/>
    <w:rsid w:val="00300E45"/>
    <w:rsid w:val="0030104C"/>
    <w:rsid w:val="00302AAA"/>
    <w:rsid w:val="003051B4"/>
    <w:rsid w:val="00306AB6"/>
    <w:rsid w:val="003105D0"/>
    <w:rsid w:val="0031377E"/>
    <w:rsid w:val="0031750A"/>
    <w:rsid w:val="00317719"/>
    <w:rsid w:val="00325826"/>
    <w:rsid w:val="003261C7"/>
    <w:rsid w:val="003273B3"/>
    <w:rsid w:val="003357BB"/>
    <w:rsid w:val="003364ED"/>
    <w:rsid w:val="003375E3"/>
    <w:rsid w:val="00340DB6"/>
    <w:rsid w:val="00342144"/>
    <w:rsid w:val="0034382E"/>
    <w:rsid w:val="003502E1"/>
    <w:rsid w:val="00350475"/>
    <w:rsid w:val="0035140A"/>
    <w:rsid w:val="003578BA"/>
    <w:rsid w:val="00361806"/>
    <w:rsid w:val="003625A8"/>
    <w:rsid w:val="00362A5E"/>
    <w:rsid w:val="00364B3F"/>
    <w:rsid w:val="00367675"/>
    <w:rsid w:val="0037015B"/>
    <w:rsid w:val="00376F79"/>
    <w:rsid w:val="00377FE0"/>
    <w:rsid w:val="00380AC7"/>
    <w:rsid w:val="00381672"/>
    <w:rsid w:val="003833B0"/>
    <w:rsid w:val="003836D5"/>
    <w:rsid w:val="00387DD8"/>
    <w:rsid w:val="003929F9"/>
    <w:rsid w:val="0039601A"/>
    <w:rsid w:val="00396761"/>
    <w:rsid w:val="0039700B"/>
    <w:rsid w:val="003A1B27"/>
    <w:rsid w:val="003A1F85"/>
    <w:rsid w:val="003A26FC"/>
    <w:rsid w:val="003A742F"/>
    <w:rsid w:val="003A74ED"/>
    <w:rsid w:val="003A7BB4"/>
    <w:rsid w:val="003B0F56"/>
    <w:rsid w:val="003B477C"/>
    <w:rsid w:val="003B61D3"/>
    <w:rsid w:val="003C2065"/>
    <w:rsid w:val="003C34F1"/>
    <w:rsid w:val="003C71F2"/>
    <w:rsid w:val="003D0299"/>
    <w:rsid w:val="003D036E"/>
    <w:rsid w:val="003D296C"/>
    <w:rsid w:val="003D3906"/>
    <w:rsid w:val="003E07FE"/>
    <w:rsid w:val="003E1976"/>
    <w:rsid w:val="003E6E79"/>
    <w:rsid w:val="003E7DFB"/>
    <w:rsid w:val="003F1FCF"/>
    <w:rsid w:val="003F7087"/>
    <w:rsid w:val="00400327"/>
    <w:rsid w:val="0040367A"/>
    <w:rsid w:val="0040470F"/>
    <w:rsid w:val="00406F2A"/>
    <w:rsid w:val="004137AD"/>
    <w:rsid w:val="00416469"/>
    <w:rsid w:val="00416A5D"/>
    <w:rsid w:val="00416E57"/>
    <w:rsid w:val="00421AEA"/>
    <w:rsid w:val="004235FC"/>
    <w:rsid w:val="004276CA"/>
    <w:rsid w:val="00432AE7"/>
    <w:rsid w:val="00432E47"/>
    <w:rsid w:val="00434B96"/>
    <w:rsid w:val="00434D10"/>
    <w:rsid w:val="00435266"/>
    <w:rsid w:val="004400B3"/>
    <w:rsid w:val="004427AF"/>
    <w:rsid w:val="004439AF"/>
    <w:rsid w:val="00452BB9"/>
    <w:rsid w:val="00453B11"/>
    <w:rsid w:val="0045478A"/>
    <w:rsid w:val="004569DF"/>
    <w:rsid w:val="00456CCF"/>
    <w:rsid w:val="0046034E"/>
    <w:rsid w:val="00460BE7"/>
    <w:rsid w:val="004618CA"/>
    <w:rsid w:val="0046549B"/>
    <w:rsid w:val="004671CA"/>
    <w:rsid w:val="00472F21"/>
    <w:rsid w:val="004743E7"/>
    <w:rsid w:val="00475BBC"/>
    <w:rsid w:val="00482277"/>
    <w:rsid w:val="0048340E"/>
    <w:rsid w:val="00484077"/>
    <w:rsid w:val="0048432D"/>
    <w:rsid w:val="00487500"/>
    <w:rsid w:val="0049007B"/>
    <w:rsid w:val="00492AF6"/>
    <w:rsid w:val="0049590B"/>
    <w:rsid w:val="004A112E"/>
    <w:rsid w:val="004A40E7"/>
    <w:rsid w:val="004A5F84"/>
    <w:rsid w:val="004A639B"/>
    <w:rsid w:val="004B0805"/>
    <w:rsid w:val="004B174E"/>
    <w:rsid w:val="004B20EB"/>
    <w:rsid w:val="004B26C2"/>
    <w:rsid w:val="004B3100"/>
    <w:rsid w:val="004B554F"/>
    <w:rsid w:val="004B671E"/>
    <w:rsid w:val="004B720B"/>
    <w:rsid w:val="004C2FC0"/>
    <w:rsid w:val="004D0AAB"/>
    <w:rsid w:val="004D1F20"/>
    <w:rsid w:val="004D34D2"/>
    <w:rsid w:val="004E0C5A"/>
    <w:rsid w:val="004E1DFF"/>
    <w:rsid w:val="004E231E"/>
    <w:rsid w:val="004E3039"/>
    <w:rsid w:val="004E3627"/>
    <w:rsid w:val="004F2E69"/>
    <w:rsid w:val="004F59A1"/>
    <w:rsid w:val="004F76E8"/>
    <w:rsid w:val="00501020"/>
    <w:rsid w:val="00502023"/>
    <w:rsid w:val="00504C83"/>
    <w:rsid w:val="00506E56"/>
    <w:rsid w:val="005102AB"/>
    <w:rsid w:val="00512430"/>
    <w:rsid w:val="005150E3"/>
    <w:rsid w:val="00516B81"/>
    <w:rsid w:val="005225D2"/>
    <w:rsid w:val="00525CB3"/>
    <w:rsid w:val="005324EA"/>
    <w:rsid w:val="00534CCE"/>
    <w:rsid w:val="00540FD2"/>
    <w:rsid w:val="005440B8"/>
    <w:rsid w:val="00546BC2"/>
    <w:rsid w:val="00550438"/>
    <w:rsid w:val="005558FA"/>
    <w:rsid w:val="00556791"/>
    <w:rsid w:val="00561FB8"/>
    <w:rsid w:val="005670CB"/>
    <w:rsid w:val="00572A80"/>
    <w:rsid w:val="00574C74"/>
    <w:rsid w:val="0057631A"/>
    <w:rsid w:val="00586799"/>
    <w:rsid w:val="00586831"/>
    <w:rsid w:val="00594940"/>
    <w:rsid w:val="00596258"/>
    <w:rsid w:val="00596A35"/>
    <w:rsid w:val="00597087"/>
    <w:rsid w:val="005A13AD"/>
    <w:rsid w:val="005A1961"/>
    <w:rsid w:val="005A64F8"/>
    <w:rsid w:val="005B0339"/>
    <w:rsid w:val="005B482F"/>
    <w:rsid w:val="005B4B69"/>
    <w:rsid w:val="005B50BF"/>
    <w:rsid w:val="005C0B8B"/>
    <w:rsid w:val="005C2FBA"/>
    <w:rsid w:val="005C3025"/>
    <w:rsid w:val="005C3EDA"/>
    <w:rsid w:val="005C5DEB"/>
    <w:rsid w:val="005C6FB9"/>
    <w:rsid w:val="005D220A"/>
    <w:rsid w:val="005D3203"/>
    <w:rsid w:val="005D3CDB"/>
    <w:rsid w:val="005E247E"/>
    <w:rsid w:val="005E3AD8"/>
    <w:rsid w:val="005E67C3"/>
    <w:rsid w:val="005E7FA1"/>
    <w:rsid w:val="005F271D"/>
    <w:rsid w:val="005F2E86"/>
    <w:rsid w:val="005F405B"/>
    <w:rsid w:val="005F4539"/>
    <w:rsid w:val="005F623D"/>
    <w:rsid w:val="005F697D"/>
    <w:rsid w:val="005F7987"/>
    <w:rsid w:val="006007B8"/>
    <w:rsid w:val="00606378"/>
    <w:rsid w:val="0060706E"/>
    <w:rsid w:val="00612B4E"/>
    <w:rsid w:val="006137EF"/>
    <w:rsid w:val="006159B4"/>
    <w:rsid w:val="00623F81"/>
    <w:rsid w:val="00630330"/>
    <w:rsid w:val="00643283"/>
    <w:rsid w:val="00647C25"/>
    <w:rsid w:val="00647E7D"/>
    <w:rsid w:val="00655108"/>
    <w:rsid w:val="0065526C"/>
    <w:rsid w:val="00656EE3"/>
    <w:rsid w:val="00661C78"/>
    <w:rsid w:val="0066220D"/>
    <w:rsid w:val="00662464"/>
    <w:rsid w:val="00666199"/>
    <w:rsid w:val="006666EB"/>
    <w:rsid w:val="006677DD"/>
    <w:rsid w:val="0067079D"/>
    <w:rsid w:val="00670DCE"/>
    <w:rsid w:val="00671D76"/>
    <w:rsid w:val="006751EA"/>
    <w:rsid w:val="0067777D"/>
    <w:rsid w:val="0068023B"/>
    <w:rsid w:val="00683A7F"/>
    <w:rsid w:val="006863E9"/>
    <w:rsid w:val="00687BD0"/>
    <w:rsid w:val="0069167B"/>
    <w:rsid w:val="00692070"/>
    <w:rsid w:val="00693015"/>
    <w:rsid w:val="006A3CE5"/>
    <w:rsid w:val="006A4238"/>
    <w:rsid w:val="006B0C35"/>
    <w:rsid w:val="006B2ADC"/>
    <w:rsid w:val="006B41F4"/>
    <w:rsid w:val="006C344E"/>
    <w:rsid w:val="006C64BE"/>
    <w:rsid w:val="006C789E"/>
    <w:rsid w:val="006D0CA4"/>
    <w:rsid w:val="006D209A"/>
    <w:rsid w:val="006D3D68"/>
    <w:rsid w:val="006D5E79"/>
    <w:rsid w:val="006D6746"/>
    <w:rsid w:val="006D7BC7"/>
    <w:rsid w:val="006E1EBB"/>
    <w:rsid w:val="006E4091"/>
    <w:rsid w:val="006E48C4"/>
    <w:rsid w:val="006E4F99"/>
    <w:rsid w:val="006E6D8C"/>
    <w:rsid w:val="006F3323"/>
    <w:rsid w:val="0070258E"/>
    <w:rsid w:val="007046A3"/>
    <w:rsid w:val="00705283"/>
    <w:rsid w:val="007077BF"/>
    <w:rsid w:val="00707B1A"/>
    <w:rsid w:val="00710545"/>
    <w:rsid w:val="00713293"/>
    <w:rsid w:val="007157B2"/>
    <w:rsid w:val="00716D40"/>
    <w:rsid w:val="00720D2A"/>
    <w:rsid w:val="00722120"/>
    <w:rsid w:val="007236DB"/>
    <w:rsid w:val="00731E01"/>
    <w:rsid w:val="00732A79"/>
    <w:rsid w:val="00734359"/>
    <w:rsid w:val="00735034"/>
    <w:rsid w:val="00735796"/>
    <w:rsid w:val="00735D52"/>
    <w:rsid w:val="00736962"/>
    <w:rsid w:val="00740937"/>
    <w:rsid w:val="00741659"/>
    <w:rsid w:val="00741DA8"/>
    <w:rsid w:val="00750B69"/>
    <w:rsid w:val="00754033"/>
    <w:rsid w:val="00760235"/>
    <w:rsid w:val="00760732"/>
    <w:rsid w:val="00760D07"/>
    <w:rsid w:val="007633C2"/>
    <w:rsid w:val="00765AC3"/>
    <w:rsid w:val="00766141"/>
    <w:rsid w:val="00771859"/>
    <w:rsid w:val="00772F3D"/>
    <w:rsid w:val="0077435F"/>
    <w:rsid w:val="00775081"/>
    <w:rsid w:val="00775470"/>
    <w:rsid w:val="00776150"/>
    <w:rsid w:val="00776A73"/>
    <w:rsid w:val="00776B0F"/>
    <w:rsid w:val="007801D5"/>
    <w:rsid w:val="00781406"/>
    <w:rsid w:val="0078219B"/>
    <w:rsid w:val="00782FC7"/>
    <w:rsid w:val="00785C43"/>
    <w:rsid w:val="00786B94"/>
    <w:rsid w:val="00796271"/>
    <w:rsid w:val="00797010"/>
    <w:rsid w:val="007A1E69"/>
    <w:rsid w:val="007A36D3"/>
    <w:rsid w:val="007A5A13"/>
    <w:rsid w:val="007A6A01"/>
    <w:rsid w:val="007B015A"/>
    <w:rsid w:val="007B1905"/>
    <w:rsid w:val="007B5BED"/>
    <w:rsid w:val="007C68B9"/>
    <w:rsid w:val="007D2D8A"/>
    <w:rsid w:val="007D3906"/>
    <w:rsid w:val="007D41C4"/>
    <w:rsid w:val="007D4658"/>
    <w:rsid w:val="007E001B"/>
    <w:rsid w:val="007E46E3"/>
    <w:rsid w:val="007E520E"/>
    <w:rsid w:val="007E73CA"/>
    <w:rsid w:val="007F38E7"/>
    <w:rsid w:val="007F472C"/>
    <w:rsid w:val="007F59A3"/>
    <w:rsid w:val="0080341E"/>
    <w:rsid w:val="008039FC"/>
    <w:rsid w:val="008076D8"/>
    <w:rsid w:val="00807731"/>
    <w:rsid w:val="0081089E"/>
    <w:rsid w:val="00811E64"/>
    <w:rsid w:val="00821213"/>
    <w:rsid w:val="00821422"/>
    <w:rsid w:val="008219B7"/>
    <w:rsid w:val="008268B7"/>
    <w:rsid w:val="0082757E"/>
    <w:rsid w:val="00830449"/>
    <w:rsid w:val="00831682"/>
    <w:rsid w:val="00836B97"/>
    <w:rsid w:val="008434B9"/>
    <w:rsid w:val="00844765"/>
    <w:rsid w:val="008468B6"/>
    <w:rsid w:val="00847D79"/>
    <w:rsid w:val="0085213B"/>
    <w:rsid w:val="008523AE"/>
    <w:rsid w:val="00852A05"/>
    <w:rsid w:val="00852A42"/>
    <w:rsid w:val="00853FDC"/>
    <w:rsid w:val="00854721"/>
    <w:rsid w:val="008547BE"/>
    <w:rsid w:val="008557E6"/>
    <w:rsid w:val="0086431D"/>
    <w:rsid w:val="008662C2"/>
    <w:rsid w:val="00866C13"/>
    <w:rsid w:val="00866C89"/>
    <w:rsid w:val="0086754B"/>
    <w:rsid w:val="008759CD"/>
    <w:rsid w:val="00875BBF"/>
    <w:rsid w:val="00877A51"/>
    <w:rsid w:val="00885C4A"/>
    <w:rsid w:val="00886C1E"/>
    <w:rsid w:val="00890C61"/>
    <w:rsid w:val="00897079"/>
    <w:rsid w:val="008A6A24"/>
    <w:rsid w:val="008A7162"/>
    <w:rsid w:val="008B12CE"/>
    <w:rsid w:val="008B36DA"/>
    <w:rsid w:val="008B4E5F"/>
    <w:rsid w:val="008C0364"/>
    <w:rsid w:val="008C3FDB"/>
    <w:rsid w:val="008C7ED2"/>
    <w:rsid w:val="008D1F39"/>
    <w:rsid w:val="008D6F53"/>
    <w:rsid w:val="008E1995"/>
    <w:rsid w:val="008E669A"/>
    <w:rsid w:val="008F04C9"/>
    <w:rsid w:val="008F35AF"/>
    <w:rsid w:val="008F44AD"/>
    <w:rsid w:val="008F66BF"/>
    <w:rsid w:val="0090535E"/>
    <w:rsid w:val="00905FDE"/>
    <w:rsid w:val="00907F59"/>
    <w:rsid w:val="009109B7"/>
    <w:rsid w:val="00911113"/>
    <w:rsid w:val="0091141C"/>
    <w:rsid w:val="00912136"/>
    <w:rsid w:val="009139B0"/>
    <w:rsid w:val="00913E1C"/>
    <w:rsid w:val="00916615"/>
    <w:rsid w:val="009168EB"/>
    <w:rsid w:val="00916FAA"/>
    <w:rsid w:val="009173E2"/>
    <w:rsid w:val="00917891"/>
    <w:rsid w:val="009227F0"/>
    <w:rsid w:val="00923F03"/>
    <w:rsid w:val="009264C8"/>
    <w:rsid w:val="00930ACD"/>
    <w:rsid w:val="00932FFE"/>
    <w:rsid w:val="0093399C"/>
    <w:rsid w:val="0093468F"/>
    <w:rsid w:val="00936FFD"/>
    <w:rsid w:val="00937B86"/>
    <w:rsid w:val="00940D53"/>
    <w:rsid w:val="00943E37"/>
    <w:rsid w:val="00947194"/>
    <w:rsid w:val="00947552"/>
    <w:rsid w:val="00950A8C"/>
    <w:rsid w:val="009526FD"/>
    <w:rsid w:val="009535D4"/>
    <w:rsid w:val="00953DA9"/>
    <w:rsid w:val="00956B85"/>
    <w:rsid w:val="00957615"/>
    <w:rsid w:val="0096112E"/>
    <w:rsid w:val="00962771"/>
    <w:rsid w:val="0096607B"/>
    <w:rsid w:val="00966DC3"/>
    <w:rsid w:val="009710EE"/>
    <w:rsid w:val="00975653"/>
    <w:rsid w:val="00990419"/>
    <w:rsid w:val="00991B57"/>
    <w:rsid w:val="009922DA"/>
    <w:rsid w:val="0099247F"/>
    <w:rsid w:val="009956A6"/>
    <w:rsid w:val="00996C61"/>
    <w:rsid w:val="009B057A"/>
    <w:rsid w:val="009B2351"/>
    <w:rsid w:val="009B256E"/>
    <w:rsid w:val="009B3846"/>
    <w:rsid w:val="009C1B53"/>
    <w:rsid w:val="009C2247"/>
    <w:rsid w:val="009C3669"/>
    <w:rsid w:val="009C3E77"/>
    <w:rsid w:val="009C40C1"/>
    <w:rsid w:val="009C6F27"/>
    <w:rsid w:val="009C7879"/>
    <w:rsid w:val="009D16D7"/>
    <w:rsid w:val="009D16E8"/>
    <w:rsid w:val="009D3CA3"/>
    <w:rsid w:val="009D4EEC"/>
    <w:rsid w:val="009E1CD7"/>
    <w:rsid w:val="009E2C07"/>
    <w:rsid w:val="009F1C9E"/>
    <w:rsid w:val="009F28C6"/>
    <w:rsid w:val="009F2989"/>
    <w:rsid w:val="009F46E8"/>
    <w:rsid w:val="00A00360"/>
    <w:rsid w:val="00A0163A"/>
    <w:rsid w:val="00A02D3C"/>
    <w:rsid w:val="00A038EF"/>
    <w:rsid w:val="00A06892"/>
    <w:rsid w:val="00A10899"/>
    <w:rsid w:val="00A17BF5"/>
    <w:rsid w:val="00A21471"/>
    <w:rsid w:val="00A22B8D"/>
    <w:rsid w:val="00A234AC"/>
    <w:rsid w:val="00A24B3B"/>
    <w:rsid w:val="00A270FB"/>
    <w:rsid w:val="00A27DCE"/>
    <w:rsid w:val="00A30187"/>
    <w:rsid w:val="00A35C05"/>
    <w:rsid w:val="00A35C31"/>
    <w:rsid w:val="00A375E3"/>
    <w:rsid w:val="00A409E2"/>
    <w:rsid w:val="00A40D4B"/>
    <w:rsid w:val="00A4167D"/>
    <w:rsid w:val="00A4487D"/>
    <w:rsid w:val="00A46920"/>
    <w:rsid w:val="00A514BF"/>
    <w:rsid w:val="00A51B2A"/>
    <w:rsid w:val="00A52DE7"/>
    <w:rsid w:val="00A6110B"/>
    <w:rsid w:val="00A6325D"/>
    <w:rsid w:val="00A67262"/>
    <w:rsid w:val="00A7796D"/>
    <w:rsid w:val="00A801B9"/>
    <w:rsid w:val="00A802FB"/>
    <w:rsid w:val="00A859DE"/>
    <w:rsid w:val="00A9054E"/>
    <w:rsid w:val="00A97988"/>
    <w:rsid w:val="00AA0265"/>
    <w:rsid w:val="00AA10E9"/>
    <w:rsid w:val="00AA1D1F"/>
    <w:rsid w:val="00AA29DA"/>
    <w:rsid w:val="00AA3D31"/>
    <w:rsid w:val="00AA5DB2"/>
    <w:rsid w:val="00AB2448"/>
    <w:rsid w:val="00AB29D9"/>
    <w:rsid w:val="00AC4C4E"/>
    <w:rsid w:val="00AC6118"/>
    <w:rsid w:val="00AD026D"/>
    <w:rsid w:val="00AD6594"/>
    <w:rsid w:val="00AE0FBC"/>
    <w:rsid w:val="00AE2731"/>
    <w:rsid w:val="00AE38F1"/>
    <w:rsid w:val="00AE762A"/>
    <w:rsid w:val="00AF1CF6"/>
    <w:rsid w:val="00B01F11"/>
    <w:rsid w:val="00B06C7A"/>
    <w:rsid w:val="00B10F01"/>
    <w:rsid w:val="00B146F9"/>
    <w:rsid w:val="00B17D11"/>
    <w:rsid w:val="00B23EF4"/>
    <w:rsid w:val="00B2404B"/>
    <w:rsid w:val="00B24C3F"/>
    <w:rsid w:val="00B26594"/>
    <w:rsid w:val="00B3002A"/>
    <w:rsid w:val="00B31ADF"/>
    <w:rsid w:val="00B34D14"/>
    <w:rsid w:val="00B36B34"/>
    <w:rsid w:val="00B36C4E"/>
    <w:rsid w:val="00B36DAB"/>
    <w:rsid w:val="00B3791B"/>
    <w:rsid w:val="00B43B4F"/>
    <w:rsid w:val="00B43D71"/>
    <w:rsid w:val="00B514ED"/>
    <w:rsid w:val="00B518D7"/>
    <w:rsid w:val="00B53689"/>
    <w:rsid w:val="00B53D30"/>
    <w:rsid w:val="00B568E2"/>
    <w:rsid w:val="00B57524"/>
    <w:rsid w:val="00B57605"/>
    <w:rsid w:val="00B600D8"/>
    <w:rsid w:val="00B63221"/>
    <w:rsid w:val="00B63DF1"/>
    <w:rsid w:val="00B64BA0"/>
    <w:rsid w:val="00B656D6"/>
    <w:rsid w:val="00B66C46"/>
    <w:rsid w:val="00B70712"/>
    <w:rsid w:val="00B77754"/>
    <w:rsid w:val="00B80E98"/>
    <w:rsid w:val="00B812D4"/>
    <w:rsid w:val="00B84A09"/>
    <w:rsid w:val="00B86C5A"/>
    <w:rsid w:val="00B8737E"/>
    <w:rsid w:val="00B94259"/>
    <w:rsid w:val="00B953F7"/>
    <w:rsid w:val="00BA14AE"/>
    <w:rsid w:val="00BA7EE2"/>
    <w:rsid w:val="00BB1697"/>
    <w:rsid w:val="00BB1C8D"/>
    <w:rsid w:val="00BB31B8"/>
    <w:rsid w:val="00BB6D00"/>
    <w:rsid w:val="00BB770D"/>
    <w:rsid w:val="00BC0B7D"/>
    <w:rsid w:val="00BC3BA5"/>
    <w:rsid w:val="00BC3F79"/>
    <w:rsid w:val="00BC54E2"/>
    <w:rsid w:val="00BC738D"/>
    <w:rsid w:val="00BC7677"/>
    <w:rsid w:val="00BC7CE1"/>
    <w:rsid w:val="00BD2468"/>
    <w:rsid w:val="00BD2854"/>
    <w:rsid w:val="00BD2F91"/>
    <w:rsid w:val="00BD4148"/>
    <w:rsid w:val="00BD4BFB"/>
    <w:rsid w:val="00BD6002"/>
    <w:rsid w:val="00BD7EE3"/>
    <w:rsid w:val="00BE179D"/>
    <w:rsid w:val="00BE1989"/>
    <w:rsid w:val="00BE2386"/>
    <w:rsid w:val="00BF7873"/>
    <w:rsid w:val="00C00259"/>
    <w:rsid w:val="00C005F8"/>
    <w:rsid w:val="00C038F5"/>
    <w:rsid w:val="00C03ADF"/>
    <w:rsid w:val="00C03C04"/>
    <w:rsid w:val="00C06E8F"/>
    <w:rsid w:val="00C07F92"/>
    <w:rsid w:val="00C23FAA"/>
    <w:rsid w:val="00C24EB1"/>
    <w:rsid w:val="00C3103C"/>
    <w:rsid w:val="00C33DCC"/>
    <w:rsid w:val="00C34797"/>
    <w:rsid w:val="00C40D7A"/>
    <w:rsid w:val="00C45020"/>
    <w:rsid w:val="00C53091"/>
    <w:rsid w:val="00C6116C"/>
    <w:rsid w:val="00C61622"/>
    <w:rsid w:val="00C6251B"/>
    <w:rsid w:val="00C66EAB"/>
    <w:rsid w:val="00C678ED"/>
    <w:rsid w:val="00C67F4A"/>
    <w:rsid w:val="00C70C6E"/>
    <w:rsid w:val="00C73C66"/>
    <w:rsid w:val="00C74A4D"/>
    <w:rsid w:val="00C767D4"/>
    <w:rsid w:val="00C80588"/>
    <w:rsid w:val="00C822FE"/>
    <w:rsid w:val="00C8327A"/>
    <w:rsid w:val="00C8495E"/>
    <w:rsid w:val="00C868D9"/>
    <w:rsid w:val="00C8740A"/>
    <w:rsid w:val="00C87CBC"/>
    <w:rsid w:val="00C91B3C"/>
    <w:rsid w:val="00C9270E"/>
    <w:rsid w:val="00C95506"/>
    <w:rsid w:val="00C959AD"/>
    <w:rsid w:val="00C972E7"/>
    <w:rsid w:val="00C97BBC"/>
    <w:rsid w:val="00CA1C53"/>
    <w:rsid w:val="00CA226C"/>
    <w:rsid w:val="00CA3BEA"/>
    <w:rsid w:val="00CA3EE1"/>
    <w:rsid w:val="00CA5B78"/>
    <w:rsid w:val="00CA7095"/>
    <w:rsid w:val="00CB04B1"/>
    <w:rsid w:val="00CB33EE"/>
    <w:rsid w:val="00CB3985"/>
    <w:rsid w:val="00CB5759"/>
    <w:rsid w:val="00CB779C"/>
    <w:rsid w:val="00CC1C96"/>
    <w:rsid w:val="00CC2666"/>
    <w:rsid w:val="00CC39DE"/>
    <w:rsid w:val="00CC7019"/>
    <w:rsid w:val="00CC7D06"/>
    <w:rsid w:val="00CD0FEE"/>
    <w:rsid w:val="00CD154A"/>
    <w:rsid w:val="00CD186A"/>
    <w:rsid w:val="00CD25C7"/>
    <w:rsid w:val="00CD52AB"/>
    <w:rsid w:val="00CD54EE"/>
    <w:rsid w:val="00CD5850"/>
    <w:rsid w:val="00CD5F4B"/>
    <w:rsid w:val="00CE03B3"/>
    <w:rsid w:val="00CE0570"/>
    <w:rsid w:val="00CE062F"/>
    <w:rsid w:val="00CE3CA2"/>
    <w:rsid w:val="00CE4AB9"/>
    <w:rsid w:val="00CE5F67"/>
    <w:rsid w:val="00CF2A09"/>
    <w:rsid w:val="00CF4997"/>
    <w:rsid w:val="00D002E0"/>
    <w:rsid w:val="00D05CCF"/>
    <w:rsid w:val="00D107B6"/>
    <w:rsid w:val="00D12195"/>
    <w:rsid w:val="00D12B4E"/>
    <w:rsid w:val="00D13420"/>
    <w:rsid w:val="00D15201"/>
    <w:rsid w:val="00D152F8"/>
    <w:rsid w:val="00D2256B"/>
    <w:rsid w:val="00D22E98"/>
    <w:rsid w:val="00D23F1E"/>
    <w:rsid w:val="00D2792B"/>
    <w:rsid w:val="00D27977"/>
    <w:rsid w:val="00D351ED"/>
    <w:rsid w:val="00D36114"/>
    <w:rsid w:val="00D37144"/>
    <w:rsid w:val="00D4039A"/>
    <w:rsid w:val="00D434DD"/>
    <w:rsid w:val="00D43D12"/>
    <w:rsid w:val="00D43F19"/>
    <w:rsid w:val="00D44C44"/>
    <w:rsid w:val="00D51B0A"/>
    <w:rsid w:val="00D52773"/>
    <w:rsid w:val="00D53AA5"/>
    <w:rsid w:val="00D5415B"/>
    <w:rsid w:val="00D555F9"/>
    <w:rsid w:val="00D55974"/>
    <w:rsid w:val="00D569EE"/>
    <w:rsid w:val="00D60B64"/>
    <w:rsid w:val="00D61D0E"/>
    <w:rsid w:val="00D63152"/>
    <w:rsid w:val="00D67182"/>
    <w:rsid w:val="00D70193"/>
    <w:rsid w:val="00D71093"/>
    <w:rsid w:val="00D72989"/>
    <w:rsid w:val="00D72A23"/>
    <w:rsid w:val="00D7424C"/>
    <w:rsid w:val="00D74E33"/>
    <w:rsid w:val="00D7750F"/>
    <w:rsid w:val="00D8107E"/>
    <w:rsid w:val="00D84999"/>
    <w:rsid w:val="00D84EFA"/>
    <w:rsid w:val="00D9348E"/>
    <w:rsid w:val="00D96312"/>
    <w:rsid w:val="00DA2E06"/>
    <w:rsid w:val="00DA3E1C"/>
    <w:rsid w:val="00DB3B54"/>
    <w:rsid w:val="00DB3DE4"/>
    <w:rsid w:val="00DB62FB"/>
    <w:rsid w:val="00DC0BFF"/>
    <w:rsid w:val="00DC1E0E"/>
    <w:rsid w:val="00DC6FAD"/>
    <w:rsid w:val="00DD5462"/>
    <w:rsid w:val="00DD67E8"/>
    <w:rsid w:val="00DD77D8"/>
    <w:rsid w:val="00DE00FC"/>
    <w:rsid w:val="00DE041D"/>
    <w:rsid w:val="00DE1926"/>
    <w:rsid w:val="00DE2EEB"/>
    <w:rsid w:val="00DE5849"/>
    <w:rsid w:val="00DE6658"/>
    <w:rsid w:val="00DF0DFB"/>
    <w:rsid w:val="00DF1151"/>
    <w:rsid w:val="00DF2352"/>
    <w:rsid w:val="00DF49EE"/>
    <w:rsid w:val="00DF61BE"/>
    <w:rsid w:val="00E008B9"/>
    <w:rsid w:val="00E03312"/>
    <w:rsid w:val="00E03A63"/>
    <w:rsid w:val="00E04D7F"/>
    <w:rsid w:val="00E16694"/>
    <w:rsid w:val="00E20C6A"/>
    <w:rsid w:val="00E20CCD"/>
    <w:rsid w:val="00E2400F"/>
    <w:rsid w:val="00E36F7F"/>
    <w:rsid w:val="00E407F7"/>
    <w:rsid w:val="00E41746"/>
    <w:rsid w:val="00E4584B"/>
    <w:rsid w:val="00E50AD6"/>
    <w:rsid w:val="00E510F8"/>
    <w:rsid w:val="00E51791"/>
    <w:rsid w:val="00E5541D"/>
    <w:rsid w:val="00E60618"/>
    <w:rsid w:val="00E633B9"/>
    <w:rsid w:val="00E64592"/>
    <w:rsid w:val="00E64DB5"/>
    <w:rsid w:val="00E652BD"/>
    <w:rsid w:val="00E65A20"/>
    <w:rsid w:val="00E65DE0"/>
    <w:rsid w:val="00E7090A"/>
    <w:rsid w:val="00E711A7"/>
    <w:rsid w:val="00E71666"/>
    <w:rsid w:val="00E77136"/>
    <w:rsid w:val="00E810A1"/>
    <w:rsid w:val="00E81ADC"/>
    <w:rsid w:val="00E81B9D"/>
    <w:rsid w:val="00E84179"/>
    <w:rsid w:val="00E91EFD"/>
    <w:rsid w:val="00E92E67"/>
    <w:rsid w:val="00E92FDC"/>
    <w:rsid w:val="00E94DB3"/>
    <w:rsid w:val="00E955D1"/>
    <w:rsid w:val="00EA02C2"/>
    <w:rsid w:val="00EA0484"/>
    <w:rsid w:val="00EA1E4B"/>
    <w:rsid w:val="00EA3A94"/>
    <w:rsid w:val="00EA42F9"/>
    <w:rsid w:val="00EA570D"/>
    <w:rsid w:val="00EA57D7"/>
    <w:rsid w:val="00EA5F8B"/>
    <w:rsid w:val="00EB3922"/>
    <w:rsid w:val="00EB3998"/>
    <w:rsid w:val="00EB6F3B"/>
    <w:rsid w:val="00ED5CDC"/>
    <w:rsid w:val="00EE3410"/>
    <w:rsid w:val="00EF2EA0"/>
    <w:rsid w:val="00EF6372"/>
    <w:rsid w:val="00EF67AD"/>
    <w:rsid w:val="00F01012"/>
    <w:rsid w:val="00F034FA"/>
    <w:rsid w:val="00F04A38"/>
    <w:rsid w:val="00F06301"/>
    <w:rsid w:val="00F0765F"/>
    <w:rsid w:val="00F1426D"/>
    <w:rsid w:val="00F21726"/>
    <w:rsid w:val="00F23512"/>
    <w:rsid w:val="00F37333"/>
    <w:rsid w:val="00F378C7"/>
    <w:rsid w:val="00F37A95"/>
    <w:rsid w:val="00F40455"/>
    <w:rsid w:val="00F40E9F"/>
    <w:rsid w:val="00F43A42"/>
    <w:rsid w:val="00F45312"/>
    <w:rsid w:val="00F51A4E"/>
    <w:rsid w:val="00F5531B"/>
    <w:rsid w:val="00F55EC0"/>
    <w:rsid w:val="00F63E02"/>
    <w:rsid w:val="00F65AE9"/>
    <w:rsid w:val="00F71748"/>
    <w:rsid w:val="00F7310C"/>
    <w:rsid w:val="00F90C5D"/>
    <w:rsid w:val="00F92C4C"/>
    <w:rsid w:val="00F96FA2"/>
    <w:rsid w:val="00FA2C78"/>
    <w:rsid w:val="00FA3B5B"/>
    <w:rsid w:val="00FB32C8"/>
    <w:rsid w:val="00FB7D19"/>
    <w:rsid w:val="00FD1507"/>
    <w:rsid w:val="00FE068F"/>
    <w:rsid w:val="00FE587D"/>
    <w:rsid w:val="00FE6D16"/>
    <w:rsid w:val="00FE6F60"/>
    <w:rsid w:val="00FE7460"/>
    <w:rsid w:val="00FF2E97"/>
    <w:rsid w:val="00FF65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style="mso-position-vertical-relative:line" fill="f" fillcolor="white" stroke="f">
      <v:fill color="white" on="f"/>
      <v:stroke on="f"/>
    </o:shapedefaults>
    <o:shapelayout v:ext="edit">
      <o:idmap v:ext="edit" data="1"/>
    </o:shapelayout>
  </w:shapeDefaults>
  <w:decimalSymbol w:val="."/>
  <w:listSeparator w:val=","/>
  <w14:docId w14:val="3CCA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BD2854"/>
    <w:pPr>
      <w:spacing w:before="120" w:after="240"/>
      <w:jc w:val="center"/>
      <w:pPrChange w:id="0" w:author="Eric Robertson" w:date="2016-08-25T11:41:00Z">
        <w:pPr>
          <w:spacing w:before="120" w:after="240"/>
          <w:jc w:val="center"/>
        </w:pPr>
      </w:pPrChange>
    </w:pPr>
    <w:rPr>
      <w:bCs/>
      <w:i/>
      <w:rPrChange w:id="0" w:author="Eric Robertson" w:date="2016-08-25T11:41:00Z">
        <w:rPr>
          <w:bCs/>
          <w:sz w:val="24"/>
          <w:szCs w:val="24"/>
          <w:lang w:val="en-US" w:eastAsia="en-US" w:bidi="ar-SA"/>
        </w:rPr>
      </w:rPrChange>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lang w:val="en-US" w:eastAsia="en-US" w:bidi="ar-SA"/>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BD2854"/>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lang w:val="en-US" w:eastAsia="en-US" w:bidi="ar-SA"/>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lang w:val="en-US" w:eastAsia="en-US" w:bidi="ar-SA"/>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BD2854"/>
    <w:pPr>
      <w:spacing w:before="120" w:after="240"/>
      <w:jc w:val="center"/>
      <w:pPrChange w:id="1" w:author="Eric Robertson" w:date="2016-08-25T11:41:00Z">
        <w:pPr>
          <w:spacing w:before="120" w:after="240"/>
          <w:jc w:val="center"/>
        </w:pPr>
      </w:pPrChange>
    </w:pPr>
    <w:rPr>
      <w:bCs/>
      <w:i/>
      <w:rPrChange w:id="1" w:author="Eric Robertson" w:date="2016-08-25T11:41:00Z">
        <w:rPr>
          <w:bCs/>
          <w:sz w:val="24"/>
          <w:szCs w:val="24"/>
          <w:lang w:val="en-US" w:eastAsia="en-US" w:bidi="ar-SA"/>
        </w:rPr>
      </w:rPrChange>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lang w:val="en-US" w:eastAsia="en-US" w:bidi="ar-SA"/>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BD2854"/>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lang w:val="en-US" w:eastAsia="en-US" w:bidi="ar-SA"/>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lang w:val="en-US" w:eastAsia="en-US" w:bidi="ar-SA"/>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1378122810">
      <w:bodyDiv w:val="1"/>
      <w:marLeft w:val="0"/>
      <w:marRight w:val="0"/>
      <w:marTop w:val="0"/>
      <w:marBottom w:val="0"/>
      <w:divBdr>
        <w:top w:val="none" w:sz="0" w:space="0" w:color="auto"/>
        <w:left w:val="none" w:sz="0" w:space="0" w:color="auto"/>
        <w:bottom w:val="none" w:sz="0" w:space="0" w:color="auto"/>
        <w:right w:val="none" w:sz="0" w:space="0" w:color="auto"/>
      </w:divBdr>
    </w:div>
    <w:div w:id="1395662331">
      <w:bodyDiv w:val="1"/>
      <w:marLeft w:val="0"/>
      <w:marRight w:val="0"/>
      <w:marTop w:val="0"/>
      <w:marBottom w:val="0"/>
      <w:divBdr>
        <w:top w:val="none" w:sz="0" w:space="0" w:color="auto"/>
        <w:left w:val="none" w:sz="0" w:space="0" w:color="auto"/>
        <w:bottom w:val="none" w:sz="0" w:space="0" w:color="auto"/>
        <w:right w:val="none" w:sz="0" w:space="0" w:color="auto"/>
      </w:divBdr>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header" Target="header5.xml"/><Relationship Id="rId50" Type="http://schemas.openxmlformats.org/officeDocument/2006/relationships/hyperlink" Target="https://en.wikipedia.org/wiki/Structural_similarity" TargetMode="External"/><Relationship Id="rId51" Type="http://schemas.openxmlformats.org/officeDocument/2006/relationships/hyperlink" Target="https://en.wikipedia.org/wiki/Peak_signal-to-noise_ratio" TargetMode="Externa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7.PNG"/><Relationship Id="rId41" Type="http://schemas.openxmlformats.org/officeDocument/2006/relationships/image" Target="media/image8.jpg"/><Relationship Id="rId42" Type="http://schemas.openxmlformats.org/officeDocument/2006/relationships/image" Target="media/image9.png"/><Relationship Id="rId43" Type="http://schemas.openxmlformats.org/officeDocument/2006/relationships/image" Target="media/image10.png"/><Relationship Id="rId44" Type="http://schemas.openxmlformats.org/officeDocument/2006/relationships/image" Target="media/image11.jpg"/><Relationship Id="rId45" Type="http://schemas.openxmlformats.org/officeDocument/2006/relationships/image" Target="media/image12.PNG"/><Relationship Id="rId46" Type="http://schemas.openxmlformats.org/officeDocument/2006/relationships/image" Target="media/image13.png"/><Relationship Id="rId47" Type="http://schemas.openxmlformats.org/officeDocument/2006/relationships/image" Target="media/image14.png"/><Relationship Id="rId48" Type="http://schemas.openxmlformats.org/officeDocument/2006/relationships/image" Target="media/image15.jpg"/><Relationship Id="rId4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30" Type="http://schemas.openxmlformats.org/officeDocument/2006/relationships/hyperlink" Target="http://www.tkdocs.com/tutorial/install.html" TargetMode="External"/><Relationship Id="rId31" Type="http://schemas.openxmlformats.org/officeDocument/2006/relationships/hyperlink" Target="https://www.tcl.tk/software/tcltk/8.5.html" TargetMode="External"/><Relationship Id="rId32" Type="http://schemas.openxmlformats.org/officeDocument/2006/relationships/image" Target="media/image3.PNG"/><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image" Target="media/image6.PNG"/><Relationship Id="rId36" Type="http://schemas.openxmlformats.org/officeDocument/2006/relationships/header" Target="header7.xml"/><Relationship Id="rId37" Type="http://schemas.openxmlformats.org/officeDocument/2006/relationships/header" Target="header8.xml"/><Relationship Id="rId38" Type="http://schemas.openxmlformats.org/officeDocument/2006/relationships/header" Target="header9.xml"/><Relationship Id="rId39" Type="http://schemas.openxmlformats.org/officeDocument/2006/relationships/footer" Target="footer5.xml"/><Relationship Id="rId20" Type="http://schemas.openxmlformats.org/officeDocument/2006/relationships/footer" Target="footer3.xml"/><Relationship Id="rId21" Type="http://schemas.openxmlformats.org/officeDocument/2006/relationships/header" Target="header6.xml"/><Relationship Id="rId22" Type="http://schemas.openxmlformats.org/officeDocument/2006/relationships/footer" Target="footer4.xml"/><Relationship Id="rId23" Type="http://schemas.openxmlformats.org/officeDocument/2006/relationships/image" Target="media/image1.PNG"/><Relationship Id="rId24" Type="http://schemas.openxmlformats.org/officeDocument/2006/relationships/hyperlink" Target="https://github.com/rwgdrummer/maskgen" TargetMode="External"/><Relationship Id="rId25" Type="http://schemas.openxmlformats.org/officeDocument/2006/relationships/image" Target="media/image2.PNG"/><Relationship Id="rId26" Type="http://schemas.openxmlformats.org/officeDocument/2006/relationships/hyperlink" Target="http://opencv.org/" TargetMode="External"/><Relationship Id="rId27" Type="http://schemas.openxmlformats.org/officeDocument/2006/relationships/hyperlink" Target="https://www.continuum.io/downloads" TargetMode="External"/><Relationship Id="rId28" Type="http://schemas.openxmlformats.org/officeDocument/2006/relationships/hyperlink" Target="http://docs.opencv.org/3.1.0/d5/de5/tutorial_py_setup_in_windows.html" TargetMode="External"/><Relationship Id="rId29" Type="http://schemas.openxmlformats.org/officeDocument/2006/relationships/hyperlink" Target="http://www.sno.phy.queensu.ca/~phil/exiftool/" TargetMode="Externa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3.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4.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5.xml><?xml version="1.0" encoding="utf-8"?>
<ds:datastoreItem xmlns:ds="http://schemas.openxmlformats.org/officeDocument/2006/customXml" ds:itemID="{0262F123-782E-C44D-AFCA-11EF2B6BA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31</Pages>
  <Words>7277</Words>
  <Characters>41479</Characters>
  <Application>Microsoft Macintosh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48659</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dc:description/>
  <cp:lastModifiedBy>Eric Robertson</cp:lastModifiedBy>
  <cp:revision>17</cp:revision>
  <cp:lastPrinted>2011-03-17T12:18:00Z</cp:lastPrinted>
  <dcterms:created xsi:type="dcterms:W3CDTF">2016-08-25T15:19:00Z</dcterms:created>
  <dcterms:modified xsi:type="dcterms:W3CDTF">2016-08-25T19:58:00Z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