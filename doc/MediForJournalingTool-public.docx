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6C4C4F62" w:rsidR="00D002E0" w:rsidRDefault="001D5024" w:rsidP="00D002E0">
      <w:pPr>
        <w:spacing w:before="800" w:after="240"/>
        <w:jc w:val="center"/>
        <w:rPr>
          <w:b/>
          <w:bCs/>
          <w:sz w:val="32"/>
        </w:rPr>
      </w:pPr>
      <w:ins w:id="2" w:author="Eric Robertson" w:date="2016-09-08T10:13:00Z">
        <w:r>
          <w:rPr>
            <w:b/>
            <w:bCs/>
            <w:sz w:val="32"/>
          </w:rPr>
          <w:t>08</w:t>
        </w:r>
      </w:ins>
      <w:del w:id="3" w:author="Eric Robertson" w:date="2016-09-08T10:13:00Z">
        <w:r w:rsidR="00A27DCE" w:rsidDel="00CC0AC8">
          <w:rPr>
            <w:b/>
            <w:bCs/>
            <w:sz w:val="32"/>
          </w:rPr>
          <w:delText>2</w:delText>
        </w:r>
        <w:r w:rsidR="00264E83" w:rsidDel="00CC0AC8">
          <w:rPr>
            <w:b/>
            <w:bCs/>
            <w:sz w:val="32"/>
          </w:rPr>
          <w:delText>5</w:delText>
        </w:r>
      </w:del>
      <w:r w:rsidR="00264E83">
        <w:rPr>
          <w:b/>
          <w:bCs/>
          <w:sz w:val="32"/>
        </w:rPr>
        <w:t xml:space="preserve"> </w:t>
      </w:r>
      <w:del w:id="4" w:author="Eric Robertson" w:date="2016-09-08T10:13:00Z">
        <w:r w:rsidR="00264E83" w:rsidDel="00CC0AC8">
          <w:rPr>
            <w:b/>
            <w:bCs/>
            <w:sz w:val="32"/>
          </w:rPr>
          <w:delText>August</w:delText>
        </w:r>
      </w:del>
      <w:ins w:id="5" w:author="Eric Robertson" w:date="2016-10-06T11:21:00Z">
        <w:r>
          <w:rPr>
            <w:b/>
            <w:bCs/>
            <w:sz w:val="32"/>
          </w:rPr>
          <w:t xml:space="preserve">, October </w:t>
        </w:r>
      </w:ins>
      <w:del w:id="6" w:author="Eric Robertson" w:date="2016-09-08T10:13:00Z">
        <w:r w:rsidR="00264E83" w:rsidDel="00CC0AC8">
          <w:rPr>
            <w:b/>
            <w:bCs/>
            <w:sz w:val="32"/>
          </w:rPr>
          <w:delText xml:space="preserve"> </w:delText>
        </w:r>
      </w:del>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ins w:id="7" w:author="Eric Robertson" w:date="2016-09-08T10:13:00Z">
              <w:r>
                <w:t>9/8/16</w:t>
              </w:r>
            </w:ins>
          </w:p>
        </w:tc>
        <w:tc>
          <w:tcPr>
            <w:tcW w:w="5309" w:type="dxa"/>
            <w:vAlign w:val="center"/>
          </w:tcPr>
          <w:p w14:paraId="0ED730C0" w14:textId="7192DC6E" w:rsidR="00866C13" w:rsidRPr="00866C13" w:rsidRDefault="00CC0AC8" w:rsidP="002657D4">
            <w:pPr>
              <w:widowControl w:val="0"/>
            </w:pPr>
            <w:ins w:id="8" w:author="Eric Robertson" w:date="2016-09-08T10:13:00Z">
              <w:r>
                <w:t>New Video/Image install</w:t>
              </w:r>
            </w:ins>
            <w:ins w:id="9" w:author="Eric Robertson" w:date="2016-09-08T10:14:00Z">
              <w:r>
                <w:t xml:space="preserve"> and execution</w:t>
              </w:r>
            </w:ins>
            <w:ins w:id="10" w:author="Eric Robertson" w:date="2016-09-08T10:13:00Z">
              <w:r>
                <w:t xml:space="preserve"> procedure</w:t>
              </w:r>
            </w:ins>
            <w:ins w:id="11" w:author="Eric Robertson" w:date="2016-09-08T10:14:00Z">
              <w:r>
                <w:t>s</w:t>
              </w:r>
            </w:ins>
            <w:ins w:id="12" w:author="Eric Robertson" w:date="2016-09-08T10:13:00Z">
              <w:r>
                <w:t xml:space="preserve">. </w:t>
              </w:r>
            </w:ins>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5B5A6FC2" w:rsidR="00866C13" w:rsidRPr="00866C13" w:rsidRDefault="006468BF" w:rsidP="002657D4">
            <w:pPr>
              <w:widowControl w:val="0"/>
              <w:jc w:val="center"/>
            </w:pPr>
            <w:ins w:id="13" w:author="Eric Robertson" w:date="2016-10-11T21:06:00Z">
              <w:r>
                <w:t>10/11/17</w:t>
              </w:r>
            </w:ins>
          </w:p>
        </w:tc>
        <w:tc>
          <w:tcPr>
            <w:tcW w:w="5309" w:type="dxa"/>
            <w:vAlign w:val="center"/>
          </w:tcPr>
          <w:p w14:paraId="3C556EF2" w14:textId="377E5A97" w:rsidR="00866C13" w:rsidRPr="00866C13" w:rsidRDefault="006468BF" w:rsidP="002657D4">
            <w:pPr>
              <w:widowControl w:val="0"/>
            </w:pPr>
            <w:ins w:id="14" w:author="Eric Robertson" w:date="2016-10-11T21:06:00Z">
              <w:r>
                <w:t>New installation procedures. Consolidation of Clone operations.  Removal of Paste Duplicate</w:t>
              </w:r>
            </w:ins>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70886443" w14:textId="77777777" w:rsidR="009F578C" w:rsidRDefault="00A27DCE">
      <w:pPr>
        <w:pStyle w:val="TOC1"/>
        <w:tabs>
          <w:tab w:val="left" w:pos="405"/>
          <w:tab w:val="right" w:leader="dot" w:pos="9350"/>
        </w:tabs>
        <w:rPr>
          <w:ins w:id="15" w:author="Eric Robertson" w:date="2016-09-08T13:55:00Z"/>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ins w:id="16" w:author="Eric Robertson" w:date="2016-09-08T13:55:00Z">
        <w:r w:rsidR="009F578C">
          <w:rPr>
            <w:noProof/>
          </w:rPr>
          <w:t>1.</w:t>
        </w:r>
        <w:r w:rsidR="009F578C">
          <w:rPr>
            <w:rFonts w:asciiTheme="minorHAnsi" w:eastAsiaTheme="minorEastAsia" w:hAnsiTheme="minorHAnsi" w:cstheme="minorBidi"/>
            <w:b w:val="0"/>
            <w:bCs w:val="0"/>
            <w:caps w:val="0"/>
            <w:noProof/>
            <w:sz w:val="24"/>
            <w:lang w:eastAsia="ja-JP"/>
          </w:rPr>
          <w:tab/>
        </w:r>
        <w:r w:rsidR="009F578C">
          <w:rPr>
            <w:noProof/>
          </w:rPr>
          <w:t>Overview</w:t>
        </w:r>
        <w:r w:rsidR="009F578C">
          <w:rPr>
            <w:noProof/>
          </w:rPr>
          <w:tab/>
        </w:r>
        <w:r w:rsidR="009F578C">
          <w:rPr>
            <w:noProof/>
          </w:rPr>
          <w:fldChar w:fldCharType="begin"/>
        </w:r>
        <w:r w:rsidR="009F578C">
          <w:rPr>
            <w:noProof/>
          </w:rPr>
          <w:instrText xml:space="preserve"> PAGEREF _Toc334962280 \h </w:instrText>
        </w:r>
      </w:ins>
      <w:r w:rsidR="009F578C">
        <w:rPr>
          <w:noProof/>
        </w:rPr>
      </w:r>
      <w:r w:rsidR="009F578C">
        <w:rPr>
          <w:noProof/>
        </w:rPr>
        <w:fldChar w:fldCharType="separate"/>
      </w:r>
      <w:ins w:id="17" w:author="Eric Robertson" w:date="2016-09-08T13:55:00Z">
        <w:r w:rsidR="009F578C">
          <w:rPr>
            <w:noProof/>
          </w:rPr>
          <w:t>1</w:t>
        </w:r>
        <w:r w:rsidR="009F578C">
          <w:rPr>
            <w:noProof/>
          </w:rPr>
          <w:fldChar w:fldCharType="end"/>
        </w:r>
      </w:ins>
    </w:p>
    <w:p w14:paraId="3B7B4D4F" w14:textId="77777777" w:rsidR="009F578C" w:rsidRDefault="009F578C">
      <w:pPr>
        <w:pStyle w:val="TOC1"/>
        <w:tabs>
          <w:tab w:val="left" w:pos="405"/>
          <w:tab w:val="right" w:leader="dot" w:pos="9350"/>
        </w:tabs>
        <w:rPr>
          <w:ins w:id="18" w:author="Eric Robertson" w:date="2016-09-08T13:55:00Z"/>
          <w:rFonts w:asciiTheme="minorHAnsi" w:eastAsiaTheme="minorEastAsia" w:hAnsiTheme="minorHAnsi" w:cstheme="minorBidi"/>
          <w:b w:val="0"/>
          <w:bCs w:val="0"/>
          <w:caps w:val="0"/>
          <w:noProof/>
          <w:sz w:val="24"/>
          <w:lang w:eastAsia="ja-JP"/>
        </w:rPr>
      </w:pPr>
      <w:ins w:id="19" w:author="Eric Robertson" w:date="2016-09-08T13:55:00Z">
        <w:r>
          <w:rPr>
            <w:noProof/>
          </w:rPr>
          <w:t>2.</w:t>
        </w:r>
        <w:r>
          <w:rPr>
            <w:rFonts w:asciiTheme="minorHAnsi" w:eastAsiaTheme="minorEastAsia" w:hAnsiTheme="minorHAnsi" w:cstheme="minorBidi"/>
            <w:b w:val="0"/>
            <w:bCs w:val="0"/>
            <w:caps w:val="0"/>
            <w:noProof/>
            <w:sz w:val="24"/>
            <w:lang w:eastAsia="ja-JP"/>
          </w:rPr>
          <w:tab/>
        </w:r>
        <w:r>
          <w:rPr>
            <w:noProof/>
          </w:rPr>
          <w:t>Installation</w:t>
        </w:r>
        <w:r>
          <w:rPr>
            <w:noProof/>
          </w:rPr>
          <w:tab/>
        </w:r>
        <w:r>
          <w:rPr>
            <w:noProof/>
          </w:rPr>
          <w:fldChar w:fldCharType="begin"/>
        </w:r>
        <w:r>
          <w:rPr>
            <w:noProof/>
          </w:rPr>
          <w:instrText xml:space="preserve"> PAGEREF _Toc334962281 \h </w:instrText>
        </w:r>
      </w:ins>
      <w:r>
        <w:rPr>
          <w:noProof/>
        </w:rPr>
      </w:r>
      <w:r>
        <w:rPr>
          <w:noProof/>
        </w:rPr>
        <w:fldChar w:fldCharType="separate"/>
      </w:r>
      <w:ins w:id="20" w:author="Eric Robertson" w:date="2016-09-08T13:55:00Z">
        <w:r>
          <w:rPr>
            <w:noProof/>
          </w:rPr>
          <w:t>1</w:t>
        </w:r>
        <w:r>
          <w:rPr>
            <w:noProof/>
          </w:rPr>
          <w:fldChar w:fldCharType="end"/>
        </w:r>
      </w:ins>
    </w:p>
    <w:p w14:paraId="0451A9FE" w14:textId="77777777" w:rsidR="009F578C" w:rsidRDefault="009F578C">
      <w:pPr>
        <w:pStyle w:val="TOC2"/>
        <w:tabs>
          <w:tab w:val="left" w:pos="717"/>
        </w:tabs>
        <w:rPr>
          <w:ins w:id="21" w:author="Eric Robertson" w:date="2016-09-08T13:55:00Z"/>
          <w:rFonts w:asciiTheme="minorHAnsi" w:eastAsiaTheme="minorEastAsia" w:hAnsiTheme="minorHAnsi" w:cstheme="minorBidi"/>
          <w:noProof/>
          <w:sz w:val="24"/>
          <w:lang w:eastAsia="ja-JP"/>
        </w:rPr>
      </w:pPr>
      <w:ins w:id="22" w:author="Eric Robertson" w:date="2016-09-08T13:55:00Z">
        <w:r>
          <w:rPr>
            <w:noProof/>
          </w:rPr>
          <w:t>2.1</w:t>
        </w:r>
        <w:r>
          <w:rPr>
            <w:rFonts w:asciiTheme="minorHAnsi" w:eastAsiaTheme="minorEastAsia" w:hAnsiTheme="minorHAnsi" w:cstheme="minorBidi"/>
            <w:noProof/>
            <w:sz w:val="24"/>
            <w:lang w:eastAsia="ja-JP"/>
          </w:rPr>
          <w:tab/>
        </w:r>
        <w:r>
          <w:rPr>
            <w:noProof/>
          </w:rPr>
          <w:t>Dependencies</w:t>
        </w:r>
        <w:r>
          <w:rPr>
            <w:noProof/>
          </w:rPr>
          <w:tab/>
        </w:r>
        <w:r>
          <w:rPr>
            <w:noProof/>
          </w:rPr>
          <w:fldChar w:fldCharType="begin"/>
        </w:r>
        <w:r>
          <w:rPr>
            <w:noProof/>
          </w:rPr>
          <w:instrText xml:space="preserve"> PAGEREF _Toc334962282 \h </w:instrText>
        </w:r>
      </w:ins>
      <w:r>
        <w:rPr>
          <w:noProof/>
        </w:rPr>
      </w:r>
      <w:r>
        <w:rPr>
          <w:noProof/>
        </w:rPr>
        <w:fldChar w:fldCharType="separate"/>
      </w:r>
      <w:ins w:id="23" w:author="Eric Robertson" w:date="2016-09-08T13:55:00Z">
        <w:r>
          <w:rPr>
            <w:noProof/>
          </w:rPr>
          <w:t>2</w:t>
        </w:r>
        <w:r>
          <w:rPr>
            <w:noProof/>
          </w:rPr>
          <w:fldChar w:fldCharType="end"/>
        </w:r>
      </w:ins>
    </w:p>
    <w:p w14:paraId="4BF32407" w14:textId="77777777" w:rsidR="009F578C" w:rsidRDefault="009F578C">
      <w:pPr>
        <w:pStyle w:val="TOC1"/>
        <w:tabs>
          <w:tab w:val="left" w:pos="405"/>
          <w:tab w:val="right" w:leader="dot" w:pos="9350"/>
        </w:tabs>
        <w:rPr>
          <w:ins w:id="24" w:author="Eric Robertson" w:date="2016-09-08T13:55:00Z"/>
          <w:rFonts w:asciiTheme="minorHAnsi" w:eastAsiaTheme="minorEastAsia" w:hAnsiTheme="minorHAnsi" w:cstheme="minorBidi"/>
          <w:b w:val="0"/>
          <w:bCs w:val="0"/>
          <w:caps w:val="0"/>
          <w:noProof/>
          <w:sz w:val="24"/>
          <w:lang w:eastAsia="ja-JP"/>
        </w:rPr>
      </w:pPr>
      <w:ins w:id="25" w:author="Eric Robertson" w:date="2016-09-08T13:55:00Z">
        <w:r>
          <w:rPr>
            <w:noProof/>
          </w:rPr>
          <w:t>3.</w:t>
        </w:r>
        <w:r>
          <w:rPr>
            <w:rFonts w:asciiTheme="minorHAnsi" w:eastAsiaTheme="minorEastAsia" w:hAnsiTheme="minorHAnsi" w:cstheme="minorBidi"/>
            <w:b w:val="0"/>
            <w:bCs w:val="0"/>
            <w:caps w:val="0"/>
            <w:noProof/>
            <w:sz w:val="24"/>
            <w:lang w:eastAsia="ja-JP"/>
          </w:rPr>
          <w:tab/>
        </w:r>
        <w:r>
          <w:rPr>
            <w:noProof/>
          </w:rPr>
          <w:t>General Operation</w:t>
        </w:r>
        <w:r>
          <w:rPr>
            <w:noProof/>
          </w:rPr>
          <w:tab/>
        </w:r>
        <w:r>
          <w:rPr>
            <w:noProof/>
          </w:rPr>
          <w:fldChar w:fldCharType="begin"/>
        </w:r>
        <w:r>
          <w:rPr>
            <w:noProof/>
          </w:rPr>
          <w:instrText xml:space="preserve"> PAGEREF _Toc334962283 \h </w:instrText>
        </w:r>
      </w:ins>
      <w:r>
        <w:rPr>
          <w:noProof/>
        </w:rPr>
      </w:r>
      <w:r>
        <w:rPr>
          <w:noProof/>
        </w:rPr>
        <w:fldChar w:fldCharType="separate"/>
      </w:r>
      <w:ins w:id="26" w:author="Eric Robertson" w:date="2016-09-08T13:55:00Z">
        <w:r>
          <w:rPr>
            <w:noProof/>
          </w:rPr>
          <w:t>3</w:t>
        </w:r>
        <w:r>
          <w:rPr>
            <w:noProof/>
          </w:rPr>
          <w:fldChar w:fldCharType="end"/>
        </w:r>
      </w:ins>
    </w:p>
    <w:p w14:paraId="49BA0792" w14:textId="77777777" w:rsidR="009F578C" w:rsidRDefault="009F578C">
      <w:pPr>
        <w:pStyle w:val="TOC2"/>
        <w:tabs>
          <w:tab w:val="left" w:pos="717"/>
        </w:tabs>
        <w:rPr>
          <w:ins w:id="27" w:author="Eric Robertson" w:date="2016-09-08T13:55:00Z"/>
          <w:rFonts w:asciiTheme="minorHAnsi" w:eastAsiaTheme="minorEastAsia" w:hAnsiTheme="minorHAnsi" w:cstheme="minorBidi"/>
          <w:noProof/>
          <w:sz w:val="24"/>
          <w:lang w:eastAsia="ja-JP"/>
        </w:rPr>
      </w:pPr>
      <w:ins w:id="28" w:author="Eric Robertson" w:date="2016-09-08T13:55:00Z">
        <w:r w:rsidRPr="0034737F">
          <w:rPr>
            <w:iCs/>
            <w:noProof/>
          </w:rPr>
          <w:t>3.1</w:t>
        </w:r>
        <w:r>
          <w:rPr>
            <w:rFonts w:asciiTheme="minorHAnsi" w:eastAsiaTheme="minorEastAsia" w:hAnsiTheme="minorHAnsi" w:cstheme="minorBidi"/>
            <w:noProof/>
            <w:sz w:val="24"/>
            <w:lang w:eastAsia="ja-JP"/>
          </w:rPr>
          <w:tab/>
        </w:r>
        <w:r w:rsidRPr="0034737F">
          <w:rPr>
            <w:iCs/>
            <w:noProof/>
          </w:rPr>
          <w:t>Starting the UI</w:t>
        </w:r>
        <w:r>
          <w:rPr>
            <w:noProof/>
          </w:rPr>
          <w:tab/>
        </w:r>
        <w:r>
          <w:rPr>
            <w:noProof/>
          </w:rPr>
          <w:fldChar w:fldCharType="begin"/>
        </w:r>
        <w:r>
          <w:rPr>
            <w:noProof/>
          </w:rPr>
          <w:instrText xml:space="preserve"> PAGEREF _Toc334962284 \h </w:instrText>
        </w:r>
      </w:ins>
      <w:r>
        <w:rPr>
          <w:noProof/>
        </w:rPr>
      </w:r>
      <w:r>
        <w:rPr>
          <w:noProof/>
        </w:rPr>
        <w:fldChar w:fldCharType="separate"/>
      </w:r>
      <w:ins w:id="29" w:author="Eric Robertson" w:date="2016-09-08T13:55:00Z">
        <w:r>
          <w:rPr>
            <w:noProof/>
          </w:rPr>
          <w:t>3</w:t>
        </w:r>
        <w:r>
          <w:rPr>
            <w:noProof/>
          </w:rPr>
          <w:fldChar w:fldCharType="end"/>
        </w:r>
      </w:ins>
    </w:p>
    <w:p w14:paraId="00C13C84" w14:textId="77777777" w:rsidR="009F578C" w:rsidRDefault="009F578C">
      <w:pPr>
        <w:pStyle w:val="TOC2"/>
        <w:tabs>
          <w:tab w:val="left" w:pos="717"/>
        </w:tabs>
        <w:rPr>
          <w:ins w:id="30" w:author="Eric Robertson" w:date="2016-09-08T13:55:00Z"/>
          <w:rFonts w:asciiTheme="minorHAnsi" w:eastAsiaTheme="minorEastAsia" w:hAnsiTheme="minorHAnsi" w:cstheme="minorBidi"/>
          <w:noProof/>
          <w:sz w:val="24"/>
          <w:lang w:eastAsia="ja-JP"/>
        </w:rPr>
      </w:pPr>
      <w:ins w:id="31" w:author="Eric Robertson" w:date="2016-09-08T13:55:00Z">
        <w:r>
          <w:rPr>
            <w:noProof/>
          </w:rPr>
          <w:t>3.2</w:t>
        </w:r>
        <w:r>
          <w:rPr>
            <w:rFonts w:asciiTheme="minorHAnsi" w:eastAsiaTheme="minorEastAsia" w:hAnsiTheme="minorHAnsi" w:cstheme="minorBidi"/>
            <w:noProof/>
            <w:sz w:val="24"/>
            <w:lang w:eastAsia="ja-JP"/>
          </w:rPr>
          <w:tab/>
        </w:r>
        <w:r>
          <w:rPr>
            <w:noProof/>
          </w:rPr>
          <w:t>Projects</w:t>
        </w:r>
        <w:r>
          <w:rPr>
            <w:noProof/>
          </w:rPr>
          <w:tab/>
        </w:r>
        <w:r>
          <w:rPr>
            <w:noProof/>
          </w:rPr>
          <w:fldChar w:fldCharType="begin"/>
        </w:r>
        <w:r>
          <w:rPr>
            <w:noProof/>
          </w:rPr>
          <w:instrText xml:space="preserve"> PAGEREF _Toc334962285 \h </w:instrText>
        </w:r>
      </w:ins>
      <w:r>
        <w:rPr>
          <w:noProof/>
        </w:rPr>
      </w:r>
      <w:r>
        <w:rPr>
          <w:noProof/>
        </w:rPr>
        <w:fldChar w:fldCharType="separate"/>
      </w:r>
      <w:ins w:id="32" w:author="Eric Robertson" w:date="2016-09-08T13:55:00Z">
        <w:r>
          <w:rPr>
            <w:noProof/>
          </w:rPr>
          <w:t>4</w:t>
        </w:r>
        <w:r>
          <w:rPr>
            <w:noProof/>
          </w:rPr>
          <w:fldChar w:fldCharType="end"/>
        </w:r>
      </w:ins>
    </w:p>
    <w:p w14:paraId="103B4A94" w14:textId="77777777" w:rsidR="009F578C" w:rsidRDefault="009F578C">
      <w:pPr>
        <w:pStyle w:val="TOC2"/>
        <w:tabs>
          <w:tab w:val="left" w:pos="717"/>
        </w:tabs>
        <w:rPr>
          <w:ins w:id="33" w:author="Eric Robertson" w:date="2016-09-08T13:55:00Z"/>
          <w:rFonts w:asciiTheme="minorHAnsi" w:eastAsiaTheme="minorEastAsia" w:hAnsiTheme="minorHAnsi" w:cstheme="minorBidi"/>
          <w:noProof/>
          <w:sz w:val="24"/>
          <w:lang w:eastAsia="ja-JP"/>
        </w:rPr>
      </w:pPr>
      <w:ins w:id="34" w:author="Eric Robertson" w:date="2016-09-08T13:55:00Z">
        <w:r>
          <w:rPr>
            <w:noProof/>
          </w:rPr>
          <w:t>3.3</w:t>
        </w:r>
        <w:r>
          <w:rPr>
            <w:rFonts w:asciiTheme="minorHAnsi" w:eastAsiaTheme="minorEastAsia" w:hAnsiTheme="minorHAnsi" w:cstheme="minorBidi"/>
            <w:noProof/>
            <w:sz w:val="24"/>
            <w:lang w:eastAsia="ja-JP"/>
          </w:rPr>
          <w:tab/>
        </w:r>
        <w:r>
          <w:rPr>
            <w:noProof/>
          </w:rPr>
          <w:t>Processing</w:t>
        </w:r>
        <w:r>
          <w:rPr>
            <w:noProof/>
          </w:rPr>
          <w:tab/>
        </w:r>
        <w:r>
          <w:rPr>
            <w:noProof/>
          </w:rPr>
          <w:fldChar w:fldCharType="begin"/>
        </w:r>
        <w:r>
          <w:rPr>
            <w:noProof/>
          </w:rPr>
          <w:instrText xml:space="preserve"> PAGEREF _Toc334962286 \h </w:instrText>
        </w:r>
      </w:ins>
      <w:r>
        <w:rPr>
          <w:noProof/>
        </w:rPr>
      </w:r>
      <w:r>
        <w:rPr>
          <w:noProof/>
        </w:rPr>
        <w:fldChar w:fldCharType="separate"/>
      </w:r>
      <w:ins w:id="35" w:author="Eric Robertson" w:date="2016-09-08T13:55:00Z">
        <w:r>
          <w:rPr>
            <w:noProof/>
          </w:rPr>
          <w:t>6</w:t>
        </w:r>
        <w:r>
          <w:rPr>
            <w:noProof/>
          </w:rPr>
          <w:fldChar w:fldCharType="end"/>
        </w:r>
      </w:ins>
    </w:p>
    <w:p w14:paraId="4DA8D334" w14:textId="77777777" w:rsidR="009F578C" w:rsidRDefault="009F578C">
      <w:pPr>
        <w:pStyle w:val="TOC2"/>
        <w:tabs>
          <w:tab w:val="left" w:pos="717"/>
        </w:tabs>
        <w:rPr>
          <w:ins w:id="36" w:author="Eric Robertson" w:date="2016-09-08T13:55:00Z"/>
          <w:rFonts w:asciiTheme="minorHAnsi" w:eastAsiaTheme="minorEastAsia" w:hAnsiTheme="minorHAnsi" w:cstheme="minorBidi"/>
          <w:noProof/>
          <w:sz w:val="24"/>
          <w:lang w:eastAsia="ja-JP"/>
        </w:rPr>
      </w:pPr>
      <w:ins w:id="37" w:author="Eric Robertson" w:date="2016-09-08T13:55:00Z">
        <w:r>
          <w:rPr>
            <w:noProof/>
          </w:rPr>
          <w:t>3.4</w:t>
        </w:r>
        <w:r>
          <w:rPr>
            <w:rFonts w:asciiTheme="minorHAnsi" w:eastAsiaTheme="minorEastAsia" w:hAnsiTheme="minorHAnsi" w:cstheme="minorBidi"/>
            <w:noProof/>
            <w:sz w:val="24"/>
            <w:lang w:eastAsia="ja-JP"/>
          </w:rPr>
          <w:tab/>
        </w:r>
        <w:r>
          <w:rPr>
            <w:noProof/>
          </w:rPr>
          <w:t>Workflow</w:t>
        </w:r>
        <w:r>
          <w:rPr>
            <w:noProof/>
          </w:rPr>
          <w:tab/>
        </w:r>
        <w:r>
          <w:rPr>
            <w:noProof/>
          </w:rPr>
          <w:fldChar w:fldCharType="begin"/>
        </w:r>
        <w:r>
          <w:rPr>
            <w:noProof/>
          </w:rPr>
          <w:instrText xml:space="preserve"> PAGEREF _Toc334962287 \h </w:instrText>
        </w:r>
      </w:ins>
      <w:r>
        <w:rPr>
          <w:noProof/>
        </w:rPr>
      </w:r>
      <w:r>
        <w:rPr>
          <w:noProof/>
        </w:rPr>
        <w:fldChar w:fldCharType="separate"/>
      </w:r>
      <w:ins w:id="38" w:author="Eric Robertson" w:date="2016-09-08T13:55:00Z">
        <w:r>
          <w:rPr>
            <w:noProof/>
          </w:rPr>
          <w:t>7</w:t>
        </w:r>
        <w:r>
          <w:rPr>
            <w:noProof/>
          </w:rPr>
          <w:fldChar w:fldCharType="end"/>
        </w:r>
      </w:ins>
    </w:p>
    <w:p w14:paraId="60BB4326" w14:textId="77777777" w:rsidR="009F578C" w:rsidRDefault="009F578C">
      <w:pPr>
        <w:pStyle w:val="TOC3"/>
        <w:tabs>
          <w:tab w:val="left" w:pos="1116"/>
          <w:tab w:val="right" w:leader="dot" w:pos="9350"/>
        </w:tabs>
        <w:rPr>
          <w:ins w:id="39" w:author="Eric Robertson" w:date="2016-09-08T13:55:00Z"/>
          <w:rFonts w:eastAsiaTheme="minorEastAsia" w:cstheme="minorBidi"/>
          <w:i w:val="0"/>
          <w:iCs w:val="0"/>
          <w:noProof/>
          <w:lang w:eastAsia="ja-JP"/>
        </w:rPr>
      </w:pPr>
      <w:ins w:id="40" w:author="Eric Robertson" w:date="2016-09-08T13:55:00Z">
        <w:r>
          <w:rPr>
            <w:noProof/>
          </w:rPr>
          <w:t>3.4.1</w:t>
        </w:r>
        <w:r>
          <w:rPr>
            <w:rFonts w:eastAsiaTheme="minorEastAsia" w:cstheme="minorBidi"/>
            <w:i w:val="0"/>
            <w:iCs w:val="0"/>
            <w:noProof/>
            <w:lang w:eastAsia="ja-JP"/>
          </w:rPr>
          <w:tab/>
        </w:r>
        <w:r>
          <w:rPr>
            <w:noProof/>
          </w:rPr>
          <w:t>JPEG Workflow</w:t>
        </w:r>
        <w:r>
          <w:rPr>
            <w:noProof/>
          </w:rPr>
          <w:tab/>
        </w:r>
        <w:r>
          <w:rPr>
            <w:noProof/>
          </w:rPr>
          <w:fldChar w:fldCharType="begin"/>
        </w:r>
        <w:r>
          <w:rPr>
            <w:noProof/>
          </w:rPr>
          <w:instrText xml:space="preserve"> PAGEREF _Toc334962288 \h </w:instrText>
        </w:r>
      </w:ins>
      <w:r>
        <w:rPr>
          <w:noProof/>
        </w:rPr>
      </w:r>
      <w:r>
        <w:rPr>
          <w:noProof/>
        </w:rPr>
        <w:fldChar w:fldCharType="separate"/>
      </w:r>
      <w:ins w:id="41" w:author="Eric Robertson" w:date="2016-09-08T13:55:00Z">
        <w:r>
          <w:rPr>
            <w:noProof/>
          </w:rPr>
          <w:t>8</w:t>
        </w:r>
        <w:r>
          <w:rPr>
            <w:noProof/>
          </w:rPr>
          <w:fldChar w:fldCharType="end"/>
        </w:r>
      </w:ins>
    </w:p>
    <w:p w14:paraId="0B0BF574" w14:textId="77777777" w:rsidR="009F578C" w:rsidRDefault="009F578C">
      <w:pPr>
        <w:pStyle w:val="TOC1"/>
        <w:tabs>
          <w:tab w:val="left" w:pos="405"/>
          <w:tab w:val="right" w:leader="dot" w:pos="9350"/>
        </w:tabs>
        <w:rPr>
          <w:ins w:id="42" w:author="Eric Robertson" w:date="2016-09-08T13:55:00Z"/>
          <w:rFonts w:asciiTheme="minorHAnsi" w:eastAsiaTheme="minorEastAsia" w:hAnsiTheme="minorHAnsi" w:cstheme="minorBidi"/>
          <w:b w:val="0"/>
          <w:bCs w:val="0"/>
          <w:caps w:val="0"/>
          <w:noProof/>
          <w:sz w:val="24"/>
          <w:lang w:eastAsia="ja-JP"/>
        </w:rPr>
      </w:pPr>
      <w:ins w:id="43" w:author="Eric Robertson" w:date="2016-09-08T13:55:00Z">
        <w:r>
          <w:rPr>
            <w:noProof/>
          </w:rPr>
          <w:t>4.</w:t>
        </w:r>
        <w:r>
          <w:rPr>
            <w:rFonts w:asciiTheme="minorHAnsi" w:eastAsiaTheme="minorEastAsia" w:hAnsiTheme="minorHAnsi" w:cstheme="minorBidi"/>
            <w:b w:val="0"/>
            <w:bCs w:val="0"/>
            <w:caps w:val="0"/>
            <w:noProof/>
            <w:sz w:val="24"/>
            <w:lang w:eastAsia="ja-JP"/>
          </w:rPr>
          <w:tab/>
        </w:r>
        <w:r>
          <w:rPr>
            <w:noProof/>
          </w:rPr>
          <w:t>Graph Operations</w:t>
        </w:r>
        <w:r>
          <w:rPr>
            <w:noProof/>
          </w:rPr>
          <w:tab/>
        </w:r>
        <w:r>
          <w:rPr>
            <w:noProof/>
          </w:rPr>
          <w:fldChar w:fldCharType="begin"/>
        </w:r>
        <w:r>
          <w:rPr>
            <w:noProof/>
          </w:rPr>
          <w:instrText xml:space="preserve"> PAGEREF _Toc334962289 \h </w:instrText>
        </w:r>
      </w:ins>
      <w:r>
        <w:rPr>
          <w:noProof/>
        </w:rPr>
      </w:r>
      <w:r>
        <w:rPr>
          <w:noProof/>
        </w:rPr>
        <w:fldChar w:fldCharType="separate"/>
      </w:r>
      <w:ins w:id="44" w:author="Eric Robertson" w:date="2016-09-08T13:55:00Z">
        <w:r>
          <w:rPr>
            <w:noProof/>
          </w:rPr>
          <w:t>8</w:t>
        </w:r>
        <w:r>
          <w:rPr>
            <w:noProof/>
          </w:rPr>
          <w:fldChar w:fldCharType="end"/>
        </w:r>
      </w:ins>
    </w:p>
    <w:p w14:paraId="64D42527" w14:textId="77777777" w:rsidR="009F578C" w:rsidRDefault="009F578C">
      <w:pPr>
        <w:pStyle w:val="TOC2"/>
        <w:tabs>
          <w:tab w:val="left" w:pos="717"/>
        </w:tabs>
        <w:rPr>
          <w:ins w:id="45" w:author="Eric Robertson" w:date="2016-09-08T13:55:00Z"/>
          <w:rFonts w:asciiTheme="minorHAnsi" w:eastAsiaTheme="minorEastAsia" w:hAnsiTheme="minorHAnsi" w:cstheme="minorBidi"/>
          <w:noProof/>
          <w:sz w:val="24"/>
          <w:lang w:eastAsia="ja-JP"/>
        </w:rPr>
      </w:pPr>
      <w:ins w:id="46" w:author="Eric Robertson" w:date="2016-09-08T13:55:00Z">
        <w:r w:rsidRPr="0034737F">
          <w:rPr>
            <w:iCs/>
            <w:noProof/>
          </w:rPr>
          <w:t>4.1</w:t>
        </w:r>
        <w:r>
          <w:rPr>
            <w:rFonts w:asciiTheme="minorHAnsi" w:eastAsiaTheme="minorEastAsia" w:hAnsiTheme="minorHAnsi" w:cstheme="minorBidi"/>
            <w:noProof/>
            <w:sz w:val="24"/>
            <w:lang w:eastAsia="ja-JP"/>
          </w:rPr>
          <w:tab/>
        </w:r>
        <w:r w:rsidRPr="0034737F">
          <w:rPr>
            <w:iCs/>
            <w:noProof/>
          </w:rPr>
          <w:t>Linking Nodes</w:t>
        </w:r>
        <w:r>
          <w:rPr>
            <w:noProof/>
          </w:rPr>
          <w:tab/>
        </w:r>
        <w:r>
          <w:rPr>
            <w:noProof/>
          </w:rPr>
          <w:fldChar w:fldCharType="begin"/>
        </w:r>
        <w:r>
          <w:rPr>
            <w:noProof/>
          </w:rPr>
          <w:instrText xml:space="preserve"> PAGEREF _Toc334962290 \h </w:instrText>
        </w:r>
      </w:ins>
      <w:r>
        <w:rPr>
          <w:noProof/>
        </w:rPr>
      </w:r>
      <w:r>
        <w:rPr>
          <w:noProof/>
        </w:rPr>
        <w:fldChar w:fldCharType="separate"/>
      </w:r>
      <w:ins w:id="47" w:author="Eric Robertson" w:date="2016-09-08T13:55:00Z">
        <w:r>
          <w:rPr>
            <w:noProof/>
          </w:rPr>
          <w:t>8</w:t>
        </w:r>
        <w:r>
          <w:rPr>
            <w:noProof/>
          </w:rPr>
          <w:fldChar w:fldCharType="end"/>
        </w:r>
      </w:ins>
    </w:p>
    <w:p w14:paraId="39A223FB" w14:textId="77777777" w:rsidR="009F578C" w:rsidRDefault="009F578C">
      <w:pPr>
        <w:pStyle w:val="TOC3"/>
        <w:tabs>
          <w:tab w:val="left" w:pos="1116"/>
          <w:tab w:val="right" w:leader="dot" w:pos="9350"/>
        </w:tabs>
        <w:rPr>
          <w:ins w:id="48" w:author="Eric Robertson" w:date="2016-09-08T13:55:00Z"/>
          <w:rFonts w:eastAsiaTheme="minorEastAsia" w:cstheme="minorBidi"/>
          <w:i w:val="0"/>
          <w:iCs w:val="0"/>
          <w:noProof/>
          <w:lang w:eastAsia="ja-JP"/>
        </w:rPr>
      </w:pPr>
      <w:ins w:id="49" w:author="Eric Robertson" w:date="2016-09-08T13:55:00Z">
        <w:r>
          <w:rPr>
            <w:noProof/>
          </w:rPr>
          <w:t>4.1.1</w:t>
        </w:r>
        <w:r>
          <w:rPr>
            <w:rFonts w:eastAsiaTheme="minorEastAsia" w:cstheme="minorBidi"/>
            <w:i w:val="0"/>
            <w:iCs w:val="0"/>
            <w:noProof/>
            <w:lang w:eastAsia="ja-JP"/>
          </w:rPr>
          <w:tab/>
        </w:r>
        <w:r>
          <w:rPr>
            <w:noProof/>
          </w:rPr>
          <w:t>Video Displays</w:t>
        </w:r>
        <w:r>
          <w:rPr>
            <w:noProof/>
          </w:rPr>
          <w:tab/>
        </w:r>
        <w:r>
          <w:rPr>
            <w:noProof/>
          </w:rPr>
          <w:fldChar w:fldCharType="begin"/>
        </w:r>
        <w:r>
          <w:rPr>
            <w:noProof/>
          </w:rPr>
          <w:instrText xml:space="preserve"> PAGEREF _Toc334962291 \h </w:instrText>
        </w:r>
      </w:ins>
      <w:r>
        <w:rPr>
          <w:noProof/>
        </w:rPr>
      </w:r>
      <w:r>
        <w:rPr>
          <w:noProof/>
        </w:rPr>
        <w:fldChar w:fldCharType="separate"/>
      </w:r>
      <w:ins w:id="50" w:author="Eric Robertson" w:date="2016-09-08T13:55:00Z">
        <w:r>
          <w:rPr>
            <w:noProof/>
          </w:rPr>
          <w:t>9</w:t>
        </w:r>
        <w:r>
          <w:rPr>
            <w:noProof/>
          </w:rPr>
          <w:fldChar w:fldCharType="end"/>
        </w:r>
      </w:ins>
    </w:p>
    <w:p w14:paraId="1C4B33B8" w14:textId="77777777" w:rsidR="009F578C" w:rsidRDefault="009F578C">
      <w:pPr>
        <w:pStyle w:val="TOC2"/>
        <w:tabs>
          <w:tab w:val="left" w:pos="717"/>
        </w:tabs>
        <w:rPr>
          <w:ins w:id="51" w:author="Eric Robertson" w:date="2016-09-08T13:55:00Z"/>
          <w:rFonts w:asciiTheme="minorHAnsi" w:eastAsiaTheme="minorEastAsia" w:hAnsiTheme="minorHAnsi" w:cstheme="minorBidi"/>
          <w:noProof/>
          <w:sz w:val="24"/>
          <w:lang w:eastAsia="ja-JP"/>
        </w:rPr>
      </w:pPr>
      <w:ins w:id="52" w:author="Eric Robertson" w:date="2016-09-08T13:55:00Z">
        <w:r>
          <w:rPr>
            <w:noProof/>
          </w:rPr>
          <w:t>4.2</w:t>
        </w:r>
        <w:r>
          <w:rPr>
            <w:rFonts w:asciiTheme="minorHAnsi" w:eastAsiaTheme="minorEastAsia" w:hAnsiTheme="minorHAnsi" w:cstheme="minorBidi"/>
            <w:noProof/>
            <w:sz w:val="24"/>
            <w:lang w:eastAsia="ja-JP"/>
          </w:rPr>
          <w:tab/>
        </w:r>
        <w:r>
          <w:rPr>
            <w:noProof/>
          </w:rPr>
          <w:t>Interface Demonstration</w:t>
        </w:r>
        <w:r>
          <w:rPr>
            <w:noProof/>
          </w:rPr>
          <w:tab/>
        </w:r>
        <w:r>
          <w:rPr>
            <w:noProof/>
          </w:rPr>
          <w:fldChar w:fldCharType="begin"/>
        </w:r>
        <w:r>
          <w:rPr>
            <w:noProof/>
          </w:rPr>
          <w:instrText xml:space="preserve"> PAGEREF _Toc334962292 \h </w:instrText>
        </w:r>
      </w:ins>
      <w:r>
        <w:rPr>
          <w:noProof/>
        </w:rPr>
      </w:r>
      <w:r>
        <w:rPr>
          <w:noProof/>
        </w:rPr>
        <w:fldChar w:fldCharType="separate"/>
      </w:r>
      <w:ins w:id="53" w:author="Eric Robertson" w:date="2016-09-08T13:55:00Z">
        <w:r>
          <w:rPr>
            <w:noProof/>
          </w:rPr>
          <w:t>9</w:t>
        </w:r>
        <w:r>
          <w:rPr>
            <w:noProof/>
          </w:rPr>
          <w:fldChar w:fldCharType="end"/>
        </w:r>
      </w:ins>
    </w:p>
    <w:p w14:paraId="0C0BE407" w14:textId="77777777" w:rsidR="009F578C" w:rsidRDefault="009F578C">
      <w:pPr>
        <w:pStyle w:val="TOC1"/>
        <w:tabs>
          <w:tab w:val="left" w:pos="405"/>
          <w:tab w:val="right" w:leader="dot" w:pos="9350"/>
        </w:tabs>
        <w:rPr>
          <w:ins w:id="54" w:author="Eric Robertson" w:date="2016-09-08T13:55:00Z"/>
          <w:rFonts w:asciiTheme="minorHAnsi" w:eastAsiaTheme="minorEastAsia" w:hAnsiTheme="minorHAnsi" w:cstheme="minorBidi"/>
          <w:b w:val="0"/>
          <w:bCs w:val="0"/>
          <w:caps w:val="0"/>
          <w:noProof/>
          <w:sz w:val="24"/>
          <w:lang w:eastAsia="ja-JP"/>
        </w:rPr>
      </w:pPr>
      <w:ins w:id="55" w:author="Eric Robertson" w:date="2016-09-08T13:55:00Z">
        <w:r>
          <w:rPr>
            <w:noProof/>
          </w:rPr>
          <w:t>5.</w:t>
        </w:r>
        <w:r>
          <w:rPr>
            <w:rFonts w:asciiTheme="minorHAnsi" w:eastAsiaTheme="minorEastAsia" w:hAnsiTheme="minorHAnsi" w:cstheme="minorBidi"/>
            <w:b w:val="0"/>
            <w:bCs w:val="0"/>
            <w:caps w:val="0"/>
            <w:noProof/>
            <w:sz w:val="24"/>
            <w:lang w:eastAsia="ja-JP"/>
          </w:rPr>
          <w:tab/>
        </w:r>
        <w:r>
          <w:rPr>
            <w:noProof/>
          </w:rPr>
          <w:t>Link Descriptions</w:t>
        </w:r>
        <w:r>
          <w:rPr>
            <w:noProof/>
          </w:rPr>
          <w:tab/>
        </w:r>
        <w:r>
          <w:rPr>
            <w:noProof/>
          </w:rPr>
          <w:fldChar w:fldCharType="begin"/>
        </w:r>
        <w:r>
          <w:rPr>
            <w:noProof/>
          </w:rPr>
          <w:instrText xml:space="preserve"> PAGEREF _Toc334962293 \h </w:instrText>
        </w:r>
      </w:ins>
      <w:r>
        <w:rPr>
          <w:noProof/>
        </w:rPr>
      </w:r>
      <w:r>
        <w:rPr>
          <w:noProof/>
        </w:rPr>
        <w:fldChar w:fldCharType="separate"/>
      </w:r>
      <w:ins w:id="56" w:author="Eric Robertson" w:date="2016-09-08T13:55:00Z">
        <w:r>
          <w:rPr>
            <w:noProof/>
          </w:rPr>
          <w:t>11</w:t>
        </w:r>
        <w:r>
          <w:rPr>
            <w:noProof/>
          </w:rPr>
          <w:fldChar w:fldCharType="end"/>
        </w:r>
      </w:ins>
    </w:p>
    <w:p w14:paraId="3F378D47" w14:textId="77777777" w:rsidR="009F578C" w:rsidRDefault="009F578C">
      <w:pPr>
        <w:pStyle w:val="TOC2"/>
        <w:tabs>
          <w:tab w:val="left" w:pos="717"/>
        </w:tabs>
        <w:rPr>
          <w:ins w:id="57" w:author="Eric Robertson" w:date="2016-09-08T13:55:00Z"/>
          <w:rFonts w:asciiTheme="minorHAnsi" w:eastAsiaTheme="minorEastAsia" w:hAnsiTheme="minorHAnsi" w:cstheme="minorBidi"/>
          <w:noProof/>
          <w:sz w:val="24"/>
          <w:lang w:eastAsia="ja-JP"/>
        </w:rPr>
      </w:pPr>
      <w:ins w:id="58" w:author="Eric Robertson" w:date="2016-09-08T13:55:00Z">
        <w:r>
          <w:rPr>
            <w:noProof/>
          </w:rPr>
          <w:t>5.1</w:t>
        </w:r>
        <w:r>
          <w:rPr>
            <w:rFonts w:asciiTheme="minorHAnsi" w:eastAsiaTheme="minorEastAsia" w:hAnsiTheme="minorHAnsi" w:cstheme="minorBidi"/>
            <w:noProof/>
            <w:sz w:val="24"/>
            <w:lang w:eastAsia="ja-JP"/>
          </w:rPr>
          <w:tab/>
        </w:r>
        <w:r>
          <w:rPr>
            <w:noProof/>
          </w:rPr>
          <w:t>Input Masks</w:t>
        </w:r>
        <w:r>
          <w:rPr>
            <w:noProof/>
          </w:rPr>
          <w:tab/>
        </w:r>
        <w:r>
          <w:rPr>
            <w:noProof/>
          </w:rPr>
          <w:fldChar w:fldCharType="begin"/>
        </w:r>
        <w:r>
          <w:rPr>
            <w:noProof/>
          </w:rPr>
          <w:instrText xml:space="preserve"> PAGEREF _Toc334962294 \h </w:instrText>
        </w:r>
      </w:ins>
      <w:r>
        <w:rPr>
          <w:noProof/>
        </w:rPr>
      </w:r>
      <w:r>
        <w:rPr>
          <w:noProof/>
        </w:rPr>
        <w:fldChar w:fldCharType="separate"/>
      </w:r>
      <w:ins w:id="59" w:author="Eric Robertson" w:date="2016-09-08T13:55:00Z">
        <w:r>
          <w:rPr>
            <w:noProof/>
          </w:rPr>
          <w:t>12</w:t>
        </w:r>
        <w:r>
          <w:rPr>
            <w:noProof/>
          </w:rPr>
          <w:fldChar w:fldCharType="end"/>
        </w:r>
      </w:ins>
    </w:p>
    <w:p w14:paraId="5133A120" w14:textId="77777777" w:rsidR="009F578C" w:rsidRDefault="009F578C">
      <w:pPr>
        <w:pStyle w:val="TOC2"/>
        <w:tabs>
          <w:tab w:val="left" w:pos="717"/>
        </w:tabs>
        <w:rPr>
          <w:ins w:id="60" w:author="Eric Robertson" w:date="2016-09-08T13:55:00Z"/>
          <w:rFonts w:asciiTheme="minorHAnsi" w:eastAsiaTheme="minorEastAsia" w:hAnsiTheme="minorHAnsi" w:cstheme="minorBidi"/>
          <w:noProof/>
          <w:sz w:val="24"/>
          <w:lang w:eastAsia="ja-JP"/>
        </w:rPr>
      </w:pPr>
      <w:ins w:id="61" w:author="Eric Robertson" w:date="2016-09-08T13:55:00Z">
        <w:r>
          <w:rPr>
            <w:noProof/>
          </w:rPr>
          <w:t>5.2</w:t>
        </w:r>
        <w:r>
          <w:rPr>
            <w:rFonts w:asciiTheme="minorHAnsi" w:eastAsiaTheme="minorEastAsia" w:hAnsiTheme="minorHAnsi" w:cstheme="minorBidi"/>
            <w:noProof/>
            <w:sz w:val="24"/>
            <w:lang w:eastAsia="ja-JP"/>
          </w:rPr>
          <w:tab/>
        </w:r>
        <w:r>
          <w:rPr>
            <w:noProof/>
          </w:rPr>
          <w:t>Paste/Clone vs. Paste/Duplicate</w:t>
        </w:r>
        <w:r>
          <w:rPr>
            <w:noProof/>
          </w:rPr>
          <w:tab/>
        </w:r>
        <w:r>
          <w:rPr>
            <w:noProof/>
          </w:rPr>
          <w:fldChar w:fldCharType="begin"/>
        </w:r>
        <w:r>
          <w:rPr>
            <w:noProof/>
          </w:rPr>
          <w:instrText xml:space="preserve"> PAGEREF _Toc334962295 \h </w:instrText>
        </w:r>
      </w:ins>
      <w:r>
        <w:rPr>
          <w:noProof/>
        </w:rPr>
      </w:r>
      <w:r>
        <w:rPr>
          <w:noProof/>
        </w:rPr>
        <w:fldChar w:fldCharType="separate"/>
      </w:r>
      <w:ins w:id="62" w:author="Eric Robertson" w:date="2016-09-08T13:55:00Z">
        <w:r>
          <w:rPr>
            <w:noProof/>
          </w:rPr>
          <w:t>13</w:t>
        </w:r>
        <w:r>
          <w:rPr>
            <w:noProof/>
          </w:rPr>
          <w:fldChar w:fldCharType="end"/>
        </w:r>
      </w:ins>
    </w:p>
    <w:p w14:paraId="44B93BA4" w14:textId="77777777" w:rsidR="009F578C" w:rsidRDefault="009F578C">
      <w:pPr>
        <w:pStyle w:val="TOC2"/>
        <w:tabs>
          <w:tab w:val="left" w:pos="717"/>
        </w:tabs>
        <w:rPr>
          <w:ins w:id="63" w:author="Eric Robertson" w:date="2016-09-08T13:55:00Z"/>
          <w:rFonts w:asciiTheme="minorHAnsi" w:eastAsiaTheme="minorEastAsia" w:hAnsiTheme="minorHAnsi" w:cstheme="minorBidi"/>
          <w:noProof/>
          <w:sz w:val="24"/>
          <w:lang w:eastAsia="ja-JP"/>
        </w:rPr>
      </w:pPr>
      <w:ins w:id="64" w:author="Eric Robertson" w:date="2016-09-08T13:55:00Z">
        <w:r>
          <w:rPr>
            <w:noProof/>
          </w:rPr>
          <w:t>5.3</w:t>
        </w:r>
        <w:r>
          <w:rPr>
            <w:rFonts w:asciiTheme="minorHAnsi" w:eastAsiaTheme="minorEastAsia" w:hAnsiTheme="minorHAnsi" w:cstheme="minorBidi"/>
            <w:noProof/>
            <w:sz w:val="24"/>
            <w:lang w:eastAsia="ja-JP"/>
          </w:rPr>
          <w:tab/>
        </w:r>
        <w:r>
          <w:rPr>
            <w:noProof/>
          </w:rPr>
          <w:t>The Paste/Splice Operation</w:t>
        </w:r>
        <w:r>
          <w:rPr>
            <w:noProof/>
          </w:rPr>
          <w:tab/>
        </w:r>
        <w:r>
          <w:rPr>
            <w:noProof/>
          </w:rPr>
          <w:fldChar w:fldCharType="begin"/>
        </w:r>
        <w:r>
          <w:rPr>
            <w:noProof/>
          </w:rPr>
          <w:instrText xml:space="preserve"> PAGEREF _Toc334962296 \h </w:instrText>
        </w:r>
      </w:ins>
      <w:r>
        <w:rPr>
          <w:noProof/>
        </w:rPr>
      </w:r>
      <w:r>
        <w:rPr>
          <w:noProof/>
        </w:rPr>
        <w:fldChar w:fldCharType="separate"/>
      </w:r>
      <w:ins w:id="65" w:author="Eric Robertson" w:date="2016-09-08T13:55:00Z">
        <w:r>
          <w:rPr>
            <w:noProof/>
          </w:rPr>
          <w:t>13</w:t>
        </w:r>
        <w:r>
          <w:rPr>
            <w:noProof/>
          </w:rPr>
          <w:fldChar w:fldCharType="end"/>
        </w:r>
      </w:ins>
    </w:p>
    <w:p w14:paraId="1131D574" w14:textId="77777777" w:rsidR="009F578C" w:rsidRDefault="009F578C">
      <w:pPr>
        <w:pStyle w:val="TOC2"/>
        <w:tabs>
          <w:tab w:val="left" w:pos="717"/>
        </w:tabs>
        <w:rPr>
          <w:ins w:id="66" w:author="Eric Robertson" w:date="2016-09-08T13:55:00Z"/>
          <w:rFonts w:asciiTheme="minorHAnsi" w:eastAsiaTheme="minorEastAsia" w:hAnsiTheme="minorHAnsi" w:cstheme="minorBidi"/>
          <w:noProof/>
          <w:sz w:val="24"/>
          <w:lang w:eastAsia="ja-JP"/>
        </w:rPr>
      </w:pPr>
      <w:ins w:id="67" w:author="Eric Robertson" w:date="2016-09-08T13:55:00Z">
        <w:r>
          <w:rPr>
            <w:noProof/>
          </w:rPr>
          <w:t>5.4</w:t>
        </w:r>
        <w:r>
          <w:rPr>
            <w:rFonts w:asciiTheme="minorHAnsi" w:eastAsiaTheme="minorEastAsia" w:hAnsiTheme="minorHAnsi" w:cstheme="minorBidi"/>
            <w:noProof/>
            <w:sz w:val="24"/>
            <w:lang w:eastAsia="ja-JP"/>
          </w:rPr>
          <w:tab/>
        </w:r>
        <w:r>
          <w:rPr>
            <w:noProof/>
          </w:rPr>
          <w:t>Shadow from Donor Image</w:t>
        </w:r>
        <w:r>
          <w:rPr>
            <w:noProof/>
          </w:rPr>
          <w:tab/>
        </w:r>
        <w:r>
          <w:rPr>
            <w:noProof/>
          </w:rPr>
          <w:fldChar w:fldCharType="begin"/>
        </w:r>
        <w:r>
          <w:rPr>
            <w:noProof/>
          </w:rPr>
          <w:instrText xml:space="preserve"> PAGEREF _Toc334962297 \h </w:instrText>
        </w:r>
      </w:ins>
      <w:r>
        <w:rPr>
          <w:noProof/>
        </w:rPr>
      </w:r>
      <w:r>
        <w:rPr>
          <w:noProof/>
        </w:rPr>
        <w:fldChar w:fldCharType="separate"/>
      </w:r>
      <w:ins w:id="68" w:author="Eric Robertson" w:date="2016-09-08T13:55:00Z">
        <w:r>
          <w:rPr>
            <w:noProof/>
          </w:rPr>
          <w:t>14</w:t>
        </w:r>
        <w:r>
          <w:rPr>
            <w:noProof/>
          </w:rPr>
          <w:fldChar w:fldCharType="end"/>
        </w:r>
      </w:ins>
    </w:p>
    <w:p w14:paraId="3FD67292" w14:textId="77777777" w:rsidR="009F578C" w:rsidRDefault="009F578C">
      <w:pPr>
        <w:pStyle w:val="TOC2"/>
        <w:tabs>
          <w:tab w:val="left" w:pos="717"/>
        </w:tabs>
        <w:rPr>
          <w:ins w:id="69" w:author="Eric Robertson" w:date="2016-09-08T13:55:00Z"/>
          <w:rFonts w:asciiTheme="minorHAnsi" w:eastAsiaTheme="minorEastAsia" w:hAnsiTheme="minorHAnsi" w:cstheme="minorBidi"/>
          <w:noProof/>
          <w:sz w:val="24"/>
          <w:lang w:eastAsia="ja-JP"/>
        </w:rPr>
      </w:pPr>
      <w:ins w:id="70" w:author="Eric Robertson" w:date="2016-09-08T13:55:00Z">
        <w:r>
          <w:rPr>
            <w:noProof/>
          </w:rPr>
          <w:t>5.5</w:t>
        </w:r>
        <w:r>
          <w:rPr>
            <w:rFonts w:asciiTheme="minorHAnsi" w:eastAsiaTheme="minorEastAsia" w:hAnsiTheme="minorHAnsi" w:cstheme="minorBidi"/>
            <w:noProof/>
            <w:sz w:val="24"/>
            <w:lang w:eastAsia="ja-JP"/>
          </w:rPr>
          <w:tab/>
        </w:r>
        <w:r>
          <w:rPr>
            <w:noProof/>
          </w:rPr>
          <w:t>Transform Move</w:t>
        </w:r>
        <w:r>
          <w:rPr>
            <w:noProof/>
          </w:rPr>
          <w:tab/>
        </w:r>
        <w:r>
          <w:rPr>
            <w:noProof/>
          </w:rPr>
          <w:fldChar w:fldCharType="begin"/>
        </w:r>
        <w:r>
          <w:rPr>
            <w:noProof/>
          </w:rPr>
          <w:instrText xml:space="preserve"> PAGEREF _Toc334962298 \h </w:instrText>
        </w:r>
      </w:ins>
      <w:r>
        <w:rPr>
          <w:noProof/>
        </w:rPr>
      </w:r>
      <w:r>
        <w:rPr>
          <w:noProof/>
        </w:rPr>
        <w:fldChar w:fldCharType="separate"/>
      </w:r>
      <w:ins w:id="71" w:author="Eric Robertson" w:date="2016-09-08T13:55:00Z">
        <w:r>
          <w:rPr>
            <w:noProof/>
          </w:rPr>
          <w:t>15</w:t>
        </w:r>
        <w:r>
          <w:rPr>
            <w:noProof/>
          </w:rPr>
          <w:fldChar w:fldCharType="end"/>
        </w:r>
      </w:ins>
    </w:p>
    <w:p w14:paraId="20F6240E" w14:textId="77777777" w:rsidR="009F578C" w:rsidRDefault="009F578C">
      <w:pPr>
        <w:pStyle w:val="TOC2"/>
        <w:tabs>
          <w:tab w:val="left" w:pos="717"/>
        </w:tabs>
        <w:rPr>
          <w:ins w:id="72" w:author="Eric Robertson" w:date="2016-09-08T13:55:00Z"/>
          <w:rFonts w:asciiTheme="minorHAnsi" w:eastAsiaTheme="minorEastAsia" w:hAnsiTheme="minorHAnsi" w:cstheme="minorBidi"/>
          <w:noProof/>
          <w:sz w:val="24"/>
          <w:lang w:eastAsia="ja-JP"/>
        </w:rPr>
      </w:pPr>
      <w:ins w:id="73" w:author="Eric Robertson" w:date="2016-09-08T13:55:00Z">
        <w:r>
          <w:rPr>
            <w:noProof/>
          </w:rPr>
          <w:t>5.6</w:t>
        </w:r>
        <w:r>
          <w:rPr>
            <w:rFonts w:asciiTheme="minorHAnsi" w:eastAsiaTheme="minorEastAsia" w:hAnsiTheme="minorHAnsi" w:cstheme="minorBidi"/>
            <w:noProof/>
            <w:sz w:val="24"/>
            <w:lang w:eastAsia="ja-JP"/>
          </w:rPr>
          <w:tab/>
        </w:r>
        <w:r>
          <w:rPr>
            <w:noProof/>
          </w:rPr>
          <w:t>Applying Filters (Plugins)</w:t>
        </w:r>
        <w:r>
          <w:rPr>
            <w:noProof/>
          </w:rPr>
          <w:tab/>
        </w:r>
        <w:r>
          <w:rPr>
            <w:noProof/>
          </w:rPr>
          <w:fldChar w:fldCharType="begin"/>
        </w:r>
        <w:r>
          <w:rPr>
            <w:noProof/>
          </w:rPr>
          <w:instrText xml:space="preserve"> PAGEREF _Toc334962299 \h </w:instrText>
        </w:r>
      </w:ins>
      <w:r>
        <w:rPr>
          <w:noProof/>
        </w:rPr>
      </w:r>
      <w:r>
        <w:rPr>
          <w:noProof/>
        </w:rPr>
        <w:fldChar w:fldCharType="separate"/>
      </w:r>
      <w:ins w:id="74" w:author="Eric Robertson" w:date="2016-09-08T13:55:00Z">
        <w:r>
          <w:rPr>
            <w:noProof/>
          </w:rPr>
          <w:t>15</w:t>
        </w:r>
        <w:r>
          <w:rPr>
            <w:noProof/>
          </w:rPr>
          <w:fldChar w:fldCharType="end"/>
        </w:r>
      </w:ins>
    </w:p>
    <w:p w14:paraId="1DD1FED6" w14:textId="77777777" w:rsidR="009F578C" w:rsidRDefault="009F578C">
      <w:pPr>
        <w:pStyle w:val="TOC2"/>
        <w:tabs>
          <w:tab w:val="left" w:pos="717"/>
        </w:tabs>
        <w:rPr>
          <w:ins w:id="75" w:author="Eric Robertson" w:date="2016-09-08T13:55:00Z"/>
          <w:rFonts w:asciiTheme="minorHAnsi" w:eastAsiaTheme="minorEastAsia" w:hAnsiTheme="minorHAnsi" w:cstheme="minorBidi"/>
          <w:noProof/>
          <w:sz w:val="24"/>
          <w:lang w:eastAsia="ja-JP"/>
        </w:rPr>
      </w:pPr>
      <w:ins w:id="76" w:author="Eric Robertson" w:date="2016-09-08T13:55:00Z">
        <w:r>
          <w:rPr>
            <w:noProof/>
          </w:rPr>
          <w:t>5.7</w:t>
        </w:r>
        <w:r>
          <w:rPr>
            <w:rFonts w:asciiTheme="minorHAnsi" w:eastAsiaTheme="minorEastAsia" w:hAnsiTheme="minorHAnsi" w:cstheme="minorBidi"/>
            <w:noProof/>
            <w:sz w:val="24"/>
            <w:lang w:eastAsia="ja-JP"/>
          </w:rPr>
          <w:tab/>
        </w:r>
        <w:r>
          <w:rPr>
            <w:noProof/>
          </w:rPr>
          <w:t>Link Inspection</w:t>
        </w:r>
        <w:r>
          <w:rPr>
            <w:noProof/>
          </w:rPr>
          <w:tab/>
        </w:r>
        <w:r>
          <w:rPr>
            <w:noProof/>
          </w:rPr>
          <w:fldChar w:fldCharType="begin"/>
        </w:r>
        <w:r>
          <w:rPr>
            <w:noProof/>
          </w:rPr>
          <w:instrText xml:space="preserve"> PAGEREF _Toc334962300 \h </w:instrText>
        </w:r>
      </w:ins>
      <w:r>
        <w:rPr>
          <w:noProof/>
        </w:rPr>
      </w:r>
      <w:r>
        <w:rPr>
          <w:noProof/>
        </w:rPr>
        <w:fldChar w:fldCharType="separate"/>
      </w:r>
      <w:ins w:id="77" w:author="Eric Robertson" w:date="2016-09-08T13:55:00Z">
        <w:r>
          <w:rPr>
            <w:noProof/>
          </w:rPr>
          <w:t>16</w:t>
        </w:r>
        <w:r>
          <w:rPr>
            <w:noProof/>
          </w:rPr>
          <w:fldChar w:fldCharType="end"/>
        </w:r>
      </w:ins>
    </w:p>
    <w:p w14:paraId="1C2A11BD" w14:textId="77777777" w:rsidR="009F578C" w:rsidRDefault="009F578C">
      <w:pPr>
        <w:pStyle w:val="TOC2"/>
        <w:tabs>
          <w:tab w:val="left" w:pos="717"/>
        </w:tabs>
        <w:rPr>
          <w:ins w:id="78" w:author="Eric Robertson" w:date="2016-09-08T13:55:00Z"/>
          <w:rFonts w:asciiTheme="minorHAnsi" w:eastAsiaTheme="minorEastAsia" w:hAnsiTheme="minorHAnsi" w:cstheme="minorBidi"/>
          <w:noProof/>
          <w:sz w:val="24"/>
          <w:lang w:eastAsia="ja-JP"/>
        </w:rPr>
      </w:pPr>
      <w:ins w:id="79" w:author="Eric Robertson" w:date="2016-09-08T13:55:00Z">
        <w:r>
          <w:rPr>
            <w:noProof/>
          </w:rPr>
          <w:t>5.8</w:t>
        </w:r>
        <w:r>
          <w:rPr>
            <w:rFonts w:asciiTheme="minorHAnsi" w:eastAsiaTheme="minorEastAsia" w:hAnsiTheme="minorHAnsi" w:cstheme="minorBidi"/>
            <w:noProof/>
            <w:sz w:val="24"/>
            <w:lang w:eastAsia="ja-JP"/>
          </w:rPr>
          <w:tab/>
        </w:r>
        <w:r>
          <w:rPr>
            <w:noProof/>
          </w:rPr>
          <w:t>Video Link Descriptions</w:t>
        </w:r>
        <w:r>
          <w:rPr>
            <w:noProof/>
          </w:rPr>
          <w:tab/>
        </w:r>
        <w:r>
          <w:rPr>
            <w:noProof/>
          </w:rPr>
          <w:fldChar w:fldCharType="begin"/>
        </w:r>
        <w:r>
          <w:rPr>
            <w:noProof/>
          </w:rPr>
          <w:instrText xml:space="preserve"> PAGEREF _Toc334962301 \h </w:instrText>
        </w:r>
      </w:ins>
      <w:r>
        <w:rPr>
          <w:noProof/>
        </w:rPr>
      </w:r>
      <w:r>
        <w:rPr>
          <w:noProof/>
        </w:rPr>
        <w:fldChar w:fldCharType="separate"/>
      </w:r>
      <w:ins w:id="80" w:author="Eric Robertson" w:date="2016-09-08T13:55:00Z">
        <w:r>
          <w:rPr>
            <w:noProof/>
          </w:rPr>
          <w:t>17</w:t>
        </w:r>
        <w:r>
          <w:rPr>
            <w:noProof/>
          </w:rPr>
          <w:fldChar w:fldCharType="end"/>
        </w:r>
      </w:ins>
    </w:p>
    <w:p w14:paraId="14F749C4" w14:textId="77777777" w:rsidR="009F578C" w:rsidRDefault="009F578C">
      <w:pPr>
        <w:pStyle w:val="TOC2"/>
        <w:tabs>
          <w:tab w:val="left" w:pos="717"/>
        </w:tabs>
        <w:rPr>
          <w:ins w:id="81" w:author="Eric Robertson" w:date="2016-09-08T13:55:00Z"/>
          <w:rFonts w:asciiTheme="minorHAnsi" w:eastAsiaTheme="minorEastAsia" w:hAnsiTheme="minorHAnsi" w:cstheme="minorBidi"/>
          <w:noProof/>
          <w:sz w:val="24"/>
          <w:lang w:eastAsia="ja-JP"/>
        </w:rPr>
      </w:pPr>
      <w:ins w:id="82" w:author="Eric Robertson" w:date="2016-09-08T13:55:00Z">
        <w:r>
          <w:rPr>
            <w:noProof/>
          </w:rPr>
          <w:t>5.9</w:t>
        </w:r>
        <w:r>
          <w:rPr>
            <w:rFonts w:asciiTheme="minorHAnsi" w:eastAsiaTheme="minorEastAsia" w:hAnsiTheme="minorHAnsi" w:cstheme="minorBidi"/>
            <w:noProof/>
            <w:sz w:val="24"/>
            <w:lang w:eastAsia="ja-JP"/>
          </w:rPr>
          <w:tab/>
        </w:r>
        <w:r>
          <w:rPr>
            <w:noProof/>
          </w:rPr>
          <w:t>Other Metadata</w:t>
        </w:r>
        <w:r>
          <w:rPr>
            <w:noProof/>
          </w:rPr>
          <w:tab/>
        </w:r>
        <w:r>
          <w:rPr>
            <w:noProof/>
          </w:rPr>
          <w:fldChar w:fldCharType="begin"/>
        </w:r>
        <w:r>
          <w:rPr>
            <w:noProof/>
          </w:rPr>
          <w:instrText xml:space="preserve"> PAGEREF _Toc334962302 \h </w:instrText>
        </w:r>
      </w:ins>
      <w:r>
        <w:rPr>
          <w:noProof/>
        </w:rPr>
      </w:r>
      <w:r>
        <w:rPr>
          <w:noProof/>
        </w:rPr>
        <w:fldChar w:fldCharType="separate"/>
      </w:r>
      <w:ins w:id="83" w:author="Eric Robertson" w:date="2016-09-08T13:55:00Z">
        <w:r>
          <w:rPr>
            <w:noProof/>
          </w:rPr>
          <w:t>19</w:t>
        </w:r>
        <w:r>
          <w:rPr>
            <w:noProof/>
          </w:rPr>
          <w:fldChar w:fldCharType="end"/>
        </w:r>
      </w:ins>
    </w:p>
    <w:p w14:paraId="6DD5B054" w14:textId="77777777" w:rsidR="009F578C" w:rsidRDefault="009F578C">
      <w:pPr>
        <w:pStyle w:val="TOC1"/>
        <w:tabs>
          <w:tab w:val="left" w:pos="405"/>
          <w:tab w:val="right" w:leader="dot" w:pos="9350"/>
        </w:tabs>
        <w:rPr>
          <w:ins w:id="84" w:author="Eric Robertson" w:date="2016-09-08T13:55:00Z"/>
          <w:rFonts w:asciiTheme="minorHAnsi" w:eastAsiaTheme="minorEastAsia" w:hAnsiTheme="minorHAnsi" w:cstheme="minorBidi"/>
          <w:b w:val="0"/>
          <w:bCs w:val="0"/>
          <w:caps w:val="0"/>
          <w:noProof/>
          <w:sz w:val="24"/>
          <w:lang w:eastAsia="ja-JP"/>
        </w:rPr>
      </w:pPr>
      <w:ins w:id="85" w:author="Eric Robertson" w:date="2016-09-08T13:55:00Z">
        <w:r>
          <w:rPr>
            <w:noProof/>
          </w:rPr>
          <w:t>6.</w:t>
        </w:r>
        <w:r>
          <w:rPr>
            <w:rFonts w:asciiTheme="minorHAnsi" w:eastAsiaTheme="minorEastAsia" w:hAnsiTheme="minorHAnsi" w:cstheme="minorBidi"/>
            <w:b w:val="0"/>
            <w:bCs w:val="0"/>
            <w:caps w:val="0"/>
            <w:noProof/>
            <w:sz w:val="24"/>
            <w:lang w:eastAsia="ja-JP"/>
          </w:rPr>
          <w:tab/>
        </w:r>
        <w:r>
          <w:rPr>
            <w:noProof/>
          </w:rPr>
          <w:t>Mask Generation</w:t>
        </w:r>
        <w:r>
          <w:rPr>
            <w:noProof/>
          </w:rPr>
          <w:tab/>
        </w:r>
        <w:r>
          <w:rPr>
            <w:noProof/>
          </w:rPr>
          <w:fldChar w:fldCharType="begin"/>
        </w:r>
        <w:r>
          <w:rPr>
            <w:noProof/>
          </w:rPr>
          <w:instrText xml:space="preserve"> PAGEREF _Toc334962303 \h </w:instrText>
        </w:r>
      </w:ins>
      <w:r>
        <w:rPr>
          <w:noProof/>
        </w:rPr>
      </w:r>
      <w:r>
        <w:rPr>
          <w:noProof/>
        </w:rPr>
        <w:fldChar w:fldCharType="separate"/>
      </w:r>
      <w:ins w:id="86" w:author="Eric Robertson" w:date="2016-09-08T13:55:00Z">
        <w:r>
          <w:rPr>
            <w:noProof/>
          </w:rPr>
          <w:t>19</w:t>
        </w:r>
        <w:r>
          <w:rPr>
            <w:noProof/>
          </w:rPr>
          <w:fldChar w:fldCharType="end"/>
        </w:r>
      </w:ins>
    </w:p>
    <w:p w14:paraId="39DA7556" w14:textId="77777777" w:rsidR="009F578C" w:rsidRDefault="009F578C">
      <w:pPr>
        <w:pStyle w:val="TOC2"/>
        <w:tabs>
          <w:tab w:val="left" w:pos="717"/>
        </w:tabs>
        <w:rPr>
          <w:ins w:id="87" w:author="Eric Robertson" w:date="2016-09-08T13:55:00Z"/>
          <w:rFonts w:asciiTheme="minorHAnsi" w:eastAsiaTheme="minorEastAsia" w:hAnsiTheme="minorHAnsi" w:cstheme="minorBidi"/>
          <w:noProof/>
          <w:sz w:val="24"/>
          <w:lang w:eastAsia="ja-JP"/>
        </w:rPr>
      </w:pPr>
      <w:ins w:id="88" w:author="Eric Robertson" w:date="2016-09-08T13:55:00Z">
        <w:r>
          <w:rPr>
            <w:noProof/>
          </w:rPr>
          <w:t>6.1</w:t>
        </w:r>
        <w:r>
          <w:rPr>
            <w:rFonts w:asciiTheme="minorHAnsi" w:eastAsiaTheme="minorEastAsia" w:hAnsiTheme="minorHAnsi" w:cstheme="minorBidi"/>
            <w:noProof/>
            <w:sz w:val="24"/>
            <w:lang w:eastAsia="ja-JP"/>
          </w:rPr>
          <w:tab/>
        </w:r>
        <w:r>
          <w:rPr>
            <w:noProof/>
          </w:rPr>
          <w:t>Video Masks</w:t>
        </w:r>
        <w:r>
          <w:rPr>
            <w:noProof/>
          </w:rPr>
          <w:tab/>
        </w:r>
        <w:r>
          <w:rPr>
            <w:noProof/>
          </w:rPr>
          <w:fldChar w:fldCharType="begin"/>
        </w:r>
        <w:r>
          <w:rPr>
            <w:noProof/>
          </w:rPr>
          <w:instrText xml:space="preserve"> PAGEREF _Toc334962304 \h </w:instrText>
        </w:r>
      </w:ins>
      <w:r>
        <w:rPr>
          <w:noProof/>
        </w:rPr>
      </w:r>
      <w:r>
        <w:rPr>
          <w:noProof/>
        </w:rPr>
        <w:fldChar w:fldCharType="separate"/>
      </w:r>
      <w:ins w:id="89" w:author="Eric Robertson" w:date="2016-09-08T13:55:00Z">
        <w:r>
          <w:rPr>
            <w:noProof/>
          </w:rPr>
          <w:t>19</w:t>
        </w:r>
        <w:r>
          <w:rPr>
            <w:noProof/>
          </w:rPr>
          <w:fldChar w:fldCharType="end"/>
        </w:r>
      </w:ins>
    </w:p>
    <w:p w14:paraId="0CD43099" w14:textId="77777777" w:rsidR="009F578C" w:rsidRDefault="009F578C">
      <w:pPr>
        <w:pStyle w:val="TOC2"/>
        <w:tabs>
          <w:tab w:val="left" w:pos="717"/>
        </w:tabs>
        <w:rPr>
          <w:ins w:id="90" w:author="Eric Robertson" w:date="2016-09-08T13:55:00Z"/>
          <w:rFonts w:asciiTheme="minorHAnsi" w:eastAsiaTheme="minorEastAsia" w:hAnsiTheme="minorHAnsi" w:cstheme="minorBidi"/>
          <w:noProof/>
          <w:sz w:val="24"/>
          <w:lang w:eastAsia="ja-JP"/>
        </w:rPr>
      </w:pPr>
      <w:ins w:id="91" w:author="Eric Robertson" w:date="2016-09-08T13:55:00Z">
        <w:r>
          <w:rPr>
            <w:noProof/>
          </w:rPr>
          <w:t>6.2</w:t>
        </w:r>
        <w:r>
          <w:rPr>
            <w:rFonts w:asciiTheme="minorHAnsi" w:eastAsiaTheme="minorEastAsia" w:hAnsiTheme="minorHAnsi" w:cstheme="minorBidi"/>
            <w:noProof/>
            <w:sz w:val="24"/>
            <w:lang w:eastAsia="ja-JP"/>
          </w:rPr>
          <w:tab/>
        </w:r>
        <w:r>
          <w:rPr>
            <w:noProof/>
          </w:rPr>
          <w:t>Composite Mask</w:t>
        </w:r>
        <w:r>
          <w:rPr>
            <w:noProof/>
          </w:rPr>
          <w:tab/>
        </w:r>
        <w:r>
          <w:rPr>
            <w:noProof/>
          </w:rPr>
          <w:fldChar w:fldCharType="begin"/>
        </w:r>
        <w:r>
          <w:rPr>
            <w:noProof/>
          </w:rPr>
          <w:instrText xml:space="preserve"> PAGEREF _Toc334962305 \h </w:instrText>
        </w:r>
      </w:ins>
      <w:r>
        <w:rPr>
          <w:noProof/>
        </w:rPr>
      </w:r>
      <w:r>
        <w:rPr>
          <w:noProof/>
        </w:rPr>
        <w:fldChar w:fldCharType="separate"/>
      </w:r>
      <w:ins w:id="92" w:author="Eric Robertson" w:date="2016-09-08T13:55:00Z">
        <w:r>
          <w:rPr>
            <w:noProof/>
          </w:rPr>
          <w:t>20</w:t>
        </w:r>
        <w:r>
          <w:rPr>
            <w:noProof/>
          </w:rPr>
          <w:fldChar w:fldCharType="end"/>
        </w:r>
      </w:ins>
    </w:p>
    <w:p w14:paraId="43591494" w14:textId="77777777" w:rsidR="009F578C" w:rsidRDefault="009F578C">
      <w:pPr>
        <w:pStyle w:val="TOC1"/>
        <w:tabs>
          <w:tab w:val="left" w:pos="405"/>
          <w:tab w:val="right" w:leader="dot" w:pos="9350"/>
        </w:tabs>
        <w:rPr>
          <w:ins w:id="93" w:author="Eric Robertson" w:date="2016-09-08T13:55:00Z"/>
          <w:rFonts w:asciiTheme="minorHAnsi" w:eastAsiaTheme="minorEastAsia" w:hAnsiTheme="minorHAnsi" w:cstheme="minorBidi"/>
          <w:b w:val="0"/>
          <w:bCs w:val="0"/>
          <w:caps w:val="0"/>
          <w:noProof/>
          <w:sz w:val="24"/>
          <w:lang w:eastAsia="ja-JP"/>
        </w:rPr>
      </w:pPr>
      <w:ins w:id="94" w:author="Eric Robertson" w:date="2016-09-08T13:55:00Z">
        <w:r>
          <w:rPr>
            <w:noProof/>
          </w:rPr>
          <w:t>7.</w:t>
        </w:r>
        <w:r>
          <w:rPr>
            <w:rFonts w:asciiTheme="minorHAnsi" w:eastAsiaTheme="minorEastAsia" w:hAnsiTheme="minorHAnsi" w:cstheme="minorBidi"/>
            <w:b w:val="0"/>
            <w:bCs w:val="0"/>
            <w:caps w:val="0"/>
            <w:noProof/>
            <w:sz w:val="24"/>
            <w:lang w:eastAsia="ja-JP"/>
          </w:rPr>
          <w:tab/>
        </w:r>
        <w:r>
          <w:rPr>
            <w:noProof/>
          </w:rPr>
          <w:t>Analytics</w:t>
        </w:r>
        <w:r>
          <w:rPr>
            <w:noProof/>
          </w:rPr>
          <w:tab/>
        </w:r>
        <w:r>
          <w:rPr>
            <w:noProof/>
          </w:rPr>
          <w:fldChar w:fldCharType="begin"/>
        </w:r>
        <w:r>
          <w:rPr>
            <w:noProof/>
          </w:rPr>
          <w:instrText xml:space="preserve"> PAGEREF _Toc334962306 \h </w:instrText>
        </w:r>
      </w:ins>
      <w:r>
        <w:rPr>
          <w:noProof/>
        </w:rPr>
      </w:r>
      <w:r>
        <w:rPr>
          <w:noProof/>
        </w:rPr>
        <w:fldChar w:fldCharType="separate"/>
      </w:r>
      <w:ins w:id="95" w:author="Eric Robertson" w:date="2016-09-08T13:55:00Z">
        <w:r>
          <w:rPr>
            <w:noProof/>
          </w:rPr>
          <w:t>20</w:t>
        </w:r>
        <w:r>
          <w:rPr>
            <w:noProof/>
          </w:rPr>
          <w:fldChar w:fldCharType="end"/>
        </w:r>
      </w:ins>
    </w:p>
    <w:p w14:paraId="4B77580B" w14:textId="77777777" w:rsidR="009F578C" w:rsidRDefault="009F578C">
      <w:pPr>
        <w:pStyle w:val="TOC1"/>
        <w:tabs>
          <w:tab w:val="left" w:pos="405"/>
          <w:tab w:val="right" w:leader="dot" w:pos="9350"/>
        </w:tabs>
        <w:rPr>
          <w:ins w:id="96" w:author="Eric Robertson" w:date="2016-09-08T13:55:00Z"/>
          <w:rFonts w:asciiTheme="minorHAnsi" w:eastAsiaTheme="minorEastAsia" w:hAnsiTheme="minorHAnsi" w:cstheme="minorBidi"/>
          <w:b w:val="0"/>
          <w:bCs w:val="0"/>
          <w:caps w:val="0"/>
          <w:noProof/>
          <w:sz w:val="24"/>
          <w:lang w:eastAsia="ja-JP"/>
        </w:rPr>
      </w:pPr>
      <w:ins w:id="97" w:author="Eric Robertson" w:date="2016-09-08T13:55:00Z">
        <w:r>
          <w:rPr>
            <w:noProof/>
          </w:rPr>
          <w:t>8.</w:t>
        </w:r>
        <w:r>
          <w:rPr>
            <w:rFonts w:asciiTheme="minorHAnsi" w:eastAsiaTheme="minorEastAsia" w:hAnsiTheme="minorHAnsi" w:cstheme="minorBidi"/>
            <w:b w:val="0"/>
            <w:bCs w:val="0"/>
            <w:caps w:val="0"/>
            <w:noProof/>
            <w:sz w:val="24"/>
            <w:lang w:eastAsia="ja-JP"/>
          </w:rPr>
          <w:tab/>
        </w:r>
        <w:r>
          <w:rPr>
            <w:noProof/>
          </w:rPr>
          <w:t>Plugins</w:t>
        </w:r>
        <w:r>
          <w:rPr>
            <w:noProof/>
          </w:rPr>
          <w:tab/>
        </w:r>
        <w:r>
          <w:rPr>
            <w:noProof/>
          </w:rPr>
          <w:fldChar w:fldCharType="begin"/>
        </w:r>
        <w:r>
          <w:rPr>
            <w:noProof/>
          </w:rPr>
          <w:instrText xml:space="preserve"> PAGEREF _Toc334962307 \h </w:instrText>
        </w:r>
      </w:ins>
      <w:r>
        <w:rPr>
          <w:noProof/>
        </w:rPr>
      </w:r>
      <w:r>
        <w:rPr>
          <w:noProof/>
        </w:rPr>
        <w:fldChar w:fldCharType="separate"/>
      </w:r>
      <w:ins w:id="98" w:author="Eric Robertson" w:date="2016-09-08T13:55:00Z">
        <w:r>
          <w:rPr>
            <w:noProof/>
          </w:rPr>
          <w:t>20</w:t>
        </w:r>
        <w:r>
          <w:rPr>
            <w:noProof/>
          </w:rPr>
          <w:fldChar w:fldCharType="end"/>
        </w:r>
      </w:ins>
    </w:p>
    <w:p w14:paraId="3C797583" w14:textId="77777777" w:rsidR="009F578C" w:rsidRDefault="009F578C">
      <w:pPr>
        <w:pStyle w:val="TOC2"/>
        <w:tabs>
          <w:tab w:val="left" w:pos="717"/>
        </w:tabs>
        <w:rPr>
          <w:ins w:id="99" w:author="Eric Robertson" w:date="2016-09-08T13:55:00Z"/>
          <w:rFonts w:asciiTheme="minorHAnsi" w:eastAsiaTheme="minorEastAsia" w:hAnsiTheme="minorHAnsi" w:cstheme="minorBidi"/>
          <w:noProof/>
          <w:sz w:val="24"/>
          <w:lang w:eastAsia="ja-JP"/>
        </w:rPr>
      </w:pPr>
      <w:ins w:id="100" w:author="Eric Robertson" w:date="2016-09-08T13:55:00Z">
        <w:r>
          <w:rPr>
            <w:noProof/>
          </w:rPr>
          <w:t>8.1</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_Toc334962308 \h </w:instrText>
        </w:r>
      </w:ins>
      <w:r>
        <w:rPr>
          <w:noProof/>
        </w:rPr>
      </w:r>
      <w:r>
        <w:rPr>
          <w:noProof/>
        </w:rPr>
        <w:fldChar w:fldCharType="separate"/>
      </w:r>
      <w:ins w:id="101" w:author="Eric Robertson" w:date="2016-09-08T13:55:00Z">
        <w:r>
          <w:rPr>
            <w:noProof/>
          </w:rPr>
          <w:t>21</w:t>
        </w:r>
        <w:r>
          <w:rPr>
            <w:noProof/>
          </w:rPr>
          <w:fldChar w:fldCharType="end"/>
        </w:r>
      </w:ins>
    </w:p>
    <w:p w14:paraId="1A9E026D" w14:textId="77777777" w:rsidR="009F578C" w:rsidRDefault="009F578C">
      <w:pPr>
        <w:pStyle w:val="TOC1"/>
        <w:tabs>
          <w:tab w:val="left" w:pos="405"/>
          <w:tab w:val="right" w:leader="dot" w:pos="9350"/>
        </w:tabs>
        <w:rPr>
          <w:ins w:id="102" w:author="Eric Robertson" w:date="2016-09-08T13:55:00Z"/>
          <w:rFonts w:asciiTheme="minorHAnsi" w:eastAsiaTheme="minorEastAsia" w:hAnsiTheme="minorHAnsi" w:cstheme="minorBidi"/>
          <w:b w:val="0"/>
          <w:bCs w:val="0"/>
          <w:caps w:val="0"/>
          <w:noProof/>
          <w:sz w:val="24"/>
          <w:lang w:eastAsia="ja-JP"/>
        </w:rPr>
      </w:pPr>
      <w:ins w:id="103" w:author="Eric Robertson" w:date="2016-09-08T13:55:00Z">
        <w:r>
          <w:rPr>
            <w:noProof/>
          </w:rPr>
          <w:t>9.</w:t>
        </w:r>
        <w:r>
          <w:rPr>
            <w:rFonts w:asciiTheme="minorHAnsi" w:eastAsiaTheme="minorEastAsia" w:hAnsiTheme="minorHAnsi" w:cstheme="minorBidi"/>
            <w:b w:val="0"/>
            <w:bCs w:val="0"/>
            <w:caps w:val="0"/>
            <w:noProof/>
            <w:sz w:val="24"/>
            <w:lang w:eastAsia="ja-JP"/>
          </w:rPr>
          <w:tab/>
        </w:r>
        <w:r>
          <w:rPr>
            <w:noProof/>
          </w:rPr>
          <w:t>Group Manager</w:t>
        </w:r>
        <w:r>
          <w:rPr>
            <w:noProof/>
          </w:rPr>
          <w:tab/>
        </w:r>
        <w:r>
          <w:rPr>
            <w:noProof/>
          </w:rPr>
          <w:fldChar w:fldCharType="begin"/>
        </w:r>
        <w:r>
          <w:rPr>
            <w:noProof/>
          </w:rPr>
          <w:instrText xml:space="preserve"> PAGEREF _Toc334962309 \h </w:instrText>
        </w:r>
      </w:ins>
      <w:r>
        <w:rPr>
          <w:noProof/>
        </w:rPr>
      </w:r>
      <w:r>
        <w:rPr>
          <w:noProof/>
        </w:rPr>
        <w:fldChar w:fldCharType="separate"/>
      </w:r>
      <w:ins w:id="104" w:author="Eric Robertson" w:date="2016-09-08T13:55:00Z">
        <w:r>
          <w:rPr>
            <w:noProof/>
          </w:rPr>
          <w:t>22</w:t>
        </w:r>
        <w:r>
          <w:rPr>
            <w:noProof/>
          </w:rPr>
          <w:fldChar w:fldCharType="end"/>
        </w:r>
      </w:ins>
    </w:p>
    <w:p w14:paraId="3ACFCF4A" w14:textId="77777777" w:rsidR="009F578C" w:rsidRDefault="009F578C">
      <w:pPr>
        <w:pStyle w:val="TOC1"/>
        <w:tabs>
          <w:tab w:val="left" w:pos="515"/>
          <w:tab w:val="right" w:leader="dot" w:pos="9350"/>
        </w:tabs>
        <w:rPr>
          <w:ins w:id="105" w:author="Eric Robertson" w:date="2016-09-08T13:55:00Z"/>
          <w:rFonts w:asciiTheme="minorHAnsi" w:eastAsiaTheme="minorEastAsia" w:hAnsiTheme="minorHAnsi" w:cstheme="minorBidi"/>
          <w:b w:val="0"/>
          <w:bCs w:val="0"/>
          <w:caps w:val="0"/>
          <w:noProof/>
          <w:sz w:val="24"/>
          <w:lang w:eastAsia="ja-JP"/>
        </w:rPr>
      </w:pPr>
      <w:ins w:id="106" w:author="Eric Robertson" w:date="2016-09-08T13:55:00Z">
        <w:r>
          <w:rPr>
            <w:noProof/>
          </w:rPr>
          <w:t>10.</w:t>
        </w:r>
        <w:r>
          <w:rPr>
            <w:rFonts w:asciiTheme="minorHAnsi" w:eastAsiaTheme="minorEastAsia" w:hAnsiTheme="minorHAnsi" w:cstheme="minorBidi"/>
            <w:b w:val="0"/>
            <w:bCs w:val="0"/>
            <w:caps w:val="0"/>
            <w:noProof/>
            <w:sz w:val="24"/>
            <w:lang w:eastAsia="ja-JP"/>
          </w:rPr>
          <w:tab/>
        </w:r>
        <w:r>
          <w:rPr>
            <w:noProof/>
          </w:rPr>
          <w:t>Validation</w:t>
        </w:r>
        <w:r>
          <w:rPr>
            <w:noProof/>
          </w:rPr>
          <w:tab/>
        </w:r>
        <w:r>
          <w:rPr>
            <w:noProof/>
          </w:rPr>
          <w:fldChar w:fldCharType="begin"/>
        </w:r>
        <w:r>
          <w:rPr>
            <w:noProof/>
          </w:rPr>
          <w:instrText xml:space="preserve"> PAGEREF _Toc334962310 \h </w:instrText>
        </w:r>
      </w:ins>
      <w:r>
        <w:rPr>
          <w:noProof/>
        </w:rPr>
      </w:r>
      <w:r>
        <w:rPr>
          <w:noProof/>
        </w:rPr>
        <w:fldChar w:fldCharType="separate"/>
      </w:r>
      <w:ins w:id="107" w:author="Eric Robertson" w:date="2016-09-08T13:55:00Z">
        <w:r>
          <w:rPr>
            <w:noProof/>
          </w:rPr>
          <w:t>22</w:t>
        </w:r>
        <w:r>
          <w:rPr>
            <w:noProof/>
          </w:rPr>
          <w:fldChar w:fldCharType="end"/>
        </w:r>
      </w:ins>
    </w:p>
    <w:p w14:paraId="51500C7E" w14:textId="77777777" w:rsidR="009F578C" w:rsidRDefault="009F578C">
      <w:pPr>
        <w:pStyle w:val="TOC1"/>
        <w:tabs>
          <w:tab w:val="left" w:pos="515"/>
          <w:tab w:val="right" w:leader="dot" w:pos="9350"/>
        </w:tabs>
        <w:rPr>
          <w:ins w:id="108" w:author="Eric Robertson" w:date="2016-09-08T13:55:00Z"/>
          <w:rFonts w:asciiTheme="minorHAnsi" w:eastAsiaTheme="minorEastAsia" w:hAnsiTheme="minorHAnsi" w:cstheme="minorBidi"/>
          <w:b w:val="0"/>
          <w:bCs w:val="0"/>
          <w:caps w:val="0"/>
          <w:noProof/>
          <w:sz w:val="24"/>
          <w:lang w:eastAsia="ja-JP"/>
        </w:rPr>
      </w:pPr>
      <w:ins w:id="109" w:author="Eric Robertson" w:date="2016-09-08T13:55:00Z">
        <w:r>
          <w:rPr>
            <w:noProof/>
          </w:rPr>
          <w:t>11.</w:t>
        </w:r>
        <w:r>
          <w:rPr>
            <w:rFonts w:asciiTheme="minorHAnsi" w:eastAsiaTheme="minorEastAsia" w:hAnsiTheme="minorHAnsi" w:cstheme="minorBidi"/>
            <w:b w:val="0"/>
            <w:bCs w:val="0"/>
            <w:caps w:val="0"/>
            <w:noProof/>
            <w:sz w:val="24"/>
            <w:lang w:eastAsia="ja-JP"/>
          </w:rPr>
          <w:tab/>
        </w:r>
        <w:r>
          <w:rPr>
            <w:noProof/>
          </w:rPr>
          <w:t>QA Process</w:t>
        </w:r>
        <w:r>
          <w:rPr>
            <w:noProof/>
          </w:rPr>
          <w:tab/>
        </w:r>
        <w:r>
          <w:rPr>
            <w:noProof/>
          </w:rPr>
          <w:fldChar w:fldCharType="begin"/>
        </w:r>
        <w:r>
          <w:rPr>
            <w:noProof/>
          </w:rPr>
          <w:instrText xml:space="preserve"> PAGEREF _Toc334962311 \h </w:instrText>
        </w:r>
      </w:ins>
      <w:r>
        <w:rPr>
          <w:noProof/>
        </w:rPr>
      </w:r>
      <w:r>
        <w:rPr>
          <w:noProof/>
        </w:rPr>
        <w:fldChar w:fldCharType="separate"/>
      </w:r>
      <w:ins w:id="110" w:author="Eric Robertson" w:date="2016-09-08T13:55:00Z">
        <w:r>
          <w:rPr>
            <w:noProof/>
          </w:rPr>
          <w:t>22</w:t>
        </w:r>
        <w:r>
          <w:rPr>
            <w:noProof/>
          </w:rPr>
          <w:fldChar w:fldCharType="end"/>
        </w:r>
      </w:ins>
    </w:p>
    <w:p w14:paraId="06FC29F9" w14:textId="77777777" w:rsidR="009F578C" w:rsidRDefault="009F578C">
      <w:pPr>
        <w:pStyle w:val="TOC1"/>
        <w:tabs>
          <w:tab w:val="left" w:pos="515"/>
          <w:tab w:val="right" w:leader="dot" w:pos="9350"/>
        </w:tabs>
        <w:rPr>
          <w:ins w:id="111" w:author="Eric Robertson" w:date="2016-09-08T13:55:00Z"/>
          <w:rFonts w:asciiTheme="minorHAnsi" w:eastAsiaTheme="minorEastAsia" w:hAnsiTheme="minorHAnsi" w:cstheme="minorBidi"/>
          <w:b w:val="0"/>
          <w:bCs w:val="0"/>
          <w:caps w:val="0"/>
          <w:noProof/>
          <w:sz w:val="24"/>
          <w:lang w:eastAsia="ja-JP"/>
        </w:rPr>
      </w:pPr>
      <w:ins w:id="112" w:author="Eric Robertson" w:date="2016-09-08T13:55:00Z">
        <w:r>
          <w:rPr>
            <w:noProof/>
          </w:rPr>
          <w:t>12.</w:t>
        </w:r>
        <w:r>
          <w:rPr>
            <w:rFonts w:asciiTheme="minorHAnsi" w:eastAsiaTheme="minorEastAsia" w:hAnsiTheme="minorHAnsi" w:cstheme="minorBidi"/>
            <w:b w:val="0"/>
            <w:bCs w:val="0"/>
            <w:caps w:val="0"/>
            <w:noProof/>
            <w:sz w:val="24"/>
            <w:lang w:eastAsia="ja-JP"/>
          </w:rPr>
          <w:tab/>
        </w:r>
        <w:r>
          <w:rPr>
            <w:noProof/>
          </w:rPr>
          <w:t>Batch operation</w:t>
        </w:r>
        <w:r>
          <w:rPr>
            <w:noProof/>
          </w:rPr>
          <w:tab/>
        </w:r>
        <w:r>
          <w:rPr>
            <w:noProof/>
          </w:rPr>
          <w:fldChar w:fldCharType="begin"/>
        </w:r>
        <w:r>
          <w:rPr>
            <w:noProof/>
          </w:rPr>
          <w:instrText xml:space="preserve"> PAGEREF _Toc334962312 \h </w:instrText>
        </w:r>
      </w:ins>
      <w:r>
        <w:rPr>
          <w:noProof/>
        </w:rPr>
      </w:r>
      <w:r>
        <w:rPr>
          <w:noProof/>
        </w:rPr>
        <w:fldChar w:fldCharType="separate"/>
      </w:r>
      <w:ins w:id="113" w:author="Eric Robertson" w:date="2016-09-08T13:55:00Z">
        <w:r>
          <w:rPr>
            <w:noProof/>
          </w:rPr>
          <w:t>22</w:t>
        </w:r>
        <w:r>
          <w:rPr>
            <w:noProof/>
          </w:rPr>
          <w:fldChar w:fldCharType="end"/>
        </w:r>
      </w:ins>
    </w:p>
    <w:p w14:paraId="12E2F406" w14:textId="77777777" w:rsidR="009F578C" w:rsidRDefault="009F578C">
      <w:pPr>
        <w:pStyle w:val="TOC2"/>
        <w:rPr>
          <w:ins w:id="114" w:author="Eric Robertson" w:date="2016-09-08T13:55:00Z"/>
          <w:rFonts w:asciiTheme="minorHAnsi" w:eastAsiaTheme="minorEastAsia" w:hAnsiTheme="minorHAnsi" w:cstheme="minorBidi"/>
          <w:noProof/>
          <w:sz w:val="24"/>
          <w:lang w:eastAsia="ja-JP"/>
        </w:rPr>
      </w:pPr>
      <w:ins w:id="115" w:author="Eric Robertson" w:date="2016-09-08T13:55:00Z">
        <w:r>
          <w:rPr>
            <w:noProof/>
          </w:rPr>
          <w:t>Different arguments will trigger different functionality.</w:t>
        </w:r>
        <w:r>
          <w:rPr>
            <w:noProof/>
          </w:rPr>
          <w:tab/>
        </w:r>
        <w:r>
          <w:rPr>
            <w:noProof/>
          </w:rPr>
          <w:fldChar w:fldCharType="begin"/>
        </w:r>
        <w:r>
          <w:rPr>
            <w:noProof/>
          </w:rPr>
          <w:instrText xml:space="preserve"> PAGEREF _Toc334962313 \h </w:instrText>
        </w:r>
      </w:ins>
      <w:r>
        <w:rPr>
          <w:noProof/>
        </w:rPr>
      </w:r>
      <w:r>
        <w:rPr>
          <w:noProof/>
        </w:rPr>
        <w:fldChar w:fldCharType="separate"/>
      </w:r>
      <w:ins w:id="116" w:author="Eric Robertson" w:date="2016-09-08T13:55:00Z">
        <w:r>
          <w:rPr>
            <w:noProof/>
          </w:rPr>
          <w:t>24</w:t>
        </w:r>
        <w:r>
          <w:rPr>
            <w:noProof/>
          </w:rPr>
          <w:fldChar w:fldCharType="end"/>
        </w:r>
      </w:ins>
    </w:p>
    <w:p w14:paraId="27B8575C" w14:textId="77777777" w:rsidR="009F578C" w:rsidRDefault="009F578C">
      <w:pPr>
        <w:pStyle w:val="TOC2"/>
        <w:tabs>
          <w:tab w:val="left" w:pos="827"/>
        </w:tabs>
        <w:rPr>
          <w:ins w:id="117" w:author="Eric Robertson" w:date="2016-09-08T13:55:00Z"/>
          <w:rFonts w:asciiTheme="minorHAnsi" w:eastAsiaTheme="minorEastAsia" w:hAnsiTheme="minorHAnsi" w:cstheme="minorBidi"/>
          <w:noProof/>
          <w:sz w:val="24"/>
          <w:lang w:eastAsia="ja-JP"/>
        </w:rPr>
      </w:pPr>
      <w:ins w:id="118" w:author="Eric Robertson" w:date="2016-09-08T13:55:00Z">
        <w:r>
          <w:rPr>
            <w:noProof/>
          </w:rPr>
          <w:t>12.1</w:t>
        </w:r>
        <w:r>
          <w:rPr>
            <w:rFonts w:asciiTheme="minorHAnsi" w:eastAsiaTheme="minorEastAsia" w:hAnsiTheme="minorHAnsi" w:cstheme="minorBidi"/>
            <w:noProof/>
            <w:sz w:val="24"/>
            <w:lang w:eastAsia="ja-JP"/>
          </w:rPr>
          <w:tab/>
        </w:r>
        <w:r>
          <w:rPr>
            <w:noProof/>
          </w:rPr>
          <w:t>Creating a Project</w:t>
        </w:r>
        <w:r>
          <w:rPr>
            <w:noProof/>
          </w:rPr>
          <w:tab/>
        </w:r>
        <w:r>
          <w:rPr>
            <w:noProof/>
          </w:rPr>
          <w:fldChar w:fldCharType="begin"/>
        </w:r>
        <w:r>
          <w:rPr>
            <w:noProof/>
          </w:rPr>
          <w:instrText xml:space="preserve"> PAGEREF _Toc334962314 \h </w:instrText>
        </w:r>
      </w:ins>
      <w:r>
        <w:rPr>
          <w:noProof/>
        </w:rPr>
      </w:r>
      <w:r>
        <w:rPr>
          <w:noProof/>
        </w:rPr>
        <w:fldChar w:fldCharType="separate"/>
      </w:r>
      <w:ins w:id="119" w:author="Eric Robertson" w:date="2016-09-08T13:55:00Z">
        <w:r>
          <w:rPr>
            <w:noProof/>
          </w:rPr>
          <w:t>24</w:t>
        </w:r>
        <w:r>
          <w:rPr>
            <w:noProof/>
          </w:rPr>
          <w:fldChar w:fldCharType="end"/>
        </w:r>
      </w:ins>
    </w:p>
    <w:p w14:paraId="65FC1B58" w14:textId="77777777" w:rsidR="009F578C" w:rsidRDefault="009F578C">
      <w:pPr>
        <w:pStyle w:val="TOC2"/>
        <w:tabs>
          <w:tab w:val="left" w:pos="827"/>
        </w:tabs>
        <w:rPr>
          <w:ins w:id="120" w:author="Eric Robertson" w:date="2016-09-08T13:55:00Z"/>
          <w:rFonts w:asciiTheme="minorHAnsi" w:eastAsiaTheme="minorEastAsia" w:hAnsiTheme="minorHAnsi" w:cstheme="minorBidi"/>
          <w:noProof/>
          <w:sz w:val="24"/>
          <w:lang w:eastAsia="ja-JP"/>
        </w:rPr>
      </w:pPr>
      <w:ins w:id="121" w:author="Eric Robertson" w:date="2016-09-08T13:55:00Z">
        <w:r>
          <w:rPr>
            <w:noProof/>
          </w:rPr>
          <w:t>12.2</w:t>
        </w:r>
        <w:r>
          <w:rPr>
            <w:rFonts w:asciiTheme="minorHAnsi" w:eastAsiaTheme="minorEastAsia" w:hAnsiTheme="minorHAnsi" w:cstheme="minorBidi"/>
            <w:noProof/>
            <w:sz w:val="24"/>
            <w:lang w:eastAsia="ja-JP"/>
          </w:rPr>
          <w:tab/>
        </w:r>
        <w:r>
          <w:rPr>
            <w:noProof/>
          </w:rPr>
          <w:t>Extending a Project</w:t>
        </w:r>
        <w:r>
          <w:rPr>
            <w:noProof/>
          </w:rPr>
          <w:tab/>
        </w:r>
        <w:r>
          <w:rPr>
            <w:noProof/>
          </w:rPr>
          <w:fldChar w:fldCharType="begin"/>
        </w:r>
        <w:r>
          <w:rPr>
            <w:noProof/>
          </w:rPr>
          <w:instrText xml:space="preserve"> PAGEREF _Toc334962315 \h </w:instrText>
        </w:r>
      </w:ins>
      <w:r>
        <w:rPr>
          <w:noProof/>
        </w:rPr>
      </w:r>
      <w:r>
        <w:rPr>
          <w:noProof/>
        </w:rPr>
        <w:fldChar w:fldCharType="separate"/>
      </w:r>
      <w:ins w:id="122" w:author="Eric Robertson" w:date="2016-09-08T13:55:00Z">
        <w:r>
          <w:rPr>
            <w:noProof/>
          </w:rPr>
          <w:t>24</w:t>
        </w:r>
        <w:r>
          <w:rPr>
            <w:noProof/>
          </w:rPr>
          <w:fldChar w:fldCharType="end"/>
        </w:r>
      </w:ins>
    </w:p>
    <w:p w14:paraId="13B1DE48" w14:textId="77777777" w:rsidR="009F578C" w:rsidRDefault="009F578C">
      <w:pPr>
        <w:pStyle w:val="TOC2"/>
        <w:tabs>
          <w:tab w:val="left" w:pos="827"/>
        </w:tabs>
        <w:rPr>
          <w:ins w:id="123" w:author="Eric Robertson" w:date="2016-09-08T13:55:00Z"/>
          <w:rFonts w:asciiTheme="minorHAnsi" w:eastAsiaTheme="minorEastAsia" w:hAnsiTheme="minorHAnsi" w:cstheme="minorBidi"/>
          <w:noProof/>
          <w:sz w:val="24"/>
          <w:lang w:eastAsia="ja-JP"/>
        </w:rPr>
      </w:pPr>
      <w:ins w:id="124" w:author="Eric Robertson" w:date="2016-09-08T13:55:00Z">
        <w:r>
          <w:rPr>
            <w:noProof/>
          </w:rPr>
          <w:t>12.3</w:t>
        </w:r>
        <w:r>
          <w:rPr>
            <w:rFonts w:asciiTheme="minorHAnsi" w:eastAsiaTheme="minorEastAsia" w:hAnsiTheme="minorHAnsi" w:cstheme="minorBidi"/>
            <w:noProof/>
            <w:sz w:val="24"/>
            <w:lang w:eastAsia="ja-JP"/>
          </w:rPr>
          <w:tab/>
        </w:r>
        <w:r w:rsidRPr="0034737F">
          <w:rPr>
            <w:iCs/>
            <w:noProof/>
          </w:rPr>
          <w:t>Capping a Project: Antiforensics</w:t>
        </w:r>
        <w:r>
          <w:rPr>
            <w:noProof/>
          </w:rPr>
          <w:tab/>
        </w:r>
        <w:r>
          <w:rPr>
            <w:noProof/>
          </w:rPr>
          <w:fldChar w:fldCharType="begin"/>
        </w:r>
        <w:r>
          <w:rPr>
            <w:noProof/>
          </w:rPr>
          <w:instrText xml:space="preserve"> PAGEREF _Toc334962316 \h </w:instrText>
        </w:r>
      </w:ins>
      <w:r>
        <w:rPr>
          <w:noProof/>
        </w:rPr>
      </w:r>
      <w:r>
        <w:rPr>
          <w:noProof/>
        </w:rPr>
        <w:fldChar w:fldCharType="separate"/>
      </w:r>
      <w:ins w:id="125" w:author="Eric Robertson" w:date="2016-09-08T13:55:00Z">
        <w:r>
          <w:rPr>
            <w:noProof/>
          </w:rPr>
          <w:t>24</w:t>
        </w:r>
        <w:r>
          <w:rPr>
            <w:noProof/>
          </w:rPr>
          <w:fldChar w:fldCharType="end"/>
        </w:r>
      </w:ins>
    </w:p>
    <w:p w14:paraId="29A9256F" w14:textId="77777777" w:rsidR="009F578C" w:rsidRDefault="009F578C">
      <w:pPr>
        <w:pStyle w:val="TOC2"/>
        <w:tabs>
          <w:tab w:val="left" w:pos="827"/>
        </w:tabs>
        <w:rPr>
          <w:ins w:id="126" w:author="Eric Robertson" w:date="2016-09-08T13:55:00Z"/>
          <w:rFonts w:asciiTheme="minorHAnsi" w:eastAsiaTheme="minorEastAsia" w:hAnsiTheme="minorHAnsi" w:cstheme="minorBidi"/>
          <w:noProof/>
          <w:sz w:val="24"/>
          <w:lang w:eastAsia="ja-JP"/>
        </w:rPr>
      </w:pPr>
      <w:ins w:id="127" w:author="Eric Robertson" w:date="2016-09-08T13:55:00Z">
        <w:r>
          <w:rPr>
            <w:noProof/>
          </w:rPr>
          <w:t>12.4</w:t>
        </w:r>
        <w:r>
          <w:rPr>
            <w:rFonts w:asciiTheme="minorHAnsi" w:eastAsiaTheme="minorEastAsia" w:hAnsiTheme="minorHAnsi" w:cstheme="minorBidi"/>
            <w:noProof/>
            <w:sz w:val="24"/>
            <w:lang w:eastAsia="ja-JP"/>
          </w:rPr>
          <w:tab/>
        </w:r>
        <w:r>
          <w:rPr>
            <w:noProof/>
          </w:rPr>
          <w:t>Image File Names</w:t>
        </w:r>
        <w:r>
          <w:rPr>
            <w:noProof/>
          </w:rPr>
          <w:tab/>
        </w:r>
        <w:r>
          <w:rPr>
            <w:noProof/>
          </w:rPr>
          <w:fldChar w:fldCharType="begin"/>
        </w:r>
        <w:r>
          <w:rPr>
            <w:noProof/>
          </w:rPr>
          <w:instrText xml:space="preserve"> PAGEREF _Toc334962317 \h </w:instrText>
        </w:r>
      </w:ins>
      <w:r>
        <w:rPr>
          <w:noProof/>
        </w:rPr>
      </w:r>
      <w:r>
        <w:rPr>
          <w:noProof/>
        </w:rPr>
        <w:fldChar w:fldCharType="separate"/>
      </w:r>
      <w:ins w:id="128" w:author="Eric Robertson" w:date="2016-09-08T13:55:00Z">
        <w:r>
          <w:rPr>
            <w:noProof/>
          </w:rPr>
          <w:t>25</w:t>
        </w:r>
        <w:r>
          <w:rPr>
            <w:noProof/>
          </w:rPr>
          <w:fldChar w:fldCharType="end"/>
        </w:r>
      </w:ins>
    </w:p>
    <w:p w14:paraId="590DCC6B" w14:textId="77777777" w:rsidR="009F578C" w:rsidRDefault="009F578C">
      <w:pPr>
        <w:pStyle w:val="TOC1"/>
        <w:tabs>
          <w:tab w:val="left" w:pos="515"/>
          <w:tab w:val="right" w:leader="dot" w:pos="9350"/>
        </w:tabs>
        <w:rPr>
          <w:ins w:id="129" w:author="Eric Robertson" w:date="2016-09-08T13:55:00Z"/>
          <w:rFonts w:asciiTheme="minorHAnsi" w:eastAsiaTheme="minorEastAsia" w:hAnsiTheme="minorHAnsi" w:cstheme="minorBidi"/>
          <w:b w:val="0"/>
          <w:bCs w:val="0"/>
          <w:caps w:val="0"/>
          <w:noProof/>
          <w:sz w:val="24"/>
          <w:lang w:eastAsia="ja-JP"/>
        </w:rPr>
      </w:pPr>
      <w:ins w:id="130" w:author="Eric Robertson" w:date="2016-09-08T13:55:00Z">
        <w:r>
          <w:rPr>
            <w:noProof/>
          </w:rPr>
          <w:t>13.</w:t>
        </w:r>
        <w:r>
          <w:rPr>
            <w:rFonts w:asciiTheme="minorHAnsi" w:eastAsiaTheme="minorEastAsia" w:hAnsiTheme="minorHAnsi" w:cstheme="minorBidi"/>
            <w:b w:val="0"/>
            <w:bCs w:val="0"/>
            <w:caps w:val="0"/>
            <w:noProof/>
            <w:sz w:val="24"/>
            <w:lang w:eastAsia="ja-JP"/>
          </w:rPr>
          <w:tab/>
        </w:r>
        <w:r>
          <w:rPr>
            <w:noProof/>
          </w:rPr>
          <w:t>JSON</w:t>
        </w:r>
        <w:r>
          <w:rPr>
            <w:noProof/>
          </w:rPr>
          <w:tab/>
        </w:r>
        <w:r>
          <w:rPr>
            <w:noProof/>
          </w:rPr>
          <w:fldChar w:fldCharType="begin"/>
        </w:r>
        <w:r>
          <w:rPr>
            <w:noProof/>
          </w:rPr>
          <w:instrText xml:space="preserve"> PAGEREF _Toc334962318 \h </w:instrText>
        </w:r>
      </w:ins>
      <w:r>
        <w:rPr>
          <w:noProof/>
        </w:rPr>
      </w:r>
      <w:r>
        <w:rPr>
          <w:noProof/>
        </w:rPr>
        <w:fldChar w:fldCharType="separate"/>
      </w:r>
      <w:ins w:id="131" w:author="Eric Robertson" w:date="2016-09-08T13:55:00Z">
        <w:r>
          <w:rPr>
            <w:noProof/>
          </w:rPr>
          <w:t>25</w:t>
        </w:r>
        <w:r>
          <w:rPr>
            <w:noProof/>
          </w:rPr>
          <w:fldChar w:fldCharType="end"/>
        </w:r>
      </w:ins>
    </w:p>
    <w:p w14:paraId="031CE41E" w14:textId="77777777" w:rsidR="00AD19BD" w:rsidDel="009F578C" w:rsidRDefault="00AD19BD">
      <w:pPr>
        <w:pStyle w:val="TOC1"/>
        <w:tabs>
          <w:tab w:val="left" w:pos="400"/>
          <w:tab w:val="right" w:leader="dot" w:pos="9350"/>
        </w:tabs>
        <w:rPr>
          <w:del w:id="132" w:author="Eric Robertson" w:date="2016-09-08T13:55:00Z"/>
          <w:rFonts w:asciiTheme="minorHAnsi" w:eastAsiaTheme="minorEastAsia" w:hAnsiTheme="minorHAnsi" w:cstheme="minorBidi"/>
          <w:b w:val="0"/>
          <w:bCs w:val="0"/>
          <w:caps w:val="0"/>
          <w:noProof/>
          <w:szCs w:val="22"/>
        </w:rPr>
      </w:pPr>
      <w:del w:id="133" w:author="Eric Robertson" w:date="2016-09-08T13:55:00Z">
        <w:r w:rsidRPr="009F578C" w:rsidDel="009F578C">
          <w:rPr>
            <w:rStyle w:val="Hyperlink"/>
            <w:noProof/>
          </w:rPr>
          <w:delText>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Overview</w:delText>
        </w:r>
        <w:r w:rsidDel="009F578C">
          <w:rPr>
            <w:noProof/>
            <w:webHidden/>
          </w:rPr>
          <w:tab/>
          <w:delText>1</w:delText>
        </w:r>
      </w:del>
    </w:p>
    <w:p w14:paraId="06680F38" w14:textId="77777777" w:rsidR="00AD19BD" w:rsidDel="009F578C" w:rsidRDefault="00AD19BD">
      <w:pPr>
        <w:pStyle w:val="TOC1"/>
        <w:tabs>
          <w:tab w:val="left" w:pos="400"/>
          <w:tab w:val="right" w:leader="dot" w:pos="9350"/>
        </w:tabs>
        <w:rPr>
          <w:del w:id="134" w:author="Eric Robertson" w:date="2016-09-08T13:55:00Z"/>
          <w:rFonts w:asciiTheme="minorHAnsi" w:eastAsiaTheme="minorEastAsia" w:hAnsiTheme="minorHAnsi" w:cstheme="minorBidi"/>
          <w:b w:val="0"/>
          <w:bCs w:val="0"/>
          <w:caps w:val="0"/>
          <w:noProof/>
          <w:szCs w:val="22"/>
        </w:rPr>
      </w:pPr>
      <w:del w:id="135" w:author="Eric Robertson" w:date="2016-09-08T13:55:00Z">
        <w:r w:rsidRPr="009F578C" w:rsidDel="009F578C">
          <w:rPr>
            <w:rStyle w:val="Hyperlink"/>
            <w:noProof/>
          </w:rPr>
          <w:delText>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Installation</w:delText>
        </w:r>
        <w:r w:rsidDel="009F578C">
          <w:rPr>
            <w:noProof/>
            <w:webHidden/>
          </w:rPr>
          <w:tab/>
          <w:delText>1</w:delText>
        </w:r>
      </w:del>
    </w:p>
    <w:p w14:paraId="611C9349" w14:textId="77777777" w:rsidR="00AD19BD" w:rsidDel="009F578C" w:rsidRDefault="00AD19BD">
      <w:pPr>
        <w:pStyle w:val="TOC2"/>
        <w:rPr>
          <w:del w:id="136" w:author="Eric Robertson" w:date="2016-09-08T13:55:00Z"/>
          <w:rFonts w:asciiTheme="minorHAnsi" w:eastAsiaTheme="minorEastAsia" w:hAnsiTheme="minorHAnsi" w:cstheme="minorBidi"/>
          <w:noProof/>
          <w:szCs w:val="22"/>
        </w:rPr>
      </w:pPr>
      <w:del w:id="137" w:author="Eric Robertson" w:date="2016-09-08T13:55:00Z">
        <w:r w:rsidRPr="009F578C" w:rsidDel="009F578C">
          <w:rPr>
            <w:rStyle w:val="Hyperlink"/>
            <w:noProof/>
          </w:rPr>
          <w:delText>2.1</w:delText>
        </w:r>
        <w:r w:rsidDel="009F578C">
          <w:rPr>
            <w:rFonts w:asciiTheme="minorHAnsi" w:eastAsiaTheme="minorEastAsia" w:hAnsiTheme="minorHAnsi" w:cstheme="minorBidi"/>
            <w:noProof/>
            <w:szCs w:val="22"/>
          </w:rPr>
          <w:tab/>
        </w:r>
        <w:r w:rsidRPr="009F578C" w:rsidDel="009F578C">
          <w:rPr>
            <w:rStyle w:val="Hyperlink"/>
            <w:noProof/>
          </w:rPr>
          <w:delText>Dependencies</w:delText>
        </w:r>
        <w:r w:rsidDel="009F578C">
          <w:rPr>
            <w:noProof/>
            <w:webHidden/>
          </w:rPr>
          <w:tab/>
          <w:delText>2</w:delText>
        </w:r>
      </w:del>
    </w:p>
    <w:p w14:paraId="204B5458" w14:textId="77777777" w:rsidR="00AD19BD" w:rsidDel="009F578C" w:rsidRDefault="00AD19BD">
      <w:pPr>
        <w:pStyle w:val="TOC1"/>
        <w:tabs>
          <w:tab w:val="left" w:pos="400"/>
          <w:tab w:val="right" w:leader="dot" w:pos="9350"/>
        </w:tabs>
        <w:rPr>
          <w:del w:id="138" w:author="Eric Robertson" w:date="2016-09-08T13:55:00Z"/>
          <w:rFonts w:asciiTheme="minorHAnsi" w:eastAsiaTheme="minorEastAsia" w:hAnsiTheme="minorHAnsi" w:cstheme="minorBidi"/>
          <w:b w:val="0"/>
          <w:bCs w:val="0"/>
          <w:caps w:val="0"/>
          <w:noProof/>
          <w:szCs w:val="22"/>
        </w:rPr>
      </w:pPr>
      <w:del w:id="139" w:author="Eric Robertson" w:date="2016-09-08T13:55:00Z">
        <w:r w:rsidRPr="009F578C" w:rsidDel="009F578C">
          <w:rPr>
            <w:rStyle w:val="Hyperlink"/>
            <w:noProof/>
          </w:rPr>
          <w:delText>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General </w:delText>
        </w:r>
        <w:r w:rsidRPr="009F578C" w:rsidDel="009F578C">
          <w:rPr>
            <w:rStyle w:val="Hyperlink"/>
            <w:b w:val="0"/>
            <w:bCs w:val="0"/>
            <w:caps w:val="0"/>
            <w:noProof/>
          </w:rPr>
          <w:delText>Operation</w:delText>
        </w:r>
        <w:r w:rsidDel="009F578C">
          <w:rPr>
            <w:noProof/>
            <w:webHidden/>
          </w:rPr>
          <w:tab/>
          <w:delText>3</w:delText>
        </w:r>
      </w:del>
    </w:p>
    <w:p w14:paraId="04EF6FB1" w14:textId="77777777" w:rsidR="00AD19BD" w:rsidDel="009F578C" w:rsidRDefault="00AD19BD">
      <w:pPr>
        <w:pStyle w:val="TOC2"/>
        <w:rPr>
          <w:del w:id="140" w:author="Eric Robertson" w:date="2016-09-08T13:55:00Z"/>
          <w:rFonts w:asciiTheme="minorHAnsi" w:eastAsiaTheme="minorEastAsia" w:hAnsiTheme="minorHAnsi" w:cstheme="minorBidi"/>
          <w:noProof/>
          <w:szCs w:val="22"/>
        </w:rPr>
      </w:pPr>
      <w:del w:id="141" w:author="Eric Robertson" w:date="2016-09-08T13:55:00Z">
        <w:r w:rsidRPr="009F578C" w:rsidDel="009F578C">
          <w:rPr>
            <w:rStyle w:val="Hyperlink"/>
            <w:iCs/>
            <w:noProof/>
          </w:rPr>
          <w:delText>3.1</w:delText>
        </w:r>
        <w:r w:rsidDel="009F578C">
          <w:rPr>
            <w:rFonts w:asciiTheme="minorHAnsi" w:eastAsiaTheme="minorEastAsia" w:hAnsiTheme="minorHAnsi" w:cstheme="minorBidi"/>
            <w:noProof/>
            <w:szCs w:val="22"/>
          </w:rPr>
          <w:tab/>
        </w:r>
        <w:r w:rsidRPr="009F578C" w:rsidDel="009F578C">
          <w:rPr>
            <w:rStyle w:val="Hyperlink"/>
            <w:iCs/>
            <w:noProof/>
          </w:rPr>
          <w:delText>Starting the UI</w:delText>
        </w:r>
        <w:r w:rsidDel="009F578C">
          <w:rPr>
            <w:noProof/>
            <w:webHidden/>
          </w:rPr>
          <w:tab/>
          <w:delText>3</w:delText>
        </w:r>
      </w:del>
    </w:p>
    <w:p w14:paraId="709C83DB" w14:textId="77777777" w:rsidR="00AD19BD" w:rsidDel="009F578C" w:rsidRDefault="00AD19BD">
      <w:pPr>
        <w:pStyle w:val="TOC3"/>
        <w:tabs>
          <w:tab w:val="left" w:pos="1200"/>
          <w:tab w:val="right" w:leader="dot" w:pos="9350"/>
        </w:tabs>
        <w:rPr>
          <w:del w:id="142" w:author="Eric Robertson" w:date="2016-09-08T13:55:00Z"/>
          <w:rFonts w:eastAsiaTheme="minorEastAsia" w:cstheme="minorBidi"/>
          <w:i w:val="0"/>
          <w:iCs w:val="0"/>
          <w:noProof/>
          <w:sz w:val="22"/>
          <w:szCs w:val="22"/>
        </w:rPr>
      </w:pPr>
      <w:del w:id="143" w:author="Eric Robertson" w:date="2016-09-08T13:55:00Z">
        <w:r w:rsidRPr="009F578C" w:rsidDel="009F578C">
          <w:rPr>
            <w:rStyle w:val="Hyperlink"/>
            <w:noProof/>
          </w:rPr>
          <w:delText>3.1.1</w:delText>
        </w:r>
        <w:r w:rsidDel="009F578C">
          <w:rPr>
            <w:rFonts w:eastAsiaTheme="minorEastAsia" w:cstheme="minorBidi"/>
            <w:i w:val="0"/>
            <w:iCs w:val="0"/>
            <w:noProof/>
            <w:sz w:val="22"/>
            <w:szCs w:val="22"/>
          </w:rPr>
          <w:tab/>
        </w:r>
        <w:r w:rsidRPr="009F578C" w:rsidDel="009F578C">
          <w:rPr>
            <w:rStyle w:val="Hyperlink"/>
            <w:noProof/>
          </w:rPr>
          <w:delText>Video Mode</w:delText>
        </w:r>
        <w:r w:rsidDel="009F578C">
          <w:rPr>
            <w:noProof/>
            <w:webHidden/>
          </w:rPr>
          <w:tab/>
          <w:delText>4</w:delText>
        </w:r>
      </w:del>
    </w:p>
    <w:p w14:paraId="3F7B6F5B" w14:textId="77777777" w:rsidR="00AD19BD" w:rsidDel="009F578C" w:rsidRDefault="00AD19BD">
      <w:pPr>
        <w:pStyle w:val="TOC2"/>
        <w:rPr>
          <w:del w:id="144" w:author="Eric Robertson" w:date="2016-09-08T13:55:00Z"/>
          <w:rFonts w:asciiTheme="minorHAnsi" w:eastAsiaTheme="minorEastAsia" w:hAnsiTheme="minorHAnsi" w:cstheme="minorBidi"/>
          <w:noProof/>
          <w:szCs w:val="22"/>
        </w:rPr>
      </w:pPr>
      <w:del w:id="145" w:author="Eric Robertson" w:date="2016-09-08T13:55:00Z">
        <w:r w:rsidRPr="009F578C" w:rsidDel="009F578C">
          <w:rPr>
            <w:rStyle w:val="Hyperlink"/>
            <w:noProof/>
          </w:rPr>
          <w:delText>3.2</w:delText>
        </w:r>
        <w:r w:rsidDel="009F578C">
          <w:rPr>
            <w:rFonts w:asciiTheme="minorHAnsi" w:eastAsiaTheme="minorEastAsia" w:hAnsiTheme="minorHAnsi" w:cstheme="minorBidi"/>
            <w:noProof/>
            <w:szCs w:val="22"/>
          </w:rPr>
          <w:tab/>
        </w:r>
        <w:r w:rsidRPr="009F578C" w:rsidDel="009F578C">
          <w:rPr>
            <w:rStyle w:val="Hyperlink"/>
            <w:noProof/>
          </w:rPr>
          <w:delText>Projects</w:delText>
        </w:r>
        <w:r w:rsidDel="009F578C">
          <w:rPr>
            <w:noProof/>
            <w:webHidden/>
          </w:rPr>
          <w:tab/>
          <w:delText>4</w:delText>
        </w:r>
      </w:del>
    </w:p>
    <w:p w14:paraId="7D6BC734" w14:textId="77777777" w:rsidR="00AD19BD" w:rsidDel="009F578C" w:rsidRDefault="00AD19BD">
      <w:pPr>
        <w:pStyle w:val="TOC2"/>
        <w:rPr>
          <w:del w:id="146" w:author="Eric Robertson" w:date="2016-09-08T13:55:00Z"/>
          <w:rFonts w:asciiTheme="minorHAnsi" w:eastAsiaTheme="minorEastAsia" w:hAnsiTheme="minorHAnsi" w:cstheme="minorBidi"/>
          <w:noProof/>
          <w:szCs w:val="22"/>
        </w:rPr>
      </w:pPr>
      <w:del w:id="147" w:author="Eric Robertson" w:date="2016-09-08T13:55:00Z">
        <w:r w:rsidRPr="009F578C" w:rsidDel="009F578C">
          <w:rPr>
            <w:rStyle w:val="Hyperlink"/>
            <w:noProof/>
          </w:rPr>
          <w:delText>3.3</w:delText>
        </w:r>
        <w:r w:rsidDel="009F578C">
          <w:rPr>
            <w:rFonts w:asciiTheme="minorHAnsi" w:eastAsiaTheme="minorEastAsia" w:hAnsiTheme="minorHAnsi" w:cstheme="minorBidi"/>
            <w:noProof/>
            <w:szCs w:val="22"/>
          </w:rPr>
          <w:tab/>
        </w:r>
        <w:r w:rsidRPr="009F578C" w:rsidDel="009F578C">
          <w:rPr>
            <w:rStyle w:val="Hyperlink"/>
            <w:noProof/>
          </w:rPr>
          <w:delText>Processing</w:delText>
        </w:r>
        <w:r w:rsidDel="009F578C">
          <w:rPr>
            <w:noProof/>
            <w:webHidden/>
          </w:rPr>
          <w:tab/>
          <w:delText>6</w:delText>
        </w:r>
      </w:del>
    </w:p>
    <w:p w14:paraId="2AC60B3B" w14:textId="77777777" w:rsidR="00AD19BD" w:rsidDel="009F578C" w:rsidRDefault="00AD19BD">
      <w:pPr>
        <w:pStyle w:val="TOC2"/>
        <w:rPr>
          <w:del w:id="148" w:author="Eric Robertson" w:date="2016-09-08T13:55:00Z"/>
          <w:rFonts w:asciiTheme="minorHAnsi" w:eastAsiaTheme="minorEastAsia" w:hAnsiTheme="minorHAnsi" w:cstheme="minorBidi"/>
          <w:noProof/>
          <w:szCs w:val="22"/>
        </w:rPr>
      </w:pPr>
      <w:del w:id="149" w:author="Eric Robertson" w:date="2016-09-08T13:55:00Z">
        <w:r w:rsidRPr="009F578C" w:rsidDel="009F578C">
          <w:rPr>
            <w:rStyle w:val="Hyperlink"/>
            <w:noProof/>
          </w:rPr>
          <w:delText>3.4</w:delText>
        </w:r>
        <w:r w:rsidDel="009F578C">
          <w:rPr>
            <w:rFonts w:asciiTheme="minorHAnsi" w:eastAsiaTheme="minorEastAsia" w:hAnsiTheme="minorHAnsi" w:cstheme="minorBidi"/>
            <w:noProof/>
            <w:szCs w:val="22"/>
          </w:rPr>
          <w:tab/>
        </w:r>
        <w:r w:rsidRPr="009F578C" w:rsidDel="009F578C">
          <w:rPr>
            <w:rStyle w:val="Hyperlink"/>
            <w:noProof/>
          </w:rPr>
          <w:delText>Workflow</w:delText>
        </w:r>
        <w:r w:rsidDel="009F578C">
          <w:rPr>
            <w:noProof/>
            <w:webHidden/>
          </w:rPr>
          <w:tab/>
          <w:delText>7</w:delText>
        </w:r>
      </w:del>
    </w:p>
    <w:p w14:paraId="0AA99B4C" w14:textId="77777777" w:rsidR="00AD19BD" w:rsidDel="009F578C" w:rsidRDefault="00AD19BD">
      <w:pPr>
        <w:pStyle w:val="TOC3"/>
        <w:tabs>
          <w:tab w:val="left" w:pos="1200"/>
          <w:tab w:val="right" w:leader="dot" w:pos="9350"/>
        </w:tabs>
        <w:rPr>
          <w:del w:id="150" w:author="Eric Robertson" w:date="2016-09-08T13:55:00Z"/>
          <w:rFonts w:eastAsiaTheme="minorEastAsia" w:cstheme="minorBidi"/>
          <w:i w:val="0"/>
          <w:iCs w:val="0"/>
          <w:noProof/>
          <w:sz w:val="22"/>
          <w:szCs w:val="22"/>
        </w:rPr>
      </w:pPr>
      <w:del w:id="151" w:author="Eric Robertson" w:date="2016-09-08T13:55:00Z">
        <w:r w:rsidRPr="009F578C" w:rsidDel="009F578C">
          <w:rPr>
            <w:rStyle w:val="Hyperlink"/>
            <w:noProof/>
          </w:rPr>
          <w:delText>3.4.1</w:delText>
        </w:r>
        <w:r w:rsidDel="009F578C">
          <w:rPr>
            <w:rFonts w:eastAsiaTheme="minorEastAsia" w:cstheme="minorBidi"/>
            <w:i w:val="0"/>
            <w:iCs w:val="0"/>
            <w:noProof/>
            <w:sz w:val="22"/>
            <w:szCs w:val="22"/>
          </w:rPr>
          <w:tab/>
        </w:r>
        <w:r w:rsidRPr="009F578C" w:rsidDel="009F578C">
          <w:rPr>
            <w:rStyle w:val="Hyperlink"/>
            <w:noProof/>
          </w:rPr>
          <w:delText>JPEG Workflow</w:delText>
        </w:r>
        <w:r w:rsidDel="009F578C">
          <w:rPr>
            <w:noProof/>
            <w:webHidden/>
          </w:rPr>
          <w:tab/>
          <w:delText>8</w:delText>
        </w:r>
      </w:del>
    </w:p>
    <w:p w14:paraId="27B76351" w14:textId="77777777" w:rsidR="00AD19BD" w:rsidDel="009F578C" w:rsidRDefault="00AD19BD">
      <w:pPr>
        <w:pStyle w:val="TOC1"/>
        <w:tabs>
          <w:tab w:val="left" w:pos="400"/>
          <w:tab w:val="right" w:leader="dot" w:pos="9350"/>
        </w:tabs>
        <w:rPr>
          <w:del w:id="152" w:author="Eric Robertson" w:date="2016-09-08T13:55:00Z"/>
          <w:rFonts w:asciiTheme="minorHAnsi" w:eastAsiaTheme="minorEastAsia" w:hAnsiTheme="minorHAnsi" w:cstheme="minorBidi"/>
          <w:b w:val="0"/>
          <w:bCs w:val="0"/>
          <w:caps w:val="0"/>
          <w:noProof/>
          <w:szCs w:val="22"/>
        </w:rPr>
      </w:pPr>
      <w:del w:id="153" w:author="Eric Robertson" w:date="2016-09-08T13:55:00Z">
        <w:r w:rsidRPr="009F578C" w:rsidDel="009F578C">
          <w:rPr>
            <w:rStyle w:val="Hyperlink"/>
            <w:noProof/>
          </w:rPr>
          <w:delText>4.</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Graph Operations</w:delText>
        </w:r>
        <w:r w:rsidDel="009F578C">
          <w:rPr>
            <w:noProof/>
            <w:webHidden/>
          </w:rPr>
          <w:tab/>
          <w:delText>8</w:delText>
        </w:r>
      </w:del>
    </w:p>
    <w:p w14:paraId="4169D073" w14:textId="77777777" w:rsidR="00AD19BD" w:rsidDel="009F578C" w:rsidRDefault="00AD19BD">
      <w:pPr>
        <w:pStyle w:val="TOC2"/>
        <w:rPr>
          <w:del w:id="154" w:author="Eric Robertson" w:date="2016-09-08T13:55:00Z"/>
          <w:rFonts w:asciiTheme="minorHAnsi" w:eastAsiaTheme="minorEastAsia" w:hAnsiTheme="minorHAnsi" w:cstheme="minorBidi"/>
          <w:noProof/>
          <w:szCs w:val="22"/>
        </w:rPr>
      </w:pPr>
      <w:del w:id="155" w:author="Eric Robertson" w:date="2016-09-08T13:55:00Z">
        <w:r w:rsidRPr="009F578C" w:rsidDel="009F578C">
          <w:rPr>
            <w:rStyle w:val="Hyperlink"/>
            <w:iCs/>
            <w:noProof/>
          </w:rPr>
          <w:delText>4.1</w:delText>
        </w:r>
        <w:r w:rsidDel="009F578C">
          <w:rPr>
            <w:rFonts w:asciiTheme="minorHAnsi" w:eastAsiaTheme="minorEastAsia" w:hAnsiTheme="minorHAnsi" w:cstheme="minorBidi"/>
            <w:noProof/>
            <w:szCs w:val="22"/>
          </w:rPr>
          <w:tab/>
        </w:r>
        <w:r w:rsidRPr="009F578C" w:rsidDel="009F578C">
          <w:rPr>
            <w:rStyle w:val="Hyperlink"/>
            <w:iCs/>
            <w:noProof/>
          </w:rPr>
          <w:delText>Linking Nodes</w:delText>
        </w:r>
        <w:r w:rsidDel="009F578C">
          <w:rPr>
            <w:noProof/>
            <w:webHidden/>
          </w:rPr>
          <w:tab/>
          <w:delText>8</w:delText>
        </w:r>
      </w:del>
    </w:p>
    <w:p w14:paraId="136EA432" w14:textId="77777777" w:rsidR="00AD19BD" w:rsidDel="009F578C" w:rsidRDefault="00AD19BD">
      <w:pPr>
        <w:pStyle w:val="TOC3"/>
        <w:tabs>
          <w:tab w:val="left" w:pos="1200"/>
          <w:tab w:val="right" w:leader="dot" w:pos="9350"/>
        </w:tabs>
        <w:rPr>
          <w:del w:id="156" w:author="Eric Robertson" w:date="2016-09-08T13:55:00Z"/>
          <w:rFonts w:eastAsiaTheme="minorEastAsia" w:cstheme="minorBidi"/>
          <w:i w:val="0"/>
          <w:iCs w:val="0"/>
          <w:noProof/>
          <w:sz w:val="22"/>
          <w:szCs w:val="22"/>
        </w:rPr>
      </w:pPr>
      <w:del w:id="157" w:author="Eric Robertson" w:date="2016-09-08T13:55:00Z">
        <w:r w:rsidRPr="009F578C" w:rsidDel="009F578C">
          <w:rPr>
            <w:rStyle w:val="Hyperlink"/>
            <w:noProof/>
          </w:rPr>
          <w:delText>4.1.1</w:delText>
        </w:r>
        <w:r w:rsidDel="009F578C">
          <w:rPr>
            <w:rFonts w:eastAsiaTheme="minorEastAsia" w:cstheme="minorBidi"/>
            <w:i w:val="0"/>
            <w:iCs w:val="0"/>
            <w:noProof/>
            <w:sz w:val="22"/>
            <w:szCs w:val="22"/>
          </w:rPr>
          <w:tab/>
        </w:r>
        <w:r w:rsidRPr="009F578C" w:rsidDel="009F578C">
          <w:rPr>
            <w:rStyle w:val="Hyperlink"/>
            <w:noProof/>
          </w:rPr>
          <w:delText xml:space="preserve">Video </w:delText>
        </w:r>
        <w:r w:rsidRPr="009F578C" w:rsidDel="009F578C">
          <w:rPr>
            <w:rStyle w:val="Hyperlink"/>
            <w:i w:val="0"/>
            <w:iCs w:val="0"/>
            <w:noProof/>
          </w:rPr>
          <w:delText>Displays</w:delText>
        </w:r>
        <w:r w:rsidDel="009F578C">
          <w:rPr>
            <w:noProof/>
            <w:webHidden/>
          </w:rPr>
          <w:tab/>
          <w:delText>9</w:delText>
        </w:r>
      </w:del>
    </w:p>
    <w:p w14:paraId="169DD288" w14:textId="77777777" w:rsidR="00AD19BD" w:rsidDel="009F578C" w:rsidRDefault="00AD19BD">
      <w:pPr>
        <w:pStyle w:val="TOC2"/>
        <w:rPr>
          <w:del w:id="158" w:author="Eric Robertson" w:date="2016-09-08T13:55:00Z"/>
          <w:rFonts w:asciiTheme="minorHAnsi" w:eastAsiaTheme="minorEastAsia" w:hAnsiTheme="minorHAnsi" w:cstheme="minorBidi"/>
          <w:noProof/>
          <w:szCs w:val="22"/>
        </w:rPr>
      </w:pPr>
      <w:del w:id="159" w:author="Eric Robertson" w:date="2016-09-08T13:55:00Z">
        <w:r w:rsidRPr="009F578C" w:rsidDel="009F578C">
          <w:rPr>
            <w:rStyle w:val="Hyperlink"/>
            <w:noProof/>
          </w:rPr>
          <w:delText>4.2</w:delText>
        </w:r>
        <w:r w:rsidDel="009F578C">
          <w:rPr>
            <w:rFonts w:asciiTheme="minorHAnsi" w:eastAsiaTheme="minorEastAsia" w:hAnsiTheme="minorHAnsi" w:cstheme="minorBidi"/>
            <w:noProof/>
            <w:szCs w:val="22"/>
          </w:rPr>
          <w:tab/>
        </w:r>
        <w:r w:rsidRPr="009F578C" w:rsidDel="009F578C">
          <w:rPr>
            <w:rStyle w:val="Hyperlink"/>
            <w:noProof/>
          </w:rPr>
          <w:delText>Interface Demonstration</w:delText>
        </w:r>
        <w:r w:rsidDel="009F578C">
          <w:rPr>
            <w:noProof/>
            <w:webHidden/>
          </w:rPr>
          <w:tab/>
          <w:delText>10</w:delText>
        </w:r>
      </w:del>
    </w:p>
    <w:p w14:paraId="3FA26002" w14:textId="77777777" w:rsidR="00AD19BD" w:rsidDel="009F578C" w:rsidRDefault="00AD19BD">
      <w:pPr>
        <w:pStyle w:val="TOC2"/>
        <w:rPr>
          <w:del w:id="160" w:author="Eric Robertson" w:date="2016-09-08T13:55:00Z"/>
          <w:rFonts w:asciiTheme="minorHAnsi" w:eastAsiaTheme="minorEastAsia" w:hAnsiTheme="minorHAnsi" w:cstheme="minorBidi"/>
          <w:noProof/>
          <w:szCs w:val="22"/>
        </w:rPr>
      </w:pPr>
      <w:del w:id="161" w:author="Eric Robertson" w:date="2016-09-08T13:55:00Z">
        <w:r w:rsidDel="009F578C">
          <w:rPr>
            <w:noProof/>
            <w:webHidden/>
          </w:rPr>
          <w:tab/>
          <w:delText>10</w:delText>
        </w:r>
      </w:del>
    </w:p>
    <w:p w14:paraId="5349F3D5" w14:textId="77777777" w:rsidR="00AD19BD" w:rsidDel="009F578C" w:rsidRDefault="00AD19BD">
      <w:pPr>
        <w:pStyle w:val="TOC1"/>
        <w:tabs>
          <w:tab w:val="left" w:pos="400"/>
          <w:tab w:val="right" w:leader="dot" w:pos="9350"/>
        </w:tabs>
        <w:rPr>
          <w:del w:id="162" w:author="Eric Robertson" w:date="2016-09-08T13:55:00Z"/>
          <w:rFonts w:asciiTheme="minorHAnsi" w:eastAsiaTheme="minorEastAsia" w:hAnsiTheme="minorHAnsi" w:cstheme="minorBidi"/>
          <w:b w:val="0"/>
          <w:bCs w:val="0"/>
          <w:caps w:val="0"/>
          <w:noProof/>
          <w:szCs w:val="22"/>
        </w:rPr>
      </w:pPr>
      <w:del w:id="163" w:author="Eric Robertson" w:date="2016-09-08T13:55:00Z">
        <w:r w:rsidRPr="009F578C" w:rsidDel="009F578C">
          <w:rPr>
            <w:rStyle w:val="Hyperlink"/>
            <w:noProof/>
          </w:rPr>
          <w:delText>5.</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Link Descriptions</w:delText>
        </w:r>
        <w:r w:rsidDel="009F578C">
          <w:rPr>
            <w:noProof/>
            <w:webHidden/>
          </w:rPr>
          <w:tab/>
          <w:delText>11</w:delText>
        </w:r>
      </w:del>
    </w:p>
    <w:p w14:paraId="571C1AAE" w14:textId="77777777" w:rsidR="00AD19BD" w:rsidDel="009F578C" w:rsidRDefault="00AD19BD">
      <w:pPr>
        <w:pStyle w:val="TOC2"/>
        <w:rPr>
          <w:del w:id="164" w:author="Eric Robertson" w:date="2016-09-08T13:55:00Z"/>
          <w:rFonts w:asciiTheme="minorHAnsi" w:eastAsiaTheme="minorEastAsia" w:hAnsiTheme="minorHAnsi" w:cstheme="minorBidi"/>
          <w:noProof/>
          <w:szCs w:val="22"/>
        </w:rPr>
      </w:pPr>
      <w:del w:id="165" w:author="Eric Robertson" w:date="2016-09-08T13:55:00Z">
        <w:r w:rsidRPr="009F578C" w:rsidDel="009F578C">
          <w:rPr>
            <w:rStyle w:val="Hyperlink"/>
            <w:noProof/>
          </w:rPr>
          <w:delText>5.1</w:delText>
        </w:r>
        <w:r w:rsidDel="009F578C">
          <w:rPr>
            <w:rFonts w:asciiTheme="minorHAnsi" w:eastAsiaTheme="minorEastAsia" w:hAnsiTheme="minorHAnsi" w:cstheme="minorBidi"/>
            <w:noProof/>
            <w:szCs w:val="22"/>
          </w:rPr>
          <w:tab/>
        </w:r>
        <w:r w:rsidRPr="009F578C" w:rsidDel="009F578C">
          <w:rPr>
            <w:rStyle w:val="Hyperlink"/>
            <w:noProof/>
          </w:rPr>
          <w:delText>Input Masks</w:delText>
        </w:r>
        <w:r w:rsidDel="009F578C">
          <w:rPr>
            <w:noProof/>
            <w:webHidden/>
          </w:rPr>
          <w:tab/>
          <w:delText>12</w:delText>
        </w:r>
      </w:del>
    </w:p>
    <w:p w14:paraId="6C38590E" w14:textId="77777777" w:rsidR="00AD19BD" w:rsidDel="009F578C" w:rsidRDefault="00AD19BD">
      <w:pPr>
        <w:pStyle w:val="TOC2"/>
        <w:rPr>
          <w:del w:id="166" w:author="Eric Robertson" w:date="2016-09-08T13:55:00Z"/>
          <w:rFonts w:asciiTheme="minorHAnsi" w:eastAsiaTheme="minorEastAsia" w:hAnsiTheme="minorHAnsi" w:cstheme="minorBidi"/>
          <w:noProof/>
          <w:szCs w:val="22"/>
        </w:rPr>
      </w:pPr>
      <w:del w:id="167" w:author="Eric Robertson" w:date="2016-09-08T13:55:00Z">
        <w:r w:rsidRPr="009F578C" w:rsidDel="009F578C">
          <w:rPr>
            <w:rStyle w:val="Hyperlink"/>
            <w:noProof/>
          </w:rPr>
          <w:delText>5.2</w:delText>
        </w:r>
        <w:r w:rsidDel="009F578C">
          <w:rPr>
            <w:rFonts w:asciiTheme="minorHAnsi" w:eastAsiaTheme="minorEastAsia" w:hAnsiTheme="minorHAnsi" w:cstheme="minorBidi"/>
            <w:noProof/>
            <w:szCs w:val="22"/>
          </w:rPr>
          <w:tab/>
        </w:r>
        <w:r w:rsidRPr="009F578C" w:rsidDel="009F578C">
          <w:rPr>
            <w:rStyle w:val="Hyperlink"/>
            <w:noProof/>
          </w:rPr>
          <w:delText>Paste/Clone vs. Paste/Duplicate</w:delText>
        </w:r>
        <w:r w:rsidDel="009F578C">
          <w:rPr>
            <w:noProof/>
            <w:webHidden/>
          </w:rPr>
          <w:tab/>
          <w:delText>13</w:delText>
        </w:r>
      </w:del>
    </w:p>
    <w:p w14:paraId="48BD51BE" w14:textId="77777777" w:rsidR="00AD19BD" w:rsidDel="009F578C" w:rsidRDefault="00AD19BD">
      <w:pPr>
        <w:pStyle w:val="TOC2"/>
        <w:rPr>
          <w:del w:id="168" w:author="Eric Robertson" w:date="2016-09-08T13:55:00Z"/>
          <w:rFonts w:asciiTheme="minorHAnsi" w:eastAsiaTheme="minorEastAsia" w:hAnsiTheme="minorHAnsi" w:cstheme="minorBidi"/>
          <w:noProof/>
          <w:szCs w:val="22"/>
        </w:rPr>
      </w:pPr>
      <w:del w:id="169" w:author="Eric Robertson" w:date="2016-09-08T13:55:00Z">
        <w:r w:rsidRPr="009F578C" w:rsidDel="009F578C">
          <w:rPr>
            <w:rStyle w:val="Hyperlink"/>
            <w:noProof/>
          </w:rPr>
          <w:delText>5.3</w:delText>
        </w:r>
        <w:r w:rsidDel="009F578C">
          <w:rPr>
            <w:rFonts w:asciiTheme="minorHAnsi" w:eastAsiaTheme="minorEastAsia" w:hAnsiTheme="minorHAnsi" w:cstheme="minorBidi"/>
            <w:noProof/>
            <w:szCs w:val="22"/>
          </w:rPr>
          <w:tab/>
        </w:r>
        <w:r w:rsidRPr="009F578C" w:rsidDel="009F578C">
          <w:rPr>
            <w:rStyle w:val="Hyperlink"/>
            <w:noProof/>
          </w:rPr>
          <w:delText>The Paste/Splice Operation</w:delText>
        </w:r>
        <w:r w:rsidDel="009F578C">
          <w:rPr>
            <w:noProof/>
            <w:webHidden/>
          </w:rPr>
          <w:tab/>
          <w:delText>13</w:delText>
        </w:r>
      </w:del>
    </w:p>
    <w:p w14:paraId="21F5AFFB" w14:textId="77777777" w:rsidR="00AD19BD" w:rsidDel="009F578C" w:rsidRDefault="00AD19BD">
      <w:pPr>
        <w:pStyle w:val="TOC2"/>
        <w:rPr>
          <w:del w:id="170" w:author="Eric Robertson" w:date="2016-09-08T13:55:00Z"/>
          <w:rFonts w:asciiTheme="minorHAnsi" w:eastAsiaTheme="minorEastAsia" w:hAnsiTheme="minorHAnsi" w:cstheme="minorBidi"/>
          <w:noProof/>
          <w:szCs w:val="22"/>
        </w:rPr>
      </w:pPr>
      <w:del w:id="171" w:author="Eric Robertson" w:date="2016-09-08T13:55:00Z">
        <w:r w:rsidRPr="009F578C" w:rsidDel="009F578C">
          <w:rPr>
            <w:rStyle w:val="Hyperlink"/>
            <w:noProof/>
          </w:rPr>
          <w:delText>5.4</w:delText>
        </w:r>
        <w:r w:rsidDel="009F578C">
          <w:rPr>
            <w:rFonts w:asciiTheme="minorHAnsi" w:eastAsiaTheme="minorEastAsia" w:hAnsiTheme="minorHAnsi" w:cstheme="minorBidi"/>
            <w:noProof/>
            <w:szCs w:val="22"/>
          </w:rPr>
          <w:tab/>
        </w:r>
        <w:r w:rsidRPr="009F578C" w:rsidDel="009F578C">
          <w:rPr>
            <w:rStyle w:val="Hyperlink"/>
            <w:noProof/>
          </w:rPr>
          <w:delText>Shadow from Donor Image</w:delText>
        </w:r>
        <w:r w:rsidDel="009F578C">
          <w:rPr>
            <w:noProof/>
            <w:webHidden/>
          </w:rPr>
          <w:tab/>
          <w:delText>14</w:delText>
        </w:r>
      </w:del>
    </w:p>
    <w:p w14:paraId="696CEE5F" w14:textId="77777777" w:rsidR="00AD19BD" w:rsidDel="009F578C" w:rsidRDefault="00AD19BD">
      <w:pPr>
        <w:pStyle w:val="TOC2"/>
        <w:rPr>
          <w:del w:id="172" w:author="Eric Robertson" w:date="2016-09-08T13:55:00Z"/>
          <w:rFonts w:asciiTheme="minorHAnsi" w:eastAsiaTheme="minorEastAsia" w:hAnsiTheme="minorHAnsi" w:cstheme="minorBidi"/>
          <w:noProof/>
          <w:szCs w:val="22"/>
        </w:rPr>
      </w:pPr>
      <w:del w:id="173" w:author="Eric Robertson" w:date="2016-09-08T13:55:00Z">
        <w:r w:rsidRPr="009F578C" w:rsidDel="009F578C">
          <w:rPr>
            <w:rStyle w:val="Hyperlink"/>
            <w:noProof/>
          </w:rPr>
          <w:delText>5.5</w:delText>
        </w:r>
        <w:r w:rsidDel="009F578C">
          <w:rPr>
            <w:rFonts w:asciiTheme="minorHAnsi" w:eastAsiaTheme="minorEastAsia" w:hAnsiTheme="minorHAnsi" w:cstheme="minorBidi"/>
            <w:noProof/>
            <w:szCs w:val="22"/>
          </w:rPr>
          <w:tab/>
        </w:r>
        <w:r w:rsidRPr="009F578C" w:rsidDel="009F578C">
          <w:rPr>
            <w:rStyle w:val="Hyperlink"/>
            <w:noProof/>
          </w:rPr>
          <w:delText>Transform Move</w:delText>
        </w:r>
        <w:r w:rsidDel="009F578C">
          <w:rPr>
            <w:noProof/>
            <w:webHidden/>
          </w:rPr>
          <w:tab/>
          <w:delText>15</w:delText>
        </w:r>
      </w:del>
    </w:p>
    <w:p w14:paraId="1301A993" w14:textId="77777777" w:rsidR="00AD19BD" w:rsidDel="009F578C" w:rsidRDefault="00AD19BD">
      <w:pPr>
        <w:pStyle w:val="TOC2"/>
        <w:rPr>
          <w:del w:id="174" w:author="Eric Robertson" w:date="2016-09-08T13:55:00Z"/>
          <w:rFonts w:asciiTheme="minorHAnsi" w:eastAsiaTheme="minorEastAsia" w:hAnsiTheme="minorHAnsi" w:cstheme="minorBidi"/>
          <w:noProof/>
          <w:szCs w:val="22"/>
        </w:rPr>
      </w:pPr>
      <w:del w:id="175" w:author="Eric Robertson" w:date="2016-09-08T13:55:00Z">
        <w:r w:rsidRPr="009F578C" w:rsidDel="009F578C">
          <w:rPr>
            <w:rStyle w:val="Hyperlink"/>
            <w:noProof/>
          </w:rPr>
          <w:delText>5.6</w:delText>
        </w:r>
        <w:r w:rsidDel="009F578C">
          <w:rPr>
            <w:rFonts w:asciiTheme="minorHAnsi" w:eastAsiaTheme="minorEastAsia" w:hAnsiTheme="minorHAnsi" w:cstheme="minorBidi"/>
            <w:noProof/>
            <w:szCs w:val="22"/>
          </w:rPr>
          <w:tab/>
        </w:r>
        <w:r w:rsidRPr="009F578C" w:rsidDel="009F578C">
          <w:rPr>
            <w:rStyle w:val="Hyperlink"/>
            <w:noProof/>
          </w:rPr>
          <w:delText>Applying Filters (Plugins)</w:delText>
        </w:r>
        <w:r w:rsidDel="009F578C">
          <w:rPr>
            <w:noProof/>
            <w:webHidden/>
          </w:rPr>
          <w:tab/>
          <w:delText>15</w:delText>
        </w:r>
      </w:del>
    </w:p>
    <w:p w14:paraId="41D337EE" w14:textId="77777777" w:rsidR="00AD19BD" w:rsidDel="009F578C" w:rsidRDefault="00AD19BD">
      <w:pPr>
        <w:pStyle w:val="TOC2"/>
        <w:rPr>
          <w:del w:id="176" w:author="Eric Robertson" w:date="2016-09-08T13:55:00Z"/>
          <w:rFonts w:asciiTheme="minorHAnsi" w:eastAsiaTheme="minorEastAsia" w:hAnsiTheme="minorHAnsi" w:cstheme="minorBidi"/>
          <w:noProof/>
          <w:szCs w:val="22"/>
        </w:rPr>
      </w:pPr>
      <w:del w:id="177" w:author="Eric Robertson" w:date="2016-09-08T13:55:00Z">
        <w:r w:rsidRPr="009F578C" w:rsidDel="009F578C">
          <w:rPr>
            <w:rStyle w:val="Hyperlink"/>
            <w:noProof/>
          </w:rPr>
          <w:delText>5.7</w:delText>
        </w:r>
        <w:r w:rsidDel="009F578C">
          <w:rPr>
            <w:rFonts w:asciiTheme="minorHAnsi" w:eastAsiaTheme="minorEastAsia" w:hAnsiTheme="minorHAnsi" w:cstheme="minorBidi"/>
            <w:noProof/>
            <w:szCs w:val="22"/>
          </w:rPr>
          <w:tab/>
        </w:r>
        <w:r w:rsidRPr="009F578C" w:rsidDel="009F578C">
          <w:rPr>
            <w:rStyle w:val="Hyperlink"/>
            <w:noProof/>
          </w:rPr>
          <w:delText>Link Inspection</w:delText>
        </w:r>
        <w:r w:rsidDel="009F578C">
          <w:rPr>
            <w:noProof/>
            <w:webHidden/>
          </w:rPr>
          <w:tab/>
          <w:delText>16</w:delText>
        </w:r>
      </w:del>
    </w:p>
    <w:p w14:paraId="5F1582E5" w14:textId="77777777" w:rsidR="00AD19BD" w:rsidDel="009F578C" w:rsidRDefault="00AD19BD">
      <w:pPr>
        <w:pStyle w:val="TOC2"/>
        <w:rPr>
          <w:del w:id="178" w:author="Eric Robertson" w:date="2016-09-08T13:55:00Z"/>
          <w:rFonts w:asciiTheme="minorHAnsi" w:eastAsiaTheme="minorEastAsia" w:hAnsiTheme="minorHAnsi" w:cstheme="minorBidi"/>
          <w:noProof/>
          <w:szCs w:val="22"/>
        </w:rPr>
      </w:pPr>
      <w:del w:id="179" w:author="Eric Robertson" w:date="2016-09-08T13:55:00Z">
        <w:r w:rsidRPr="009F578C" w:rsidDel="009F578C">
          <w:rPr>
            <w:rStyle w:val="Hyperlink"/>
            <w:noProof/>
          </w:rPr>
          <w:delText>5.8</w:delText>
        </w:r>
        <w:r w:rsidDel="009F578C">
          <w:rPr>
            <w:rFonts w:asciiTheme="minorHAnsi" w:eastAsiaTheme="minorEastAsia" w:hAnsiTheme="minorHAnsi" w:cstheme="minorBidi"/>
            <w:noProof/>
            <w:szCs w:val="22"/>
          </w:rPr>
          <w:tab/>
        </w:r>
        <w:r w:rsidRPr="009F578C" w:rsidDel="009F578C">
          <w:rPr>
            <w:rStyle w:val="Hyperlink"/>
            <w:noProof/>
          </w:rPr>
          <w:delText>Video Link Descriptions</w:delText>
        </w:r>
        <w:r w:rsidDel="009F578C">
          <w:rPr>
            <w:noProof/>
            <w:webHidden/>
          </w:rPr>
          <w:tab/>
          <w:delText>17</w:delText>
        </w:r>
      </w:del>
    </w:p>
    <w:p w14:paraId="574B7870" w14:textId="77777777" w:rsidR="00AD19BD" w:rsidDel="009F578C" w:rsidRDefault="00AD19BD">
      <w:pPr>
        <w:pStyle w:val="TOC2"/>
        <w:rPr>
          <w:del w:id="180" w:author="Eric Robertson" w:date="2016-09-08T13:55:00Z"/>
          <w:rFonts w:asciiTheme="minorHAnsi" w:eastAsiaTheme="minorEastAsia" w:hAnsiTheme="minorHAnsi" w:cstheme="minorBidi"/>
          <w:noProof/>
          <w:szCs w:val="22"/>
        </w:rPr>
      </w:pPr>
      <w:del w:id="181" w:author="Eric Robertson" w:date="2016-09-08T13:55:00Z">
        <w:r w:rsidRPr="009F578C" w:rsidDel="009F578C">
          <w:rPr>
            <w:rStyle w:val="Hyperlink"/>
            <w:noProof/>
          </w:rPr>
          <w:delText>5.9</w:delText>
        </w:r>
        <w:r w:rsidDel="009F578C">
          <w:rPr>
            <w:rFonts w:asciiTheme="minorHAnsi" w:eastAsiaTheme="minorEastAsia" w:hAnsiTheme="minorHAnsi" w:cstheme="minorBidi"/>
            <w:noProof/>
            <w:szCs w:val="22"/>
          </w:rPr>
          <w:tab/>
        </w:r>
        <w:r w:rsidRPr="009F578C" w:rsidDel="009F578C">
          <w:rPr>
            <w:rStyle w:val="Hyperlink"/>
            <w:noProof/>
          </w:rPr>
          <w:delText>Other Metadata</w:delText>
        </w:r>
        <w:r w:rsidDel="009F578C">
          <w:rPr>
            <w:noProof/>
            <w:webHidden/>
          </w:rPr>
          <w:tab/>
          <w:delText>19</w:delText>
        </w:r>
      </w:del>
    </w:p>
    <w:p w14:paraId="05583416" w14:textId="77777777" w:rsidR="00AD19BD" w:rsidDel="009F578C" w:rsidRDefault="00AD19BD">
      <w:pPr>
        <w:pStyle w:val="TOC1"/>
        <w:tabs>
          <w:tab w:val="left" w:pos="400"/>
          <w:tab w:val="right" w:leader="dot" w:pos="9350"/>
        </w:tabs>
        <w:rPr>
          <w:del w:id="182" w:author="Eric Robertson" w:date="2016-09-08T13:55:00Z"/>
          <w:rFonts w:asciiTheme="minorHAnsi" w:eastAsiaTheme="minorEastAsia" w:hAnsiTheme="minorHAnsi" w:cstheme="minorBidi"/>
          <w:b w:val="0"/>
          <w:bCs w:val="0"/>
          <w:caps w:val="0"/>
          <w:noProof/>
          <w:szCs w:val="22"/>
        </w:rPr>
      </w:pPr>
      <w:del w:id="183" w:author="Eric Robertson" w:date="2016-09-08T13:55:00Z">
        <w:r w:rsidRPr="009F578C" w:rsidDel="009F578C">
          <w:rPr>
            <w:rStyle w:val="Hyperlink"/>
            <w:noProof/>
          </w:rPr>
          <w:delText>6.</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Mask </w:delText>
        </w:r>
        <w:r w:rsidRPr="009F578C" w:rsidDel="009F578C">
          <w:rPr>
            <w:rStyle w:val="Hyperlink"/>
            <w:b w:val="0"/>
            <w:bCs w:val="0"/>
            <w:caps w:val="0"/>
            <w:noProof/>
          </w:rPr>
          <w:delText>Generation</w:delText>
        </w:r>
        <w:r w:rsidDel="009F578C">
          <w:rPr>
            <w:noProof/>
            <w:webHidden/>
          </w:rPr>
          <w:tab/>
          <w:delText>19</w:delText>
        </w:r>
      </w:del>
    </w:p>
    <w:p w14:paraId="23D2E9D7" w14:textId="77777777" w:rsidR="00AD19BD" w:rsidDel="009F578C" w:rsidRDefault="00AD19BD">
      <w:pPr>
        <w:pStyle w:val="TOC2"/>
        <w:rPr>
          <w:del w:id="184" w:author="Eric Robertson" w:date="2016-09-08T13:55:00Z"/>
          <w:rFonts w:asciiTheme="minorHAnsi" w:eastAsiaTheme="minorEastAsia" w:hAnsiTheme="minorHAnsi" w:cstheme="minorBidi"/>
          <w:noProof/>
          <w:szCs w:val="22"/>
        </w:rPr>
      </w:pPr>
      <w:del w:id="185" w:author="Eric Robertson" w:date="2016-09-08T13:55:00Z">
        <w:r w:rsidRPr="009F578C" w:rsidDel="009F578C">
          <w:rPr>
            <w:rStyle w:val="Hyperlink"/>
            <w:noProof/>
          </w:rPr>
          <w:delText>6.1</w:delText>
        </w:r>
        <w:r w:rsidDel="009F578C">
          <w:rPr>
            <w:rFonts w:asciiTheme="minorHAnsi" w:eastAsiaTheme="minorEastAsia" w:hAnsiTheme="minorHAnsi" w:cstheme="minorBidi"/>
            <w:noProof/>
            <w:szCs w:val="22"/>
          </w:rPr>
          <w:tab/>
        </w:r>
        <w:r w:rsidRPr="009F578C" w:rsidDel="009F578C">
          <w:rPr>
            <w:rStyle w:val="Hyperlink"/>
            <w:noProof/>
          </w:rPr>
          <w:delText>Video Masks</w:delText>
        </w:r>
        <w:r w:rsidDel="009F578C">
          <w:rPr>
            <w:noProof/>
            <w:webHidden/>
          </w:rPr>
          <w:tab/>
          <w:delText>19</w:delText>
        </w:r>
      </w:del>
    </w:p>
    <w:p w14:paraId="6D619945" w14:textId="77777777" w:rsidR="00AD19BD" w:rsidDel="009F578C" w:rsidRDefault="00AD19BD">
      <w:pPr>
        <w:pStyle w:val="TOC2"/>
        <w:rPr>
          <w:del w:id="186" w:author="Eric Robertson" w:date="2016-09-08T13:55:00Z"/>
          <w:rFonts w:asciiTheme="minorHAnsi" w:eastAsiaTheme="minorEastAsia" w:hAnsiTheme="minorHAnsi" w:cstheme="minorBidi"/>
          <w:noProof/>
          <w:szCs w:val="22"/>
        </w:rPr>
      </w:pPr>
      <w:del w:id="187" w:author="Eric Robertson" w:date="2016-09-08T13:55:00Z">
        <w:r w:rsidRPr="009F578C" w:rsidDel="009F578C">
          <w:rPr>
            <w:rStyle w:val="Hyperlink"/>
            <w:noProof/>
          </w:rPr>
          <w:delText>6.2</w:delText>
        </w:r>
        <w:r w:rsidDel="009F578C">
          <w:rPr>
            <w:rFonts w:asciiTheme="minorHAnsi" w:eastAsiaTheme="minorEastAsia" w:hAnsiTheme="minorHAnsi" w:cstheme="minorBidi"/>
            <w:noProof/>
            <w:szCs w:val="22"/>
          </w:rPr>
          <w:tab/>
        </w:r>
        <w:r w:rsidRPr="009F578C" w:rsidDel="009F578C">
          <w:rPr>
            <w:rStyle w:val="Hyperlink"/>
            <w:noProof/>
          </w:rPr>
          <w:delText>Composite Mask</w:delText>
        </w:r>
        <w:r w:rsidDel="009F578C">
          <w:rPr>
            <w:noProof/>
            <w:webHidden/>
          </w:rPr>
          <w:tab/>
          <w:delText>20</w:delText>
        </w:r>
      </w:del>
    </w:p>
    <w:p w14:paraId="5441E6CC" w14:textId="77777777" w:rsidR="00AD19BD" w:rsidDel="009F578C" w:rsidRDefault="00AD19BD">
      <w:pPr>
        <w:pStyle w:val="TOC1"/>
        <w:tabs>
          <w:tab w:val="left" w:pos="400"/>
          <w:tab w:val="right" w:leader="dot" w:pos="9350"/>
        </w:tabs>
        <w:rPr>
          <w:del w:id="188" w:author="Eric Robertson" w:date="2016-09-08T13:55:00Z"/>
          <w:rFonts w:asciiTheme="minorHAnsi" w:eastAsiaTheme="minorEastAsia" w:hAnsiTheme="minorHAnsi" w:cstheme="minorBidi"/>
          <w:b w:val="0"/>
          <w:bCs w:val="0"/>
          <w:caps w:val="0"/>
          <w:noProof/>
          <w:szCs w:val="22"/>
        </w:rPr>
      </w:pPr>
      <w:del w:id="189" w:author="Eric Robertson" w:date="2016-09-08T13:55:00Z">
        <w:r w:rsidRPr="009F578C" w:rsidDel="009F578C">
          <w:rPr>
            <w:rStyle w:val="Hyperlink"/>
            <w:noProof/>
          </w:rPr>
          <w:delText>7.</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Analytics</w:delText>
        </w:r>
        <w:r w:rsidDel="009F578C">
          <w:rPr>
            <w:noProof/>
            <w:webHidden/>
          </w:rPr>
          <w:tab/>
          <w:delText>20</w:delText>
        </w:r>
      </w:del>
    </w:p>
    <w:p w14:paraId="7F400E53" w14:textId="77777777" w:rsidR="00AD19BD" w:rsidDel="009F578C" w:rsidRDefault="00AD19BD">
      <w:pPr>
        <w:pStyle w:val="TOC1"/>
        <w:tabs>
          <w:tab w:val="left" w:pos="400"/>
          <w:tab w:val="right" w:leader="dot" w:pos="9350"/>
        </w:tabs>
        <w:rPr>
          <w:del w:id="190" w:author="Eric Robertson" w:date="2016-09-08T13:55:00Z"/>
          <w:rFonts w:asciiTheme="minorHAnsi" w:eastAsiaTheme="minorEastAsia" w:hAnsiTheme="minorHAnsi" w:cstheme="minorBidi"/>
          <w:b w:val="0"/>
          <w:bCs w:val="0"/>
          <w:caps w:val="0"/>
          <w:noProof/>
          <w:szCs w:val="22"/>
        </w:rPr>
      </w:pPr>
      <w:del w:id="191" w:author="Eric Robertson" w:date="2016-09-08T13:55:00Z">
        <w:r w:rsidRPr="009F578C" w:rsidDel="009F578C">
          <w:rPr>
            <w:rStyle w:val="Hyperlink"/>
            <w:noProof/>
          </w:rPr>
          <w:delText>8.</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Plugins</w:delText>
        </w:r>
        <w:r w:rsidDel="009F578C">
          <w:rPr>
            <w:noProof/>
            <w:webHidden/>
          </w:rPr>
          <w:tab/>
          <w:delText>20</w:delText>
        </w:r>
      </w:del>
    </w:p>
    <w:p w14:paraId="57728DC5" w14:textId="77777777" w:rsidR="00AD19BD" w:rsidDel="009F578C" w:rsidRDefault="00AD19BD">
      <w:pPr>
        <w:pStyle w:val="TOC2"/>
        <w:rPr>
          <w:del w:id="192" w:author="Eric Robertson" w:date="2016-09-08T13:55:00Z"/>
          <w:rFonts w:asciiTheme="minorHAnsi" w:eastAsiaTheme="minorEastAsia" w:hAnsiTheme="minorHAnsi" w:cstheme="minorBidi"/>
          <w:noProof/>
          <w:szCs w:val="22"/>
        </w:rPr>
      </w:pPr>
      <w:del w:id="193" w:author="Eric Robertson" w:date="2016-09-08T13:55:00Z">
        <w:r w:rsidRPr="009F578C" w:rsidDel="009F578C">
          <w:rPr>
            <w:rStyle w:val="Hyperlink"/>
            <w:noProof/>
          </w:rPr>
          <w:delText>8.1</w:delText>
        </w:r>
        <w:r w:rsidDel="009F578C">
          <w:rPr>
            <w:rFonts w:asciiTheme="minorHAnsi" w:eastAsiaTheme="minorEastAsia" w:hAnsiTheme="minorHAnsi" w:cstheme="minorBidi"/>
            <w:noProof/>
            <w:szCs w:val="22"/>
          </w:rPr>
          <w:tab/>
        </w:r>
        <w:r w:rsidRPr="009F578C" w:rsidDel="009F578C">
          <w:rPr>
            <w:rStyle w:val="Hyperlink"/>
            <w:noProof/>
          </w:rPr>
          <w:delText>Arguments</w:delText>
        </w:r>
        <w:r w:rsidDel="009F578C">
          <w:rPr>
            <w:noProof/>
            <w:webHidden/>
          </w:rPr>
          <w:tab/>
          <w:delText>21</w:delText>
        </w:r>
      </w:del>
    </w:p>
    <w:p w14:paraId="60B5B613" w14:textId="77777777" w:rsidR="00AD19BD" w:rsidDel="009F578C" w:rsidRDefault="00AD19BD">
      <w:pPr>
        <w:pStyle w:val="TOC1"/>
        <w:tabs>
          <w:tab w:val="left" w:pos="400"/>
          <w:tab w:val="right" w:leader="dot" w:pos="9350"/>
        </w:tabs>
        <w:rPr>
          <w:del w:id="194" w:author="Eric Robertson" w:date="2016-09-08T13:55:00Z"/>
          <w:rFonts w:asciiTheme="minorHAnsi" w:eastAsiaTheme="minorEastAsia" w:hAnsiTheme="minorHAnsi" w:cstheme="minorBidi"/>
          <w:b w:val="0"/>
          <w:bCs w:val="0"/>
          <w:caps w:val="0"/>
          <w:noProof/>
          <w:szCs w:val="22"/>
        </w:rPr>
      </w:pPr>
      <w:del w:id="195" w:author="Eric Robertson" w:date="2016-09-08T13:55:00Z">
        <w:r w:rsidRPr="009F578C" w:rsidDel="009F578C">
          <w:rPr>
            <w:rStyle w:val="Hyperlink"/>
            <w:noProof/>
          </w:rPr>
          <w:delText>9.</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Group Manager</w:delText>
        </w:r>
        <w:r w:rsidDel="009F578C">
          <w:rPr>
            <w:noProof/>
            <w:webHidden/>
          </w:rPr>
          <w:tab/>
          <w:delText>21</w:delText>
        </w:r>
      </w:del>
    </w:p>
    <w:p w14:paraId="3616EC3E" w14:textId="77777777" w:rsidR="00AD19BD" w:rsidDel="009F578C" w:rsidRDefault="00AD19BD">
      <w:pPr>
        <w:pStyle w:val="TOC1"/>
        <w:tabs>
          <w:tab w:val="left" w:pos="600"/>
          <w:tab w:val="right" w:leader="dot" w:pos="9350"/>
        </w:tabs>
        <w:rPr>
          <w:del w:id="196" w:author="Eric Robertson" w:date="2016-09-08T13:55:00Z"/>
          <w:rFonts w:asciiTheme="minorHAnsi" w:eastAsiaTheme="minorEastAsia" w:hAnsiTheme="minorHAnsi" w:cstheme="minorBidi"/>
          <w:b w:val="0"/>
          <w:bCs w:val="0"/>
          <w:caps w:val="0"/>
          <w:noProof/>
          <w:szCs w:val="22"/>
        </w:rPr>
      </w:pPr>
      <w:del w:id="197" w:author="Eric Robertson" w:date="2016-09-08T13:55:00Z">
        <w:r w:rsidRPr="009F578C" w:rsidDel="009F578C">
          <w:rPr>
            <w:rStyle w:val="Hyperlink"/>
            <w:noProof/>
          </w:rPr>
          <w:delText>10.</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Validation</w:delText>
        </w:r>
        <w:r w:rsidDel="009F578C">
          <w:rPr>
            <w:noProof/>
            <w:webHidden/>
          </w:rPr>
          <w:tab/>
          <w:delText>22</w:delText>
        </w:r>
      </w:del>
    </w:p>
    <w:p w14:paraId="2871CB3C" w14:textId="77777777" w:rsidR="00AD19BD" w:rsidDel="009F578C" w:rsidRDefault="00AD19BD">
      <w:pPr>
        <w:pStyle w:val="TOC1"/>
        <w:tabs>
          <w:tab w:val="left" w:pos="600"/>
          <w:tab w:val="right" w:leader="dot" w:pos="9350"/>
        </w:tabs>
        <w:rPr>
          <w:del w:id="198" w:author="Eric Robertson" w:date="2016-09-08T13:55:00Z"/>
          <w:rFonts w:asciiTheme="minorHAnsi" w:eastAsiaTheme="minorEastAsia" w:hAnsiTheme="minorHAnsi" w:cstheme="minorBidi"/>
          <w:b w:val="0"/>
          <w:bCs w:val="0"/>
          <w:caps w:val="0"/>
          <w:noProof/>
          <w:szCs w:val="22"/>
        </w:rPr>
      </w:pPr>
      <w:del w:id="199" w:author="Eric Robertson" w:date="2016-09-08T13:55:00Z">
        <w:r w:rsidRPr="009F578C" w:rsidDel="009F578C">
          <w:rPr>
            <w:rStyle w:val="Hyperlink"/>
            <w:noProof/>
          </w:rPr>
          <w:delText>11.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QA Process</w:delText>
        </w:r>
        <w:r w:rsidDel="009F578C">
          <w:rPr>
            <w:noProof/>
            <w:webHidden/>
          </w:rPr>
          <w:tab/>
          <w:delText>22</w:delText>
        </w:r>
      </w:del>
    </w:p>
    <w:p w14:paraId="308E85EE" w14:textId="77777777" w:rsidR="00AD19BD" w:rsidDel="009F578C" w:rsidRDefault="00AD19BD">
      <w:pPr>
        <w:pStyle w:val="TOC1"/>
        <w:tabs>
          <w:tab w:val="left" w:pos="600"/>
          <w:tab w:val="right" w:leader="dot" w:pos="9350"/>
        </w:tabs>
        <w:rPr>
          <w:del w:id="200" w:author="Eric Robertson" w:date="2016-09-08T13:55:00Z"/>
          <w:rFonts w:asciiTheme="minorHAnsi" w:eastAsiaTheme="minorEastAsia" w:hAnsiTheme="minorHAnsi" w:cstheme="minorBidi"/>
          <w:b w:val="0"/>
          <w:bCs w:val="0"/>
          <w:caps w:val="0"/>
          <w:noProof/>
          <w:szCs w:val="22"/>
        </w:rPr>
      </w:pPr>
      <w:del w:id="201" w:author="Eric Robertson" w:date="2016-09-08T13:55:00Z">
        <w:r w:rsidRPr="009F578C" w:rsidDel="009F578C">
          <w:rPr>
            <w:rStyle w:val="Hyperlink"/>
            <w:noProof/>
          </w:rPr>
          <w:delText>12.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Batch operation</w:delText>
        </w:r>
        <w:r w:rsidDel="009F578C">
          <w:rPr>
            <w:noProof/>
            <w:webHidden/>
          </w:rPr>
          <w:tab/>
          <w:delText>22</w:delText>
        </w:r>
      </w:del>
    </w:p>
    <w:p w14:paraId="66B4B9B9" w14:textId="77777777" w:rsidR="00AD19BD" w:rsidDel="009F578C" w:rsidRDefault="00AD19BD">
      <w:pPr>
        <w:pStyle w:val="TOC2"/>
        <w:rPr>
          <w:del w:id="202" w:author="Eric Robertson" w:date="2016-09-08T13:55:00Z"/>
          <w:rFonts w:asciiTheme="minorHAnsi" w:eastAsiaTheme="minorEastAsia" w:hAnsiTheme="minorHAnsi" w:cstheme="minorBidi"/>
          <w:noProof/>
          <w:szCs w:val="22"/>
        </w:rPr>
      </w:pPr>
      <w:del w:id="203" w:author="Eric Robertson" w:date="2016-09-08T13:55:00Z">
        <w:r w:rsidRPr="009F578C" w:rsidDel="009F578C">
          <w:rPr>
            <w:rStyle w:val="Hyperlink"/>
            <w:noProof/>
          </w:rPr>
          <w:delText>12.1</w:delText>
        </w:r>
        <w:r w:rsidDel="009F578C">
          <w:rPr>
            <w:rFonts w:asciiTheme="minorHAnsi" w:eastAsiaTheme="minorEastAsia" w:hAnsiTheme="minorHAnsi" w:cstheme="minorBidi"/>
            <w:noProof/>
            <w:szCs w:val="22"/>
          </w:rPr>
          <w:tab/>
        </w:r>
        <w:r w:rsidRPr="009F578C" w:rsidDel="009F578C">
          <w:rPr>
            <w:rStyle w:val="Hyperlink"/>
            <w:noProof/>
          </w:rPr>
          <w:delText>Creating a Project</w:delText>
        </w:r>
        <w:r w:rsidDel="009F578C">
          <w:rPr>
            <w:noProof/>
            <w:webHidden/>
          </w:rPr>
          <w:tab/>
          <w:delText>24</w:delText>
        </w:r>
      </w:del>
    </w:p>
    <w:p w14:paraId="3E45EC3D" w14:textId="77777777" w:rsidR="00AD19BD" w:rsidDel="009F578C" w:rsidRDefault="00AD19BD">
      <w:pPr>
        <w:pStyle w:val="TOC2"/>
        <w:rPr>
          <w:del w:id="204" w:author="Eric Robertson" w:date="2016-09-08T13:55:00Z"/>
          <w:rFonts w:asciiTheme="minorHAnsi" w:eastAsiaTheme="minorEastAsia" w:hAnsiTheme="minorHAnsi" w:cstheme="minorBidi"/>
          <w:noProof/>
          <w:szCs w:val="22"/>
        </w:rPr>
      </w:pPr>
      <w:del w:id="205" w:author="Eric Robertson" w:date="2016-09-08T13:55:00Z">
        <w:r w:rsidRPr="009F578C" w:rsidDel="009F578C">
          <w:rPr>
            <w:rStyle w:val="Hyperlink"/>
            <w:noProof/>
          </w:rPr>
          <w:delText>12.2</w:delText>
        </w:r>
        <w:r w:rsidDel="009F578C">
          <w:rPr>
            <w:rFonts w:asciiTheme="minorHAnsi" w:eastAsiaTheme="minorEastAsia" w:hAnsiTheme="minorHAnsi" w:cstheme="minorBidi"/>
            <w:noProof/>
            <w:szCs w:val="22"/>
          </w:rPr>
          <w:tab/>
        </w:r>
        <w:r w:rsidRPr="009F578C" w:rsidDel="009F578C">
          <w:rPr>
            <w:rStyle w:val="Hyperlink"/>
            <w:noProof/>
          </w:rPr>
          <w:delText>Extending a Project</w:delText>
        </w:r>
        <w:r w:rsidDel="009F578C">
          <w:rPr>
            <w:noProof/>
            <w:webHidden/>
          </w:rPr>
          <w:tab/>
          <w:delText>24</w:delText>
        </w:r>
      </w:del>
    </w:p>
    <w:p w14:paraId="1B84A792" w14:textId="77777777" w:rsidR="00AD19BD" w:rsidDel="009F578C" w:rsidRDefault="00AD19BD">
      <w:pPr>
        <w:pStyle w:val="TOC2"/>
        <w:rPr>
          <w:del w:id="206" w:author="Eric Robertson" w:date="2016-09-08T13:55:00Z"/>
          <w:rFonts w:asciiTheme="minorHAnsi" w:eastAsiaTheme="minorEastAsia" w:hAnsiTheme="minorHAnsi" w:cstheme="minorBidi"/>
          <w:noProof/>
          <w:szCs w:val="22"/>
        </w:rPr>
      </w:pPr>
      <w:del w:id="207" w:author="Eric Robertson" w:date="2016-09-08T13:55:00Z">
        <w:r w:rsidRPr="009F578C" w:rsidDel="009F578C">
          <w:rPr>
            <w:rStyle w:val="Hyperlink"/>
            <w:noProof/>
          </w:rPr>
          <w:delText>12.3</w:delText>
        </w:r>
        <w:r w:rsidDel="009F578C">
          <w:rPr>
            <w:rFonts w:asciiTheme="minorHAnsi" w:eastAsiaTheme="minorEastAsia" w:hAnsiTheme="minorHAnsi" w:cstheme="minorBidi"/>
            <w:noProof/>
            <w:szCs w:val="22"/>
          </w:rPr>
          <w:tab/>
        </w:r>
        <w:r w:rsidRPr="009F578C" w:rsidDel="009F578C">
          <w:rPr>
            <w:rStyle w:val="Hyperlink"/>
            <w:iCs/>
            <w:noProof/>
          </w:rPr>
          <w:delText>Capping a Project: Antiforensics</w:delText>
        </w:r>
        <w:r w:rsidDel="009F578C">
          <w:rPr>
            <w:noProof/>
            <w:webHidden/>
          </w:rPr>
          <w:tab/>
          <w:delText>24</w:delText>
        </w:r>
      </w:del>
    </w:p>
    <w:p w14:paraId="4B1D437C" w14:textId="77777777" w:rsidR="00AD19BD" w:rsidDel="009F578C" w:rsidRDefault="00AD19BD">
      <w:pPr>
        <w:pStyle w:val="TOC2"/>
        <w:rPr>
          <w:del w:id="208" w:author="Eric Robertson" w:date="2016-09-08T13:55:00Z"/>
          <w:rFonts w:asciiTheme="minorHAnsi" w:eastAsiaTheme="minorEastAsia" w:hAnsiTheme="minorHAnsi" w:cstheme="minorBidi"/>
          <w:noProof/>
          <w:szCs w:val="22"/>
        </w:rPr>
      </w:pPr>
      <w:del w:id="209" w:author="Eric Robertson" w:date="2016-09-08T13:55:00Z">
        <w:r w:rsidRPr="009F578C" w:rsidDel="009F578C">
          <w:rPr>
            <w:rStyle w:val="Hyperlink"/>
            <w:noProof/>
          </w:rPr>
          <w:delText>12.4</w:delText>
        </w:r>
        <w:r w:rsidDel="009F578C">
          <w:rPr>
            <w:rFonts w:asciiTheme="minorHAnsi" w:eastAsiaTheme="minorEastAsia" w:hAnsiTheme="minorHAnsi" w:cstheme="minorBidi"/>
            <w:noProof/>
            <w:szCs w:val="22"/>
          </w:rPr>
          <w:tab/>
        </w:r>
        <w:r w:rsidRPr="009F578C" w:rsidDel="009F578C">
          <w:rPr>
            <w:rStyle w:val="Hyperlink"/>
            <w:noProof/>
          </w:rPr>
          <w:delText>Image File Names</w:delText>
        </w:r>
        <w:r w:rsidDel="009F578C">
          <w:rPr>
            <w:noProof/>
            <w:webHidden/>
          </w:rPr>
          <w:tab/>
          <w:delText>25</w:delText>
        </w:r>
      </w:del>
    </w:p>
    <w:p w14:paraId="3CB2D5C5" w14:textId="77777777" w:rsidR="00AD19BD" w:rsidDel="009F578C" w:rsidRDefault="00AD19BD">
      <w:pPr>
        <w:pStyle w:val="TOC1"/>
        <w:tabs>
          <w:tab w:val="left" w:pos="600"/>
          <w:tab w:val="right" w:leader="dot" w:pos="9350"/>
        </w:tabs>
        <w:rPr>
          <w:del w:id="210" w:author="Eric Robertson" w:date="2016-09-08T13:55:00Z"/>
          <w:rFonts w:asciiTheme="minorHAnsi" w:eastAsiaTheme="minorEastAsia" w:hAnsiTheme="minorHAnsi" w:cstheme="minorBidi"/>
          <w:b w:val="0"/>
          <w:bCs w:val="0"/>
          <w:caps w:val="0"/>
          <w:noProof/>
          <w:szCs w:val="22"/>
        </w:rPr>
      </w:pPr>
      <w:del w:id="211" w:author="Eric Robertson" w:date="2016-09-08T13:55:00Z">
        <w:r w:rsidRPr="009F578C" w:rsidDel="009F578C">
          <w:rPr>
            <w:rStyle w:val="Hyperlink"/>
            <w:noProof/>
          </w:rPr>
          <w:delText>13.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JSON</w:delText>
        </w:r>
        <w:r w:rsidDel="009F578C">
          <w:rPr>
            <w:noProof/>
            <w:webHidden/>
          </w:rPr>
          <w:tab/>
          <w:delText>25</w:delText>
        </w:r>
      </w:del>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lastRenderedPageBreak/>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A54660">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212" w:name="_Toc456792461"/>
      <w:bookmarkStart w:id="213" w:name="_Toc334962280"/>
      <w:r>
        <w:lastRenderedPageBreak/>
        <w:t>Overview</w:t>
      </w:r>
      <w:bookmarkEnd w:id="212"/>
      <w:bookmarkEnd w:id="213"/>
    </w:p>
    <w:p w14:paraId="5E722646" w14:textId="77777777" w:rsidR="00936FFD" w:rsidRPr="003D3906" w:rsidRDefault="00936FFD" w:rsidP="00A27DCE">
      <w:pPr>
        <w:pStyle w:val="BodyText"/>
      </w:pPr>
      <w:bookmarkStart w:id="214" w:name="_Toc78164083"/>
      <w:bookmarkStart w:id="215"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481250">
      <w:pPr>
        <w:pStyle w:val="figurecaption"/>
      </w:pPr>
      <w:bookmarkStart w:id="216" w:name="_Toc457993703"/>
      <w:r>
        <w:t xml:space="preserve">Figure </w:t>
      </w:r>
      <w:fldSimple w:instr=" SEQ Figure \* ARABIC ">
        <w:r w:rsidR="002C2D16">
          <w:rPr>
            <w:noProof/>
          </w:rPr>
          <w:t>1</w:t>
        </w:r>
      </w:fldSimple>
      <w:r>
        <w:t xml:space="preserve">: </w:t>
      </w:r>
      <w:r w:rsidRPr="003716D7">
        <w:t>Example of a graph produced by the journaling tool. Specifically, a region of one image (hat) was spliced into another image (</w:t>
      </w:r>
      <w:proofErr w:type="spellStart"/>
      <w:r w:rsidRPr="003716D7">
        <w:t>orig_input</w:t>
      </w:r>
      <w:proofErr w:type="spellEnd"/>
      <w:r w:rsidRPr="003716D7">
        <w:t>) to create a new image (input_mod_1).</w:t>
      </w:r>
      <w:bookmarkEnd w:id="216"/>
    </w:p>
    <w:p w14:paraId="64EF3314" w14:textId="77777777" w:rsidR="00936FFD" w:rsidRDefault="00936FFD" w:rsidP="00A27DCE">
      <w:pPr>
        <w:pStyle w:val="BodyText"/>
        <w:rPr>
          <w:b/>
        </w:rPr>
      </w:pPr>
    </w:p>
    <w:p w14:paraId="475F207F" w14:textId="77777777" w:rsidR="00264E83" w:rsidRDefault="00A9054E" w:rsidP="00FC16E5">
      <w:pPr>
        <w:jc w:val="both"/>
      </w:pPr>
      <w:bookmarkStart w:id="217" w:name="_Toc456792462"/>
      <w:bookmarkEnd w:id="214"/>
      <w:bookmarkEnd w:id="215"/>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218" w:name="_Toc334962281"/>
      <w:r>
        <w:t>Installation</w:t>
      </w:r>
      <w:bookmarkEnd w:id="217"/>
      <w:bookmarkEnd w:id="218"/>
    </w:p>
    <w:p w14:paraId="3483A3AC" w14:textId="77777777" w:rsidR="0090535E" w:rsidRPr="003D3906" w:rsidRDefault="0090535E" w:rsidP="00A27DCE">
      <w:pPr>
        <w:pStyle w:val="BodyText"/>
      </w:pPr>
      <w:r w:rsidRPr="003D3906">
        <w:t xml:space="preserve">The most direct way to obtain the most recent version of the tool is to download it from </w:t>
      </w:r>
      <w:proofErr w:type="spellStart"/>
      <w:r w:rsidRPr="003D3906">
        <w:t>GitHub</w:t>
      </w:r>
      <w:proofErr w:type="spellEnd"/>
      <w:r w:rsidRPr="003D3906">
        <w:t xml:space="preserve">.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w:t>
      </w:r>
      <w:proofErr w:type="spellStart"/>
      <w:r w:rsidRPr="003D3906">
        <w:t>GitHub’s</w:t>
      </w:r>
      <w:proofErr w:type="spellEnd"/>
      <w:r w:rsidRPr="003D3906">
        <w:t xml:space="preserve">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2C2D16">
      <w:pPr>
        <w:pStyle w:val="figurecaption"/>
      </w:pPr>
      <w:bookmarkStart w:id="219" w:name="_Toc457993704"/>
      <w:r>
        <w:t xml:space="preserve">Figure </w:t>
      </w:r>
      <w:fldSimple w:instr=" SEQ Figure \* ARABIC ">
        <w:r w:rsidR="002C2D16">
          <w:rPr>
            <w:noProof/>
          </w:rPr>
          <w:t>2</w:t>
        </w:r>
      </w:fldSimple>
      <w:r>
        <w:t xml:space="preserve">: </w:t>
      </w:r>
      <w:proofErr w:type="spellStart"/>
      <w:r>
        <w:t>GitHub</w:t>
      </w:r>
      <w:proofErr w:type="spellEnd"/>
      <w:r>
        <w:t xml:space="preserve"> website download dialog</w:t>
      </w:r>
      <w:bookmarkEnd w:id="219"/>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220" w:name="_Toc456792463"/>
      <w:bookmarkStart w:id="221" w:name="_Toc334962282"/>
      <w:r>
        <w:t>Dependenc</w:t>
      </w:r>
      <w:r w:rsidR="00CD52AB">
        <w:t>i</w:t>
      </w:r>
      <w:r>
        <w:t>es</w:t>
      </w:r>
      <w:bookmarkEnd w:id="220"/>
      <w:bookmarkEnd w:id="221"/>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numpy</w:t>
      </w:r>
      <w:proofErr w:type="spellEnd"/>
      <w:proofErr w:type="gram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matplotlib</w:t>
      </w:r>
      <w:proofErr w:type="spellEnd"/>
      <w:proofErr w:type="gramEnd"/>
    </w:p>
    <w:p w14:paraId="7E2E783B" w14:textId="77777777" w:rsidR="0090535E" w:rsidRPr="003D3906" w:rsidRDefault="00A54660" w:rsidP="003D3906">
      <w:pPr>
        <w:pStyle w:val="ListParagraph"/>
        <w:numPr>
          <w:ilvl w:val="0"/>
          <w:numId w:val="13"/>
        </w:numPr>
        <w:jc w:val="both"/>
        <w:rPr>
          <w:rFonts w:ascii="Times New Roman" w:hAnsi="Times New Roman" w:cs="Times New Roman"/>
          <w:sz w:val="24"/>
          <w:szCs w:val="24"/>
        </w:rPr>
      </w:pPr>
      <w:hyperlink r:id="rId26" w:history="1">
        <w:proofErr w:type="spellStart"/>
        <w:proofErr w:type="gramStart"/>
        <w:r w:rsidR="0090535E" w:rsidRPr="003D3906">
          <w:rPr>
            <w:rStyle w:val="Hyperlink"/>
            <w:rFonts w:ascii="Times New Roman" w:hAnsi="Times New Roman" w:cs="Times New Roman"/>
            <w:sz w:val="24"/>
            <w:szCs w:val="24"/>
          </w:rPr>
          <w:t>opencv</w:t>
        </w:r>
        <w:proofErr w:type="spellEnd"/>
        <w:proofErr w:type="gram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networkx</w:t>
      </w:r>
      <w:proofErr w:type="spellEnd"/>
      <w:proofErr w:type="gram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moviepy</w:t>
      </w:r>
      <w:proofErr w:type="spellEnd"/>
      <w:proofErr w:type="gram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scikit</w:t>
      </w:r>
      <w:proofErr w:type="spellEnd"/>
      <w:proofErr w:type="gram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tkintertable</w:t>
      </w:r>
      <w:proofErr w:type="spellEnd"/>
      <w:proofErr w:type="gram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bitstring</w:t>
      </w:r>
      <w:proofErr w:type="spellEnd"/>
      <w:proofErr w:type="gramEnd"/>
    </w:p>
    <w:p w14:paraId="74C8DD2E" w14:textId="77777777" w:rsidR="009F28C6" w:rsidRDefault="009F28C6" w:rsidP="003D3906">
      <w:pPr>
        <w:pStyle w:val="ListParagraph"/>
        <w:numPr>
          <w:ilvl w:val="0"/>
          <w:numId w:val="13"/>
        </w:numPr>
        <w:jc w:val="both"/>
        <w:rPr>
          <w:ins w:id="222" w:author="Eric Robertson" w:date="2016-10-11T21:06:00Z"/>
          <w:rFonts w:ascii="Times New Roman" w:hAnsi="Times New Roman" w:cs="Times New Roman"/>
          <w:sz w:val="24"/>
          <w:szCs w:val="24"/>
        </w:rPr>
      </w:pPr>
      <w:proofErr w:type="gramStart"/>
      <w:r>
        <w:rPr>
          <w:rFonts w:ascii="Times New Roman" w:hAnsi="Times New Roman" w:cs="Times New Roman"/>
          <w:sz w:val="24"/>
          <w:szCs w:val="24"/>
        </w:rPr>
        <w:t>boto3</w:t>
      </w:r>
      <w:proofErr w:type="gramEnd"/>
      <w:r>
        <w:rPr>
          <w:rFonts w:ascii="Times New Roman" w:hAnsi="Times New Roman" w:cs="Times New Roman"/>
          <w:sz w:val="24"/>
          <w:szCs w:val="24"/>
        </w:rPr>
        <w:t xml:space="preserve"> (for optional use of S3)</w:t>
      </w:r>
    </w:p>
    <w:p w14:paraId="05662907" w14:textId="3B40A0AC" w:rsidR="006468BF" w:rsidRDefault="006468BF" w:rsidP="003D3906">
      <w:pPr>
        <w:pStyle w:val="ListParagraph"/>
        <w:numPr>
          <w:ilvl w:val="0"/>
          <w:numId w:val="13"/>
        </w:numPr>
        <w:jc w:val="both"/>
        <w:rPr>
          <w:ins w:id="223" w:author="Eric Robertson" w:date="2016-09-08T10:15:00Z"/>
          <w:rFonts w:ascii="Times New Roman" w:hAnsi="Times New Roman" w:cs="Times New Roman"/>
          <w:sz w:val="24"/>
          <w:szCs w:val="24"/>
        </w:rPr>
      </w:pPr>
      <w:proofErr w:type="gramStart"/>
      <w:ins w:id="224" w:author="Eric Robertson" w:date="2016-10-11T21:06:00Z">
        <w:r>
          <w:rPr>
            <w:rFonts w:ascii="Times New Roman" w:hAnsi="Times New Roman" w:cs="Times New Roman"/>
            <w:sz w:val="24"/>
            <w:szCs w:val="24"/>
          </w:rPr>
          <w:t>hdf5</w:t>
        </w:r>
      </w:ins>
      <w:proofErr w:type="gramEnd"/>
    </w:p>
    <w:p w14:paraId="614483A9" w14:textId="77777777" w:rsidR="00CC0AC8" w:rsidRPr="00CC0AC8" w:rsidRDefault="00CC0AC8">
      <w:pPr>
        <w:jc w:val="both"/>
        <w:pPrChange w:id="225" w:author="Eric Robertson" w:date="2016-09-08T10:15:00Z">
          <w:pPr>
            <w:pStyle w:val="ListParagraph"/>
            <w:numPr>
              <w:numId w:val="13"/>
            </w:numPr>
            <w:ind w:hanging="360"/>
            <w:jc w:val="both"/>
          </w:pPr>
        </w:pPrChange>
      </w:pPr>
    </w:p>
    <w:p w14:paraId="3F773A1E" w14:textId="77777777" w:rsidR="00CC0AC8" w:rsidRDefault="0090535E" w:rsidP="00A27DCE">
      <w:pPr>
        <w:pStyle w:val="BodyText"/>
        <w:rPr>
          <w:ins w:id="226" w:author="Eric Robertson" w:date="2016-09-08T10:15:00Z"/>
        </w:rPr>
      </w:pPr>
      <w:r w:rsidRPr="003D3906">
        <w:t xml:space="preserve">Most of these can be installed easily </w:t>
      </w:r>
      <w:del w:id="227" w:author="Eric Robertson" w:date="2016-09-08T10:15:00Z">
        <w:r w:rsidRPr="003D3906" w:rsidDel="00CC0AC8">
          <w:delText xml:space="preserve">via </w:delText>
        </w:r>
      </w:del>
      <w:ins w:id="228" w:author="Eric Robertson" w:date="2016-09-08T10:15:00Z">
        <w:r w:rsidR="00CC0AC8">
          <w:t>are installed with the following procedure.</w:t>
        </w:r>
      </w:ins>
    </w:p>
    <w:p w14:paraId="2CEC3831" w14:textId="20E8D792" w:rsidR="00CC0AC8" w:rsidRPr="00CB33EE" w:rsidRDefault="00CC0AC8" w:rsidP="00CC0AC8">
      <w:pPr>
        <w:pStyle w:val="Code"/>
        <w:rPr>
          <w:ins w:id="229" w:author="Eric Robertson" w:date="2016-09-08T10:15:00Z"/>
          <w:rFonts w:ascii="Consolas" w:hAnsi="Consolas" w:cs="Consolas"/>
          <w:color w:val="262626"/>
          <w:sz w:val="20"/>
          <w:szCs w:val="20"/>
        </w:rPr>
      </w:pPr>
      <w:proofErr w:type="gramStart"/>
      <w:ins w:id="230" w:author="Eric Robertson" w:date="2016-09-08T10:15:00Z">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ins>
    </w:p>
    <w:p w14:paraId="421CAB21" w14:textId="77777777" w:rsidR="00CC0AC8" w:rsidRDefault="00CC0AC8" w:rsidP="00A27DCE">
      <w:pPr>
        <w:pStyle w:val="BodyText"/>
        <w:rPr>
          <w:ins w:id="231" w:author="Eric Robertson" w:date="2016-09-08T10:15:00Z"/>
        </w:rPr>
      </w:pPr>
    </w:p>
    <w:p w14:paraId="468E661A" w14:textId="36641E09" w:rsidR="001D5024" w:rsidRDefault="001D5024" w:rsidP="00A27DCE">
      <w:pPr>
        <w:pStyle w:val="BodyText"/>
        <w:rPr>
          <w:ins w:id="232" w:author="Eric Robertson" w:date="2016-10-06T11:23:00Z"/>
        </w:rPr>
      </w:pPr>
      <w:ins w:id="233" w:author="Eric Robertson" w:date="2016-10-06T11:22:00Z">
        <w:r>
          <w:t xml:space="preserve">For use with </w:t>
        </w:r>
      </w:ins>
      <w:ins w:id="234" w:author="Eric Robertson" w:date="2016-10-06T11:23:00Z">
        <w:r>
          <w:t>using plugins that write</w:t>
        </w:r>
      </w:ins>
      <w:ins w:id="235" w:author="Eric Robertson" w:date="2016-10-06T11:22:00Z">
        <w:r>
          <w:t xml:space="preserve"> TIFF files</w:t>
        </w:r>
      </w:ins>
      <w:ins w:id="236" w:author="Eric Robertson" w:date="2016-10-06T11:23:00Z">
        <w:r>
          <w:t xml:space="preserve">, install </w:t>
        </w:r>
        <w:proofErr w:type="spellStart"/>
        <w:r>
          <w:t>tifffile</w:t>
        </w:r>
      </w:ins>
      <w:proofErr w:type="spellEnd"/>
      <w:proofErr w:type="gramStart"/>
      <w:ins w:id="237" w:author="Eric Robertson" w:date="2016-10-06T11:24:00Z">
        <w:r>
          <w:t>,  For</w:t>
        </w:r>
        <w:proofErr w:type="gramEnd"/>
        <w:r>
          <w:t xml:space="preserve"> Mac users, </w:t>
        </w:r>
        <w:proofErr w:type="spellStart"/>
        <w:r>
          <w:t>XCode</w:t>
        </w:r>
        <w:proofErr w:type="spellEnd"/>
        <w:r>
          <w:t xml:space="preserve"> needs to be installed.  For Windows users, Microsoft Visual C++ 9.x for python needs to be installed.   An alternative is to find a prebuild </w:t>
        </w:r>
        <w:proofErr w:type="spellStart"/>
        <w:r>
          <w:t>libtiff</w:t>
        </w:r>
        <w:proofErr w:type="spellEnd"/>
        <w:r>
          <w:t xml:space="preserve"> library for Mac of Windows.  Download at your own risk.</w:t>
        </w:r>
      </w:ins>
    </w:p>
    <w:p w14:paraId="25CCEDFB" w14:textId="03F34B36" w:rsidR="001D5024" w:rsidRPr="00CB33EE" w:rsidRDefault="001D5024" w:rsidP="001D5024">
      <w:pPr>
        <w:pStyle w:val="Code"/>
        <w:rPr>
          <w:ins w:id="238" w:author="Eric Robertson" w:date="2016-10-06T11:23:00Z"/>
          <w:rFonts w:ascii="Consolas" w:hAnsi="Consolas" w:cs="Consolas"/>
          <w:color w:val="262626"/>
          <w:sz w:val="20"/>
          <w:szCs w:val="20"/>
        </w:rPr>
      </w:pPr>
      <w:proofErr w:type="gramStart"/>
      <w:ins w:id="239" w:author="Eric Robertson" w:date="2016-10-06T11:23:00Z">
        <w:r>
          <w:rPr>
            <w:rFonts w:ascii="Consolas" w:hAnsi="Consolas" w:cs="Consolas"/>
            <w:color w:val="262626"/>
            <w:sz w:val="20"/>
            <w:szCs w:val="20"/>
          </w:rPr>
          <w:lastRenderedPageBreak/>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ins>
    </w:p>
    <w:p w14:paraId="3C052F51" w14:textId="77777777" w:rsidR="001D5024" w:rsidRPr="001D5024" w:rsidRDefault="001D5024">
      <w:pPr>
        <w:rPr>
          <w:ins w:id="240" w:author="Eric Robertson" w:date="2016-10-06T11:22:00Z"/>
        </w:rPr>
        <w:pPrChange w:id="241" w:author="Eric Robertson" w:date="2016-10-06T11:23:00Z">
          <w:pPr>
            <w:pStyle w:val="BodyText"/>
          </w:pPr>
        </w:pPrChange>
      </w:pPr>
    </w:p>
    <w:p w14:paraId="58DA19C2" w14:textId="1FA2C2EC" w:rsidR="0090535E" w:rsidRDefault="0090535E" w:rsidP="00A27DCE">
      <w:pPr>
        <w:pStyle w:val="BodyText"/>
        <w:rPr>
          <w:ins w:id="242" w:author="Eric Robertson" w:date="2016-09-08T10:17:00Z"/>
        </w:rPr>
      </w:pPr>
      <w:del w:id="243" w:author="Eric Robertson" w:date="2016-09-08T10:15:00Z">
        <w:r w:rsidRPr="003D3906" w:rsidDel="00CC0AC8">
          <w:delText xml:space="preserve">pip. </w:delText>
        </w:r>
      </w:del>
      <w:r w:rsidRPr="003D3906">
        <w:t xml:space="preserve">Some Python distributions come with some or all of these pre-installed, such as </w:t>
      </w:r>
      <w:hyperlink r:id="rId27"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8" w:anchor="gsc.tab=0" w:history="1">
        <w:proofErr w:type="spellStart"/>
        <w:r w:rsidRPr="003D3906">
          <w:rPr>
            <w:rStyle w:val="Hyperlink"/>
          </w:rPr>
          <w:t>OpenCV</w:t>
        </w:r>
        <w:proofErr w:type="spellEnd"/>
        <w:r w:rsidRPr="003D3906">
          <w:rPr>
            <w:rStyle w:val="Hyperlink"/>
          </w:rPr>
          <w:t xml:space="preserve"> documentation</w:t>
        </w:r>
      </w:hyperlink>
      <w:r w:rsidRPr="003D3906">
        <w:t>.</w:t>
      </w:r>
    </w:p>
    <w:p w14:paraId="3D7AEDB2" w14:textId="3E530414" w:rsidR="00CC0AC8" w:rsidRDefault="00CC0AC8">
      <w:pPr>
        <w:rPr>
          <w:ins w:id="244" w:author="Eric Robertson" w:date="2016-09-08T10:17:00Z"/>
        </w:rPr>
        <w:pPrChange w:id="245" w:author="Eric Robertson" w:date="2016-09-08T10:17:00Z">
          <w:pPr>
            <w:pStyle w:val="BodyText"/>
          </w:pPr>
        </w:pPrChange>
      </w:pPr>
      <w:ins w:id="246" w:author="Eric Robertson" w:date="2016-09-08T10:17:00Z">
        <w:r w:rsidRPr="00CB33EE">
          <w:t>Anaconda</w:t>
        </w:r>
        <w:r>
          <w:t xml:space="preserve"> users can install </w:t>
        </w:r>
        <w:proofErr w:type="spellStart"/>
        <w:r>
          <w:t>opencv</w:t>
        </w:r>
        <w:proofErr w:type="spellEnd"/>
        <w:r>
          <w:t xml:space="preserve"> as follows.</w:t>
        </w:r>
      </w:ins>
    </w:p>
    <w:p w14:paraId="6CCA99FD" w14:textId="2045A90E" w:rsidR="00A54660" w:rsidRDefault="00A54660" w:rsidP="00CC0AC8">
      <w:pPr>
        <w:pStyle w:val="Code"/>
        <w:rPr>
          <w:ins w:id="247" w:author="Eric Robertson" w:date="2016-10-21T09:57:00Z"/>
          <w:rFonts w:ascii="Consolas" w:hAnsi="Consolas" w:cs="Consolas"/>
          <w:color w:val="262626"/>
          <w:sz w:val="20"/>
          <w:szCs w:val="20"/>
        </w:rPr>
      </w:pPr>
      <w:proofErr w:type="spellStart"/>
      <w:proofErr w:type="gramStart"/>
      <w:ins w:id="248" w:author="Eric Robertson" w:date="2016-10-21T09:58:00Z">
        <w:r>
          <w:rPr>
            <w:rFonts w:ascii="Consolas" w:hAnsi="Consolas" w:cs="Consolas"/>
            <w:color w:val="262626"/>
            <w:sz w:val="20"/>
            <w:szCs w:val="20"/>
          </w:rPr>
          <w:t>conda</w:t>
        </w:r>
        <w:proofErr w:type="spellEnd"/>
        <w:proofErr w:type="gramEnd"/>
        <w:r>
          <w:rPr>
            <w:rFonts w:ascii="Consolas" w:hAnsi="Consolas" w:cs="Consolas"/>
            <w:color w:val="262626"/>
            <w:sz w:val="20"/>
            <w:szCs w:val="20"/>
          </w:rPr>
          <w:t xml:space="preserve"> install –c </w:t>
        </w:r>
        <w:proofErr w:type="spellStart"/>
        <w:r>
          <w:rPr>
            <w:rFonts w:ascii="Consolas" w:hAnsi="Consolas" w:cs="Consolas"/>
            <w:color w:val="262626"/>
            <w:sz w:val="20"/>
            <w:szCs w:val="20"/>
          </w:rPr>
          <w:t>menpo</w:t>
        </w:r>
        <w:proofErr w:type="spellEnd"/>
        <w:r>
          <w:rPr>
            <w:rFonts w:ascii="Consolas" w:hAnsi="Consolas" w:cs="Consolas"/>
            <w:color w:val="262626"/>
            <w:sz w:val="20"/>
            <w:szCs w:val="20"/>
          </w:rPr>
          <w:t xml:space="preserve"> </w:t>
        </w:r>
        <w:proofErr w:type="spellStart"/>
        <w:r>
          <w:rPr>
            <w:rFonts w:ascii="Consolas" w:hAnsi="Consolas" w:cs="Consolas"/>
            <w:color w:val="262626"/>
            <w:sz w:val="20"/>
            <w:szCs w:val="20"/>
          </w:rPr>
          <w:t>ffmpeg</w:t>
        </w:r>
      </w:ins>
      <w:proofErr w:type="spellEnd"/>
    </w:p>
    <w:p w14:paraId="2F0B12FA" w14:textId="0C8C220B" w:rsidR="00CC0AC8" w:rsidRPr="00CB33EE" w:rsidRDefault="00CC0AC8" w:rsidP="00CC0AC8">
      <w:pPr>
        <w:pStyle w:val="Code"/>
        <w:rPr>
          <w:ins w:id="249" w:author="Eric Robertson" w:date="2016-09-08T10:17:00Z"/>
          <w:rFonts w:ascii="Consolas" w:hAnsi="Consolas" w:cs="Consolas"/>
          <w:color w:val="262626"/>
          <w:sz w:val="20"/>
          <w:szCs w:val="20"/>
        </w:rPr>
      </w:pPr>
      <w:proofErr w:type="spellStart"/>
      <w:proofErr w:type="gramStart"/>
      <w:ins w:id="250" w:author="Eric Robertson" w:date="2016-09-08T10:18:00Z">
        <w:r>
          <w:rPr>
            <w:rFonts w:ascii="Consolas" w:hAnsi="Consolas" w:cs="Consolas"/>
            <w:color w:val="262626"/>
            <w:sz w:val="20"/>
            <w:szCs w:val="20"/>
          </w:rPr>
          <w:t>conda</w:t>
        </w:r>
        <w:proofErr w:type="spellEnd"/>
        <w:proofErr w:type="gramEnd"/>
        <w:r>
          <w:rPr>
            <w:rFonts w:ascii="Consolas" w:hAnsi="Consolas" w:cs="Consolas"/>
            <w:color w:val="262626"/>
            <w:sz w:val="20"/>
            <w:szCs w:val="20"/>
          </w:rPr>
          <w:t xml:space="preserve"> install </w:t>
        </w:r>
        <w:r w:rsidRPr="00CC0AC8">
          <w:rPr>
            <w:rFonts w:ascii="Consolas" w:hAnsi="Consolas"/>
            <w:sz w:val="20"/>
            <w:szCs w:val="20"/>
            <w:rPrChange w:id="251" w:author="Eric Robertson" w:date="2016-09-08T10:19:00Z">
              <w:rPr>
                <w:rFonts w:ascii="Menlo Regular" w:hAnsi="Menlo Regular"/>
                <w:sz w:val="22"/>
              </w:rPr>
            </w:rPrChange>
          </w:rPr>
          <w:t xml:space="preserve">-c https://conda.binstar.org/menpo </w:t>
        </w:r>
        <w:proofErr w:type="spellStart"/>
        <w:r w:rsidRPr="00CC0AC8">
          <w:rPr>
            <w:rFonts w:ascii="Consolas" w:hAnsi="Consolas"/>
            <w:sz w:val="20"/>
            <w:szCs w:val="20"/>
            <w:rPrChange w:id="252" w:author="Eric Robertson" w:date="2016-09-08T10:19:00Z">
              <w:rPr>
                <w:rFonts w:ascii="Menlo Regular" w:hAnsi="Menlo Regular"/>
                <w:sz w:val="22"/>
              </w:rPr>
            </w:rPrChange>
          </w:rPr>
          <w:t>opencv</w:t>
        </w:r>
      </w:ins>
      <w:proofErr w:type="spellEnd"/>
    </w:p>
    <w:p w14:paraId="2FFD9A09" w14:textId="77777777" w:rsidR="00CC0AC8" w:rsidRPr="00CC0AC8" w:rsidRDefault="00CC0AC8">
      <w:pPr>
        <w:pPrChange w:id="253" w:author="Eric Robertson" w:date="2016-09-08T10:17:00Z">
          <w:pPr>
            <w:pStyle w:val="BodyText"/>
          </w:pPr>
        </w:pPrChange>
      </w:pP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A54660" w:rsidP="009F28C6">
      <w:pPr>
        <w:pStyle w:val="BodyText"/>
      </w:pPr>
      <w:hyperlink r:id="rId30"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pPr>
        <w:pStyle w:val="Code"/>
        <w:pBdr>
          <w:top w:val="single" w:sz="4" w:space="0" w:color="auto"/>
          <w:bottom w:val="single" w:sz="4" w:space="0" w:color="auto"/>
        </w:pBdr>
        <w:rPr>
          <w:sz w:val="20"/>
        </w:rPr>
        <w:pPrChange w:id="254" w:author="Eric Robertson" w:date="2016-10-11T21:07:00Z">
          <w:pPr>
            <w:pStyle w:val="Code"/>
          </w:pPr>
        </w:pPrChange>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Default="0090535E" w:rsidP="00A27DCE">
      <w:pPr>
        <w:pStyle w:val="BodyText"/>
        <w:rPr>
          <w:ins w:id="255" w:author="Eric Robertson" w:date="2016-10-21T13:52:00Z"/>
        </w:rPr>
      </w:pPr>
      <w:r w:rsidRPr="003D3906">
        <w:t xml:space="preserve">A common issue is using more than on python version on a single machine.  In this case, ‘pip’, the python installer may reference the incorrect python.  Try using ‘python –m pip’ instead </w:t>
      </w:r>
      <w:proofErr w:type="gramStart"/>
      <w:r w:rsidRPr="003D3906">
        <w:t>of</w:t>
      </w:r>
      <w:proofErr w:type="gramEnd"/>
      <w:r w:rsidRPr="003D3906">
        <w:t xml:space="preserve"> ‘pip’ if import errors occur and ‘pip’ confirms the existence of the module. </w:t>
      </w:r>
    </w:p>
    <w:p w14:paraId="4E6E53E4" w14:textId="6E598705" w:rsidR="004525DA" w:rsidRDefault="004525DA" w:rsidP="004525DA">
      <w:pPr>
        <w:pStyle w:val="Heading3"/>
        <w:rPr>
          <w:ins w:id="256" w:author="Eric Robertson" w:date="2016-10-21T13:52:00Z"/>
        </w:rPr>
        <w:pPrChange w:id="257" w:author="Eric Robertson" w:date="2016-10-21T13:52:00Z">
          <w:pPr>
            <w:pStyle w:val="BodyText"/>
          </w:pPr>
        </w:pPrChange>
      </w:pPr>
      <w:ins w:id="258" w:author="Eric Robertson" w:date="2016-10-21T13:52:00Z">
        <w:r>
          <w:t xml:space="preserve">Anaconda and </w:t>
        </w:r>
        <w:proofErr w:type="spellStart"/>
        <w:r>
          <w:t>OpenCV</w:t>
        </w:r>
        <w:proofErr w:type="spellEnd"/>
      </w:ins>
    </w:p>
    <w:p w14:paraId="0CDF4AB8" w14:textId="77777777" w:rsidR="00DB2434" w:rsidRDefault="00DB2434" w:rsidP="00DB2434">
      <w:pPr>
        <w:rPr>
          <w:ins w:id="259" w:author="Eric Robertson" w:date="2016-10-21T16:54:00Z"/>
        </w:rPr>
        <w:pPrChange w:id="260" w:author="Eric Robertson" w:date="2016-10-21T16:53:00Z">
          <w:pPr>
            <w:widowControl w:val="0"/>
            <w:autoSpaceDE w:val="0"/>
            <w:autoSpaceDN w:val="0"/>
            <w:adjustRightInd w:val="0"/>
            <w:ind w:left="960" w:hanging="960"/>
          </w:pPr>
        </w:pPrChange>
      </w:pPr>
    </w:p>
    <w:p w14:paraId="18D79A7D" w14:textId="77777777" w:rsidR="00DB2434" w:rsidRDefault="004525DA" w:rsidP="00DB2434">
      <w:pPr>
        <w:pStyle w:val="ListParagraph"/>
        <w:numPr>
          <w:ilvl w:val="0"/>
          <w:numId w:val="30"/>
        </w:numPr>
        <w:rPr>
          <w:ins w:id="261" w:author="Eric Robertson" w:date="2016-10-21T16:53:00Z"/>
        </w:rPr>
        <w:pPrChange w:id="262" w:author="Eric Robertson" w:date="2016-10-21T16:53:00Z">
          <w:pPr>
            <w:widowControl w:val="0"/>
            <w:autoSpaceDE w:val="0"/>
            <w:autoSpaceDN w:val="0"/>
            <w:adjustRightInd w:val="0"/>
            <w:ind w:left="960" w:hanging="960"/>
          </w:pPr>
        </w:pPrChange>
      </w:pPr>
      <w:ins w:id="263" w:author="Eric Robertson" w:date="2016-10-21T13:52:00Z">
        <w:r w:rsidRPr="00DB2434">
          <w:t>Check openCV version</w:t>
        </w:r>
      </w:ins>
    </w:p>
    <w:p w14:paraId="7B22EB30" w14:textId="77777777" w:rsidR="00DB2434" w:rsidRDefault="004525DA" w:rsidP="00DB2434">
      <w:pPr>
        <w:pStyle w:val="ListParagraph"/>
        <w:numPr>
          <w:ilvl w:val="0"/>
          <w:numId w:val="30"/>
        </w:numPr>
        <w:rPr>
          <w:ins w:id="264" w:author="Eric Robertson" w:date="2016-10-21T16:55:00Z"/>
        </w:rPr>
        <w:pPrChange w:id="265" w:author="Eric Robertson" w:date="2016-10-21T16:53:00Z">
          <w:pPr>
            <w:widowControl w:val="0"/>
            <w:autoSpaceDE w:val="0"/>
            <w:autoSpaceDN w:val="0"/>
            <w:adjustRightInd w:val="0"/>
            <w:ind w:left="960" w:hanging="960"/>
          </w:pPr>
        </w:pPrChange>
      </w:pPr>
      <w:ins w:id="266" w:author="Eric Robertson" w:date="2016-10-21T13:52:00Z">
        <w:r w:rsidRPr="00DB2434">
          <w:t>Open command line</w:t>
        </w:r>
      </w:ins>
    </w:p>
    <w:p w14:paraId="29B4563E" w14:textId="77777777" w:rsidR="00DB2434" w:rsidRPr="00DB2434" w:rsidRDefault="004525DA" w:rsidP="00DB2434">
      <w:pPr>
        <w:pStyle w:val="ListParagraph"/>
        <w:numPr>
          <w:ilvl w:val="1"/>
          <w:numId w:val="30"/>
        </w:numPr>
        <w:rPr>
          <w:ins w:id="267" w:author="Eric Robertson" w:date="2016-10-21T16:55:00Z"/>
          <w:rPrChange w:id="268" w:author="Eric Robertson" w:date="2016-10-21T16:55:00Z">
            <w:rPr>
              <w:ins w:id="269" w:author="Eric Robertson" w:date="2016-10-21T16:55:00Z"/>
              <w:i/>
              <w:iCs/>
            </w:rPr>
          </w:rPrChange>
        </w:rPr>
        <w:pPrChange w:id="270" w:author="Eric Robertson" w:date="2016-10-21T16:55:00Z">
          <w:pPr>
            <w:widowControl w:val="0"/>
            <w:autoSpaceDE w:val="0"/>
            <w:autoSpaceDN w:val="0"/>
            <w:adjustRightInd w:val="0"/>
            <w:ind w:left="960" w:hanging="960"/>
          </w:pPr>
        </w:pPrChange>
      </w:pPr>
      <w:proofErr w:type="gramStart"/>
      <w:ins w:id="271" w:author="Eric Robertson" w:date="2016-10-21T13:52:00Z">
        <w:r>
          <w:t>run</w:t>
        </w:r>
        <w:proofErr w:type="gramEnd"/>
        <w:r>
          <w:t xml:space="preserve"> </w:t>
        </w:r>
        <w:r w:rsidRPr="00DB2434">
          <w:rPr>
            <w:i/>
            <w:iCs/>
          </w:rPr>
          <w:t>python</w:t>
        </w:r>
      </w:ins>
    </w:p>
    <w:p w14:paraId="56DE5ED1" w14:textId="77777777" w:rsidR="00DB2434" w:rsidRPr="00DB2434" w:rsidRDefault="004525DA" w:rsidP="00DB2434">
      <w:pPr>
        <w:pStyle w:val="ListParagraph"/>
        <w:numPr>
          <w:ilvl w:val="1"/>
          <w:numId w:val="30"/>
        </w:numPr>
        <w:rPr>
          <w:ins w:id="272" w:author="Eric Robertson" w:date="2016-10-21T16:55:00Z"/>
          <w:rPrChange w:id="273" w:author="Eric Robertson" w:date="2016-10-21T16:55:00Z">
            <w:rPr>
              <w:ins w:id="274" w:author="Eric Robertson" w:date="2016-10-21T16:55:00Z"/>
              <w:i/>
              <w:iCs/>
            </w:rPr>
          </w:rPrChange>
        </w:rPr>
        <w:pPrChange w:id="275" w:author="Eric Robertson" w:date="2016-10-21T16:55:00Z">
          <w:pPr>
            <w:widowControl w:val="0"/>
            <w:autoSpaceDE w:val="0"/>
            <w:autoSpaceDN w:val="0"/>
            <w:adjustRightInd w:val="0"/>
            <w:ind w:left="960" w:hanging="960"/>
          </w:pPr>
        </w:pPrChange>
      </w:pPr>
      <w:proofErr w:type="gramStart"/>
      <w:ins w:id="276" w:author="Eric Robertson" w:date="2016-10-21T13:52:00Z">
        <w:r w:rsidRPr="00DB2434">
          <w:rPr>
            <w:i/>
            <w:iCs/>
            <w:rPrChange w:id="277" w:author="Eric Robertson" w:date="2016-10-21T16:55:00Z">
              <w:rPr/>
            </w:rPrChange>
          </w:rPr>
          <w:t>import</w:t>
        </w:r>
        <w:proofErr w:type="gramEnd"/>
        <w:r w:rsidRPr="00DB2434">
          <w:rPr>
            <w:i/>
            <w:iCs/>
            <w:rPrChange w:id="278" w:author="Eric Robertson" w:date="2016-10-21T16:55:00Z">
              <w:rPr/>
            </w:rPrChange>
          </w:rPr>
          <w:t xml:space="preserve"> cv2</w:t>
        </w:r>
      </w:ins>
    </w:p>
    <w:p w14:paraId="7B6D96DA" w14:textId="2BE84F38" w:rsidR="004525DA" w:rsidRDefault="004525DA" w:rsidP="00DB2434">
      <w:pPr>
        <w:pStyle w:val="ListParagraph"/>
        <w:numPr>
          <w:ilvl w:val="1"/>
          <w:numId w:val="30"/>
        </w:numPr>
        <w:rPr>
          <w:ins w:id="279" w:author="Eric Robertson" w:date="2016-10-21T13:52:00Z"/>
        </w:rPr>
        <w:pPrChange w:id="280" w:author="Eric Robertson" w:date="2016-10-21T16:55:00Z">
          <w:pPr>
            <w:widowControl w:val="0"/>
            <w:autoSpaceDE w:val="0"/>
            <w:autoSpaceDN w:val="0"/>
            <w:adjustRightInd w:val="0"/>
            <w:ind w:left="960" w:hanging="960"/>
          </w:pPr>
        </w:pPrChange>
      </w:pPr>
      <w:proofErr w:type="gramStart"/>
      <w:ins w:id="281" w:author="Eric Robertson" w:date="2016-10-21T13:52:00Z">
        <w:r w:rsidRPr="00DB2434">
          <w:rPr>
            <w:i/>
            <w:iCs/>
            <w:rPrChange w:id="282" w:author="Eric Robertson" w:date="2016-10-21T16:55:00Z">
              <w:rPr/>
            </w:rPrChange>
          </w:rPr>
          <w:t>cv2</w:t>
        </w:r>
        <w:proofErr w:type="gramEnd"/>
        <w:r w:rsidRPr="00DB2434">
          <w:rPr>
            <w:i/>
            <w:iCs/>
            <w:rPrChange w:id="283" w:author="Eric Robertson" w:date="2016-10-21T16:55:00Z">
              <w:rPr/>
            </w:rPrChange>
          </w:rPr>
          <w:t>.__version__</w:t>
        </w:r>
      </w:ins>
    </w:p>
    <w:p w14:paraId="7B801A06" w14:textId="77777777" w:rsidR="00DB2434" w:rsidRDefault="004525DA" w:rsidP="00DB2434">
      <w:pPr>
        <w:pStyle w:val="ListParagraph"/>
        <w:numPr>
          <w:ilvl w:val="0"/>
          <w:numId w:val="30"/>
        </w:numPr>
        <w:rPr>
          <w:ins w:id="284" w:author="Eric Robertson" w:date="2016-10-21T16:55:00Z"/>
        </w:rPr>
        <w:pPrChange w:id="285" w:author="Eric Robertson" w:date="2016-10-21T16:53:00Z">
          <w:pPr>
            <w:widowControl w:val="0"/>
            <w:autoSpaceDE w:val="0"/>
            <w:autoSpaceDN w:val="0"/>
            <w:adjustRightInd w:val="0"/>
            <w:ind w:left="960" w:hanging="960"/>
          </w:pPr>
        </w:pPrChange>
      </w:pPr>
      <w:ins w:id="286" w:author="Eric Robertson" w:date="2016-10-21T13:52:00Z">
        <w:r>
          <w:t xml:space="preserve">If </w:t>
        </w:r>
        <w:proofErr w:type="spellStart"/>
        <w:r>
          <w:t>openCV</w:t>
        </w:r>
        <w:proofErr w:type="spellEnd"/>
        <w:r>
          <w:t xml:space="preserve"> is not version 2.4.13, download it from </w:t>
        </w:r>
        <w:r>
          <w:fldChar w:fldCharType="begin"/>
        </w:r>
        <w:r>
          <w:instrText>HYPERLINK "http://opencv.org/downloads.html"</w:instrText>
        </w:r>
        <w:r>
          <w:fldChar w:fldCharType="separate"/>
        </w:r>
        <w:r w:rsidRPr="00DB2434">
          <w:rPr>
            <w:color w:val="0B4CB4"/>
            <w:u w:val="single" w:color="0B4CB4"/>
          </w:rPr>
          <w:t>http://opencv.org/downloads.html</w:t>
        </w:r>
        <w:r>
          <w:fldChar w:fldCharType="end"/>
        </w:r>
      </w:ins>
    </w:p>
    <w:p w14:paraId="7D2B34B5" w14:textId="77777777" w:rsidR="00DB2434" w:rsidRDefault="004525DA" w:rsidP="00DB2434">
      <w:pPr>
        <w:pStyle w:val="ListParagraph"/>
        <w:numPr>
          <w:ilvl w:val="0"/>
          <w:numId w:val="30"/>
        </w:numPr>
        <w:rPr>
          <w:ins w:id="287" w:author="Eric Robertson" w:date="2016-10-21T16:55:00Z"/>
        </w:rPr>
        <w:pPrChange w:id="288" w:author="Eric Robertson" w:date="2016-10-21T16:53:00Z">
          <w:pPr>
            <w:widowControl w:val="0"/>
            <w:autoSpaceDE w:val="0"/>
            <w:autoSpaceDN w:val="0"/>
            <w:adjustRightInd w:val="0"/>
            <w:ind w:left="960" w:hanging="960"/>
          </w:pPr>
        </w:pPrChange>
      </w:pPr>
      <w:ins w:id="289" w:author="Eric Robertson" w:date="2016-10-21T13:52:00Z">
        <w:r w:rsidRPr="00DB2434">
          <w:rPr>
            <w:sz w:val="18"/>
            <w:szCs w:val="18"/>
          </w:rPr>
          <w:t xml:space="preserve"> </w:t>
        </w:r>
        <w:proofErr w:type="spellStart"/>
        <w:r>
          <w:t>OpenCV</w:t>
        </w:r>
        <w:proofErr w:type="spellEnd"/>
        <w:r>
          <w:t xml:space="preserve"> comes packaged with some additional source code and other fun stuff. This should be in a folder called </w:t>
        </w:r>
        <w:proofErr w:type="spellStart"/>
        <w:r>
          <w:t>opencv</w:t>
        </w:r>
        <w:proofErr w:type="spellEnd"/>
        <w:r>
          <w:t>, probably still in your Downloads directory. If you can’t find it, re-download at the link above. In that folder, go to sources/3rdparty/</w:t>
        </w:r>
        <w:proofErr w:type="spellStart"/>
        <w:r>
          <w:t>ffmpeg.</w:t>
        </w:r>
      </w:ins>
    </w:p>
    <w:p w14:paraId="69A79629" w14:textId="77777777" w:rsidR="00DB2434" w:rsidRDefault="004525DA" w:rsidP="00DB2434">
      <w:pPr>
        <w:pStyle w:val="ListParagraph"/>
        <w:numPr>
          <w:ilvl w:val="0"/>
          <w:numId w:val="30"/>
        </w:numPr>
        <w:rPr>
          <w:ins w:id="290" w:author="Eric Robertson" w:date="2016-10-21T16:55:00Z"/>
        </w:rPr>
        <w:pPrChange w:id="291" w:author="Eric Robertson" w:date="2016-10-21T16:53:00Z">
          <w:pPr>
            <w:pStyle w:val="BodyText"/>
          </w:pPr>
        </w:pPrChange>
      </w:pPr>
      <w:proofErr w:type="spellEnd"/>
      <w:ins w:id="292" w:author="Eric Robertson" w:date="2016-10-21T13:52:00Z">
        <w:r>
          <w:t>Rename opencv_ffmpeg_64.dll to opencv_ffmpeg2413_64.dll</w:t>
        </w:r>
      </w:ins>
    </w:p>
    <w:p w14:paraId="799543DE" w14:textId="5FCD53A6" w:rsidR="004525DA" w:rsidRDefault="004525DA" w:rsidP="00DB2434">
      <w:pPr>
        <w:pStyle w:val="ListParagraph"/>
        <w:numPr>
          <w:ilvl w:val="0"/>
          <w:numId w:val="30"/>
        </w:numPr>
        <w:rPr>
          <w:ins w:id="293" w:author="Eric Robertson" w:date="2016-10-21T13:53:00Z"/>
        </w:rPr>
        <w:pPrChange w:id="294" w:author="Eric Robertson" w:date="2016-10-21T16:53:00Z">
          <w:pPr>
            <w:pStyle w:val="BodyText"/>
          </w:pPr>
        </w:pPrChange>
      </w:pPr>
      <w:ins w:id="295" w:author="Eric Robertson" w:date="2016-10-21T13:52:00Z">
        <w:r>
          <w:t xml:space="preserve">Copy this </w:t>
        </w:r>
        <w:proofErr w:type="spellStart"/>
        <w:r>
          <w:t>dll</w:t>
        </w:r>
        <w:proofErr w:type="spellEnd"/>
        <w:r>
          <w:t xml:space="preserve"> file into C:\Users\yourname\AppData\Local\Continuum\Anaconda2\Library\bin</w:t>
        </w:r>
      </w:ins>
    </w:p>
    <w:p w14:paraId="437DD185" w14:textId="77777777" w:rsidR="004525DA" w:rsidRPr="004525DA" w:rsidRDefault="004525DA" w:rsidP="004525DA">
      <w:pPr>
        <w:rPr>
          <w:ins w:id="296" w:author="Eric Robertson" w:date="2016-10-06T11:25:00Z"/>
        </w:rPr>
        <w:pPrChange w:id="297" w:author="Eric Robertson" w:date="2016-10-21T13:52:00Z">
          <w:pPr>
            <w:pStyle w:val="BodyText"/>
          </w:pPr>
        </w:pPrChange>
      </w:pPr>
    </w:p>
    <w:p w14:paraId="3960C9FD" w14:textId="7F3130EF" w:rsidR="006468BF" w:rsidRDefault="006468BF">
      <w:pPr>
        <w:pStyle w:val="Heading2"/>
        <w:rPr>
          <w:ins w:id="298" w:author="Eric Robertson" w:date="2016-10-11T21:07:00Z"/>
        </w:rPr>
        <w:pPrChange w:id="299" w:author="Eric Robertson" w:date="2016-10-06T11:35:00Z">
          <w:pPr>
            <w:pStyle w:val="BodyText"/>
          </w:pPr>
        </w:pPrChange>
      </w:pPr>
      <w:ins w:id="300" w:author="Eric Robertson" w:date="2016-10-11T21:07:00Z">
        <w:r>
          <w:t>HDF5</w:t>
        </w:r>
      </w:ins>
    </w:p>
    <w:p w14:paraId="653D723F" w14:textId="77777777" w:rsidR="006468BF" w:rsidRDefault="006468BF">
      <w:pPr>
        <w:rPr>
          <w:ins w:id="301" w:author="Eric Robertson" w:date="2016-10-11T21:08:00Z"/>
        </w:rPr>
        <w:pPrChange w:id="302" w:author="Eric Robertson" w:date="2016-10-11T21:07:00Z">
          <w:pPr>
            <w:pStyle w:val="BodyText"/>
          </w:pPr>
        </w:pPrChange>
      </w:pPr>
      <w:ins w:id="303" w:author="Eric Robertson" w:date="2016-10-11T21:07:00Z">
        <w:r>
          <w:t xml:space="preserve">If the initial setup fails due to an hdf5 error, trying installing hdf5 separately. </w:t>
        </w:r>
      </w:ins>
    </w:p>
    <w:p w14:paraId="5D6DF361" w14:textId="77777777" w:rsidR="0010287C" w:rsidRDefault="0010287C">
      <w:pPr>
        <w:rPr>
          <w:ins w:id="304" w:author="Eric Robertson" w:date="2016-10-11T21:09:00Z"/>
        </w:rPr>
        <w:pPrChange w:id="305" w:author="Eric Robertson" w:date="2016-10-11T21:07:00Z">
          <w:pPr>
            <w:pStyle w:val="BodyText"/>
          </w:pPr>
        </w:pPrChange>
      </w:pPr>
    </w:p>
    <w:p w14:paraId="5131D124" w14:textId="7164526F" w:rsidR="006468BF" w:rsidRDefault="006468BF">
      <w:pPr>
        <w:rPr>
          <w:ins w:id="306" w:author="Eric Robertson" w:date="2016-10-11T21:07:00Z"/>
        </w:rPr>
        <w:pPrChange w:id="307" w:author="Eric Robertson" w:date="2016-10-11T21:07:00Z">
          <w:pPr>
            <w:pStyle w:val="BodyText"/>
          </w:pPr>
        </w:pPrChange>
      </w:pPr>
      <w:ins w:id="308" w:author="Eric Robertson" w:date="2016-10-11T21:07:00Z">
        <w:r>
          <w:t>For Mac</w:t>
        </w:r>
      </w:ins>
      <w:ins w:id="309" w:author="Eric Robertson" w:date="2016-10-11T21:08:00Z">
        <w:r>
          <w:t xml:space="preserve"> OS</w:t>
        </w:r>
      </w:ins>
      <w:ins w:id="310" w:author="Eric Robertson" w:date="2016-10-11T21:07:00Z">
        <w:r>
          <w:t>:</w:t>
        </w:r>
      </w:ins>
    </w:p>
    <w:p w14:paraId="60D61A1F" w14:textId="6490F609" w:rsidR="006468BF" w:rsidRPr="0090535E" w:rsidRDefault="006468BF" w:rsidP="006468BF">
      <w:pPr>
        <w:pStyle w:val="Code"/>
        <w:pBdr>
          <w:top w:val="single" w:sz="4" w:space="0" w:color="auto"/>
          <w:bottom w:val="single" w:sz="4" w:space="0" w:color="auto"/>
        </w:pBdr>
        <w:rPr>
          <w:ins w:id="311" w:author="Eric Robertson" w:date="2016-10-11T21:08:00Z"/>
          <w:sz w:val="20"/>
        </w:rPr>
      </w:pPr>
      <w:proofErr w:type="gramStart"/>
      <w:ins w:id="312" w:author="Eric Robertson" w:date="2016-10-11T21:08:00Z">
        <w:r>
          <w:t>brew</w:t>
        </w:r>
        <w:proofErr w:type="gramEnd"/>
        <w:r>
          <w:t xml:space="preserve"> install homebrew/science/hdf5</w:t>
        </w:r>
      </w:ins>
    </w:p>
    <w:p w14:paraId="5CF92785" w14:textId="77777777" w:rsidR="0010287C" w:rsidRDefault="0010287C">
      <w:pPr>
        <w:rPr>
          <w:ins w:id="313" w:author="Eric Robertson" w:date="2016-10-11T21:09:00Z"/>
        </w:rPr>
        <w:pPrChange w:id="314" w:author="Eric Robertson" w:date="2016-10-11T21:07:00Z">
          <w:pPr>
            <w:pStyle w:val="BodyText"/>
          </w:pPr>
        </w:pPrChange>
      </w:pPr>
    </w:p>
    <w:p w14:paraId="1F3AEFE8" w14:textId="7C89288B" w:rsidR="006468BF" w:rsidRDefault="006468BF">
      <w:pPr>
        <w:rPr>
          <w:ins w:id="315" w:author="Eric Robertson" w:date="2016-10-11T21:07:00Z"/>
        </w:rPr>
        <w:pPrChange w:id="316" w:author="Eric Robertson" w:date="2016-10-11T21:07:00Z">
          <w:pPr>
            <w:pStyle w:val="BodyText"/>
          </w:pPr>
        </w:pPrChange>
      </w:pPr>
      <w:ins w:id="317" w:author="Eric Robertson" w:date="2016-10-11T21:09:00Z">
        <w:r>
          <w:t xml:space="preserve">For Windows, use the latest instructions on </w:t>
        </w:r>
        <w:r w:rsidRPr="006468BF">
          <w:t>https://www.hdfgroup.org/</w:t>
        </w:r>
      </w:ins>
    </w:p>
    <w:p w14:paraId="1D2F3F61" w14:textId="77777777" w:rsidR="006468BF" w:rsidRPr="006468BF" w:rsidRDefault="006468BF">
      <w:pPr>
        <w:rPr>
          <w:ins w:id="318" w:author="Eric Robertson" w:date="2016-10-11T21:07:00Z"/>
        </w:rPr>
        <w:pPrChange w:id="319" w:author="Eric Robertson" w:date="2016-10-11T21:07:00Z">
          <w:pPr>
            <w:pStyle w:val="BodyText"/>
          </w:pPr>
        </w:pPrChange>
      </w:pPr>
    </w:p>
    <w:p w14:paraId="39E11B95" w14:textId="286A9D76" w:rsidR="001D5024" w:rsidRDefault="00DF3A1E">
      <w:pPr>
        <w:pStyle w:val="Heading2"/>
        <w:rPr>
          <w:ins w:id="320" w:author="Eric Robertson" w:date="2016-10-06T11:35:00Z"/>
        </w:rPr>
        <w:pPrChange w:id="321" w:author="Eric Robertson" w:date="2016-10-06T11:35:00Z">
          <w:pPr>
            <w:pStyle w:val="BodyText"/>
          </w:pPr>
        </w:pPrChange>
      </w:pPr>
      <w:ins w:id="322" w:author="Eric Robertson" w:date="2016-10-06T11:35:00Z">
        <w:r>
          <w:t>FFMPEG</w:t>
        </w:r>
      </w:ins>
    </w:p>
    <w:p w14:paraId="616630CA" w14:textId="6DC09ADB" w:rsidR="00DF3A1E" w:rsidRDefault="00DF3A1E">
      <w:pPr>
        <w:rPr>
          <w:ins w:id="323" w:author="Eric Robertson" w:date="2016-10-06T11:47:00Z"/>
        </w:rPr>
        <w:pPrChange w:id="324" w:author="Eric Robertson" w:date="2016-10-06T11:35:00Z">
          <w:pPr>
            <w:pStyle w:val="BodyText"/>
          </w:pPr>
        </w:pPrChange>
      </w:pPr>
      <w:ins w:id="325" w:author="Eric Robertson" w:date="2016-10-06T11:35:00Z">
        <w:r>
          <w:t xml:space="preserve">Video processing requires </w:t>
        </w:r>
        <w:proofErr w:type="spellStart"/>
        <w:r>
          <w:t>ffmpeg</w:t>
        </w:r>
        <w:proofErr w:type="spellEnd"/>
        <w:r>
          <w:t xml:space="preserve"> to be installed and </w:t>
        </w:r>
      </w:ins>
      <w:ins w:id="326" w:author="Eric Robertson" w:date="2016-10-06T11:37:00Z">
        <w:r>
          <w:t xml:space="preserve">accessible via the PATH environment variable.  </w:t>
        </w:r>
      </w:ins>
    </w:p>
    <w:p w14:paraId="5C430CF3" w14:textId="77777777" w:rsidR="00F25339" w:rsidRDefault="00F25339">
      <w:pPr>
        <w:rPr>
          <w:ins w:id="327" w:author="Eric Robertson" w:date="2016-10-06T11:42:00Z"/>
        </w:rPr>
        <w:pPrChange w:id="328" w:author="Eric Robertson" w:date="2016-10-06T11:35:00Z">
          <w:pPr>
            <w:pStyle w:val="BodyText"/>
          </w:pPr>
        </w:pPrChange>
      </w:pPr>
    </w:p>
    <w:p w14:paraId="5DA3C382" w14:textId="7B468AAD" w:rsidR="00F25339" w:rsidRDefault="00F25339">
      <w:pPr>
        <w:rPr>
          <w:ins w:id="329" w:author="Eric Robertson" w:date="2016-10-06T11:47:00Z"/>
        </w:rPr>
        <w:pPrChange w:id="330" w:author="Eric Robertson" w:date="2016-10-06T11:35:00Z">
          <w:pPr>
            <w:pStyle w:val="BodyText"/>
          </w:pPr>
        </w:pPrChange>
      </w:pPr>
      <w:ins w:id="331" w:author="Eric Robertson" w:date="2016-10-06T11:47:00Z">
        <w:r>
          <w:t>For Python 2.7:</w:t>
        </w:r>
      </w:ins>
    </w:p>
    <w:p w14:paraId="349A4204" w14:textId="0C6DEE83" w:rsidR="00F25339" w:rsidRDefault="00F25339" w:rsidP="00F25339">
      <w:pPr>
        <w:pStyle w:val="Code"/>
        <w:rPr>
          <w:ins w:id="332" w:author="Eric Robertson" w:date="2016-10-06T11:47:00Z"/>
        </w:rPr>
      </w:pPr>
      <w:proofErr w:type="gramStart"/>
      <w:ins w:id="333" w:author="Eric Robertson" w:date="2016-10-06T11:47:00Z">
        <w:r>
          <w:t>pip</w:t>
        </w:r>
        <w:proofErr w:type="gramEnd"/>
        <w:r>
          <w:t xml:space="preserve"> install </w:t>
        </w:r>
        <w:proofErr w:type="spellStart"/>
        <w:r>
          <w:t>ffmpeg</w:t>
        </w:r>
        <w:proofErr w:type="spellEnd"/>
      </w:ins>
    </w:p>
    <w:p w14:paraId="271C1461" w14:textId="77777777" w:rsidR="00F25339" w:rsidRDefault="00F25339">
      <w:pPr>
        <w:rPr>
          <w:ins w:id="334" w:author="Eric Robertson" w:date="2016-10-06T11:47:00Z"/>
        </w:rPr>
        <w:pPrChange w:id="335" w:author="Eric Robertson" w:date="2016-10-06T11:35:00Z">
          <w:pPr>
            <w:pStyle w:val="BodyText"/>
          </w:pPr>
        </w:pPrChange>
      </w:pPr>
    </w:p>
    <w:p w14:paraId="2EB4DCFA" w14:textId="4B2A0C06" w:rsidR="00F25339" w:rsidRDefault="00F25339">
      <w:pPr>
        <w:rPr>
          <w:ins w:id="336" w:author="Eric Robertson" w:date="2016-10-06T11:41:00Z"/>
        </w:rPr>
        <w:pPrChange w:id="337" w:author="Eric Robertson" w:date="2016-10-06T11:35:00Z">
          <w:pPr>
            <w:pStyle w:val="BodyText"/>
          </w:pPr>
        </w:pPrChange>
      </w:pPr>
      <w:ins w:id="338" w:author="Eric Robertson" w:date="2016-10-06T11:47:00Z">
        <w:r>
          <w:t>For Anaconda:</w:t>
        </w:r>
      </w:ins>
    </w:p>
    <w:p w14:paraId="0A2A6646" w14:textId="29953F22" w:rsidR="00DF3A1E" w:rsidRDefault="00DF3A1E" w:rsidP="00DF3A1E">
      <w:pPr>
        <w:pStyle w:val="Code"/>
        <w:rPr>
          <w:ins w:id="339" w:author="Eric Robertson" w:date="2016-10-06T11:47:00Z"/>
        </w:rPr>
      </w:pPr>
      <w:proofErr w:type="spellStart"/>
      <w:proofErr w:type="gramStart"/>
      <w:ins w:id="340" w:author="Eric Robertson" w:date="2016-10-06T11:41:00Z">
        <w:r>
          <w:t>conda</w:t>
        </w:r>
        <w:proofErr w:type="spellEnd"/>
        <w:proofErr w:type="gramEnd"/>
        <w:r>
          <w:t xml:space="preserve"> install </w:t>
        </w:r>
      </w:ins>
      <w:ins w:id="341" w:author="Eric Robertson" w:date="2016-10-06T11:42:00Z">
        <w:r>
          <w:t>–</w:t>
        </w:r>
      </w:ins>
      <w:ins w:id="342" w:author="Eric Robertson" w:date="2016-10-06T11:41:00Z">
        <w:r>
          <w:t xml:space="preserve">c </w:t>
        </w:r>
      </w:ins>
      <w:proofErr w:type="spellStart"/>
      <w:ins w:id="343" w:author="Eric Robertson" w:date="2016-10-06T11:42:00Z">
        <w:r>
          <w:t>menp</w:t>
        </w:r>
        <w:r w:rsidR="00F25339">
          <w:t>o</w:t>
        </w:r>
        <w:proofErr w:type="spellEnd"/>
        <w:r>
          <w:t xml:space="preserve"> </w:t>
        </w:r>
        <w:proofErr w:type="spellStart"/>
        <w:r>
          <w:t>ffmpeg</w:t>
        </w:r>
      </w:ins>
      <w:proofErr w:type="spellEnd"/>
    </w:p>
    <w:p w14:paraId="0C04DE7C" w14:textId="498281A8" w:rsidR="00F25339" w:rsidRPr="00F25339" w:rsidRDefault="00F25339">
      <w:pPr>
        <w:pStyle w:val="Code"/>
        <w:ind w:left="0"/>
        <w:rPr>
          <w:ins w:id="344" w:author="Eric Robertson" w:date="2016-10-06T11:41:00Z"/>
          <w:rPrChange w:id="345" w:author="Eric Robertson" w:date="2016-10-06T11:47:00Z">
            <w:rPr>
              <w:ins w:id="346" w:author="Eric Robertson" w:date="2016-10-06T11:41:00Z"/>
              <w:sz w:val="20"/>
            </w:rPr>
          </w:rPrChange>
        </w:rPr>
        <w:pPrChange w:id="347" w:author="Eric Robertson" w:date="2016-10-06T11:47:00Z">
          <w:pPr>
            <w:pStyle w:val="Code"/>
          </w:pPr>
        </w:pPrChange>
      </w:pPr>
    </w:p>
    <w:p w14:paraId="0BEBF494" w14:textId="77777777" w:rsidR="001D5024" w:rsidRPr="001D5024" w:rsidRDefault="001D5024">
      <w:pPr>
        <w:pPrChange w:id="348" w:author="Eric Robertson" w:date="2016-10-06T11:25:00Z">
          <w:pPr>
            <w:pStyle w:val="BodyText"/>
          </w:pPr>
        </w:pPrChange>
      </w:pPr>
    </w:p>
    <w:p w14:paraId="16FA6D99" w14:textId="77777777" w:rsidR="00BC0B7D" w:rsidRDefault="0090535E" w:rsidP="00C8495E">
      <w:pPr>
        <w:pStyle w:val="Heading1"/>
      </w:pPr>
      <w:bookmarkStart w:id="349" w:name="_Toc456792464"/>
      <w:bookmarkStart w:id="350" w:name="_Toc334962283"/>
      <w:r>
        <w:t>General Operation</w:t>
      </w:r>
      <w:bookmarkEnd w:id="349"/>
      <w:bookmarkEnd w:id="350"/>
    </w:p>
    <w:p w14:paraId="204B4E4A" w14:textId="77777777" w:rsidR="0090535E" w:rsidRPr="00E711A7" w:rsidRDefault="0090535E" w:rsidP="00C8495E">
      <w:pPr>
        <w:pStyle w:val="Heading2"/>
        <w:rPr>
          <w:rStyle w:val="SubtleEmphasis"/>
          <w:i w:val="0"/>
          <w:color w:val="auto"/>
        </w:rPr>
      </w:pPr>
      <w:bookmarkStart w:id="351" w:name="_Toc456792465"/>
      <w:bookmarkStart w:id="352" w:name="_Toc334962284"/>
      <w:bookmarkStart w:id="353" w:name="_Toc78164085"/>
      <w:bookmarkStart w:id="354" w:name="_Toc184094370"/>
      <w:r w:rsidRPr="00E711A7">
        <w:rPr>
          <w:rStyle w:val="SubtleEmphasis"/>
          <w:i w:val="0"/>
          <w:color w:val="auto"/>
        </w:rPr>
        <w:t xml:space="preserve">Starting the </w:t>
      </w:r>
      <w:bookmarkEnd w:id="351"/>
      <w:r w:rsidR="00B66C46">
        <w:rPr>
          <w:rStyle w:val="SubtleEmphasis"/>
          <w:i w:val="0"/>
          <w:color w:val="auto"/>
        </w:rPr>
        <w:t>UI</w:t>
      </w:r>
      <w:bookmarkEnd w:id="352"/>
    </w:p>
    <w:p w14:paraId="04074035" w14:textId="77777777" w:rsidR="0090535E" w:rsidRDefault="0090535E" w:rsidP="00A27DCE">
      <w:pPr>
        <w:pStyle w:val="BodyText"/>
      </w:pPr>
      <w:r w:rsidRPr="003D3906">
        <w:t xml:space="preserve">Open an instance of command prompt (Windows)/terminal (Mac/Linux), and navigate (cd) to the root </w:t>
      </w:r>
      <w:proofErr w:type="spellStart"/>
      <w:r w:rsidRPr="003D3906">
        <w:t>maskgen</w:t>
      </w:r>
      <w:proofErr w:type="spellEnd"/>
      <w:r w:rsidRPr="003D3906">
        <w:t xml:space="preserve"> folder. This will likely be called just “</w:t>
      </w:r>
      <w:proofErr w:type="spellStart"/>
      <w:r w:rsidRPr="003D3906">
        <w:t>maskgen</w:t>
      </w:r>
      <w:proofErr w:type="spellEnd"/>
      <w:r w:rsidRPr="003D3906">
        <w:t>,” or it might be called “</w:t>
      </w:r>
      <w:proofErr w:type="spellStart"/>
      <w:r w:rsidRPr="003D3906">
        <w:t>maskgen</w:t>
      </w:r>
      <w:proofErr w:type="spellEnd"/>
      <w:r w:rsidRPr="003D3906">
        <w:t>-master” if downloaded via ZIP. Run here using:</w:t>
      </w:r>
    </w:p>
    <w:p w14:paraId="2536E422" w14:textId="644AB4DB" w:rsidR="002B4EE6" w:rsidRDefault="002B4EE6" w:rsidP="00CA3BEA">
      <w:pPr>
        <w:pStyle w:val="Code"/>
        <w:pBdr>
          <w:bottom w:val="single" w:sz="4" w:space="0" w:color="auto"/>
        </w:pBdr>
      </w:pPr>
      <w:proofErr w:type="gramStart"/>
      <w:r>
        <w:t>python</w:t>
      </w:r>
      <w:proofErr w:type="gramEnd"/>
      <w:r>
        <w:t xml:space="preserve"> </w:t>
      </w:r>
      <w:ins w:id="355" w:author="Eric Robertson" w:date="2016-09-08T10:14:00Z">
        <w:r w:rsidR="00CC0AC8">
          <w:t xml:space="preserve">–m </w:t>
        </w:r>
        <w:proofErr w:type="spellStart"/>
        <w:r w:rsidR="00CC0AC8">
          <w:t>maskgen</w:t>
        </w:r>
        <w:r w:rsidR="009B1E4C">
          <w:t>.</w:t>
        </w:r>
      </w:ins>
      <w:del w:id="356" w:author="Eric Robertson" w:date="2016-09-08T10:14:00Z">
        <w:r w:rsidDel="00CC0AC8">
          <w:delText>src/python/</w:delText>
        </w:r>
      </w:del>
      <w:r>
        <w:t>MaskGenUI</w:t>
      </w:r>
      <w:proofErr w:type="spellEnd"/>
      <w:del w:id="357" w:author="Eric Robertson" w:date="2016-09-08T10:14:00Z">
        <w:r w:rsidDel="00CC0AC8">
          <w:delText>.py</w:delText>
        </w:r>
      </w:del>
      <w:r>
        <w:t xml:space="preserve">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089CFCE9"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del w:id="358" w:author="Eric Robertson" w:date="2016-09-08T13:54:00Z">
        <w:r w:rsidRPr="00E008B9" w:rsidDel="008B3969">
          <w:delText xml:space="preserve"> </w:delText>
        </w:r>
      </w:del>
      <w:ins w:id="359" w:author="Eric Robertson" w:date="2016-09-08T13:54:00Z">
        <w:r w:rsidR="008B3969">
          <w:t xml:space="preserve"> by time, oldest to newest.</w:t>
        </w:r>
      </w:ins>
      <w:del w:id="360" w:author="Eric Robertson" w:date="2016-09-08T13:54:00Z">
        <w:r w:rsidRPr="00E008B9" w:rsidDel="008B3969">
          <w:delText>alphabetically, in the order JPG, PNG and TIFF, respectively.</w:delText>
        </w:r>
      </w:del>
      <w:r w:rsidRPr="00E008B9">
        <w:t xml:space="preserve"> The first image file in the sorted list is used as the base image of 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E938687" w:rsidR="00E008B9" w:rsidRPr="00E008B9" w:rsidRDefault="00E008B9" w:rsidP="00E008B9">
      <w:pPr>
        <w:pStyle w:val="Code"/>
        <w:pBdr>
          <w:bottom w:val="single" w:sz="4" w:space="0" w:color="auto"/>
        </w:pBdr>
      </w:pPr>
      <w:proofErr w:type="gramStart"/>
      <w:r>
        <w:t>python</w:t>
      </w:r>
      <w:proofErr w:type="gramEnd"/>
      <w:r>
        <w:t xml:space="preserve"> </w:t>
      </w:r>
      <w:ins w:id="361" w:author="Eric Robertson" w:date="2016-09-08T13:51:00Z">
        <w:r w:rsidR="003A6724">
          <w:t xml:space="preserve">–m </w:t>
        </w:r>
        <w:proofErr w:type="spellStart"/>
        <w:r w:rsidR="003A6724">
          <w:t>maskgen</w:t>
        </w:r>
        <w:proofErr w:type="spellEnd"/>
        <w:r w:rsidR="003A6724" w:rsidDel="00CC0AC8">
          <w:t xml:space="preserve"> </w:t>
        </w:r>
        <w:proofErr w:type="spellStart"/>
        <w:r w:rsidR="003A6724">
          <w:t>MaskGenUI</w:t>
        </w:r>
        <w:proofErr w:type="spellEnd"/>
        <w:r w:rsidR="003A6724">
          <w:t xml:space="preserve"> </w:t>
        </w:r>
      </w:ins>
      <w:del w:id="362"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034B5793" w:rsidR="00E008B9" w:rsidRDefault="00E008B9" w:rsidP="00E008B9">
      <w:r>
        <w:lastRenderedPageBreak/>
        <w:t xml:space="preserve">By default, the tool will assume </w:t>
      </w:r>
      <w:del w:id="363" w:author="Eric Robertson" w:date="2016-10-18T14:13:00Z">
        <w:r w:rsidDel="00850E95">
          <w:delText xml:space="preserve">two </w:delText>
        </w:r>
      </w:del>
      <w:ins w:id="364" w:author="Eric Robertson" w:date="2016-10-18T14:13:00Z">
        <w:r w:rsidR="00850E95">
          <w:t xml:space="preserve">three </w:t>
        </w:r>
      </w:ins>
      <w:r>
        <w:t xml:space="preserve">files: </w:t>
      </w:r>
      <w:proofErr w:type="spellStart"/>
      <w:r>
        <w:t>operations.</w:t>
      </w:r>
      <w:del w:id="365" w:author="Eric Robertson" w:date="2016-10-18T14:13:00Z">
        <w:r w:rsidDel="00850E95">
          <w:delText xml:space="preserve">csv </w:delText>
        </w:r>
      </w:del>
      <w:proofErr w:type="gramStart"/>
      <w:ins w:id="366" w:author="Eric Robertson" w:date="2016-10-18T14:13:00Z">
        <w:r w:rsidR="00850E95">
          <w:t>json</w:t>
        </w:r>
        <w:proofErr w:type="spellEnd"/>
        <w:proofErr w:type="gramEnd"/>
        <w:r w:rsidR="00850E95">
          <w:t xml:space="preserve">, </w:t>
        </w:r>
        <w:proofErr w:type="spellStart"/>
        <w:r w:rsidR="00850E95">
          <w:t>project_properties.json</w:t>
        </w:r>
        <w:proofErr w:type="spellEnd"/>
        <w:r w:rsidR="00850E95">
          <w:t xml:space="preserve"> </w:t>
        </w:r>
      </w:ins>
      <w:r>
        <w:t>and software.csv are located in the same directory as the tool</w:t>
      </w:r>
      <w:ins w:id="367" w:author="Eric Robertson" w:date="2016-10-18T14:13:00Z">
        <w:r w:rsidR="00850E95">
          <w:t xml:space="preserve"> (or in the resources </w:t>
        </w:r>
      </w:ins>
      <w:ins w:id="368" w:author="Eric Robertson" w:date="2016-10-18T14:14:00Z">
        <w:r w:rsidR="00850E95">
          <w:t>directory</w:t>
        </w:r>
      </w:ins>
      <w:ins w:id="369" w:author="Eric Robertson" w:date="2016-10-18T14:13:00Z">
        <w:r w:rsidR="00850E95">
          <w:t>)</w:t>
        </w:r>
      </w:ins>
      <w:r>
        <w:t xml:space="preserve">.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76BCC9E6" w:rsidR="00E008B9" w:rsidRPr="00E008B9" w:rsidRDefault="00E008B9" w:rsidP="00E008B9">
      <w:pPr>
        <w:pStyle w:val="Code"/>
        <w:pBdr>
          <w:bottom w:val="single" w:sz="4" w:space="0" w:color="auto"/>
        </w:pBdr>
      </w:pPr>
      <w:proofErr w:type="gramStart"/>
      <w:r>
        <w:t>python</w:t>
      </w:r>
      <w:proofErr w:type="gramEnd"/>
      <w:r>
        <w:t xml:space="preserve"> </w:t>
      </w:r>
      <w:ins w:id="370" w:author="Eric Robertson" w:date="2016-09-08T13:51:00Z">
        <w:r w:rsidR="003A6724">
          <w:t xml:space="preserve">–m </w:t>
        </w:r>
        <w:proofErr w:type="spellStart"/>
        <w:r w:rsidR="003A6724">
          <w:t>maskgen</w:t>
        </w:r>
        <w:r w:rsidR="009B1E4C">
          <w:t>.</w:t>
        </w:r>
        <w:r w:rsidR="003A6724">
          <w:t>MaskGenUI</w:t>
        </w:r>
        <w:proofErr w:type="spellEnd"/>
        <w:r w:rsidR="003A6724">
          <w:t xml:space="preserve"> </w:t>
        </w:r>
      </w:ins>
      <w:del w:id="371"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481250">
      <w:pPr>
        <w:pStyle w:val="figurecaption"/>
      </w:pPr>
      <w:bookmarkStart w:id="372" w:name="_Toc457993705"/>
      <w:r>
        <w:t xml:space="preserve">Figure </w:t>
      </w:r>
      <w:fldSimple w:instr=" SEQ Figure \* ARABIC ">
        <w:r w:rsidR="002C2D16">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372"/>
    </w:p>
    <w:p w14:paraId="30375C17" w14:textId="00A94562" w:rsidR="00AD026D" w:rsidDel="009A6C70" w:rsidRDefault="00AD026D" w:rsidP="00AD026D">
      <w:pPr>
        <w:pStyle w:val="Heading3"/>
        <w:rPr>
          <w:del w:id="373" w:author="Eric Robertson" w:date="2016-09-08T13:52:00Z"/>
        </w:rPr>
      </w:pPr>
      <w:bookmarkStart w:id="374" w:name="_Toc456792466"/>
      <w:del w:id="375" w:author="Eric Robertson" w:date="2016-09-08T13:52:00Z">
        <w:r w:rsidDel="009A6C70">
          <w:delText>Video Mode</w:delText>
        </w:r>
      </w:del>
    </w:p>
    <w:p w14:paraId="1C5D44DA" w14:textId="5CC06FE3" w:rsidR="00AD026D" w:rsidDel="009A6C70" w:rsidRDefault="00AD026D" w:rsidP="00AD026D">
      <w:pPr>
        <w:rPr>
          <w:del w:id="376" w:author="Eric Robertson" w:date="2016-09-08T13:52:00Z"/>
        </w:rPr>
      </w:pPr>
      <w:del w:id="377" w:author="Eric Robertson" w:date="2016-09-08T13:52:00Z">
        <w:r w:rsidDel="009A6C70">
          <w:delText xml:space="preserve">The tool supports video manipulations.  To enable video mode, use the </w:delText>
        </w:r>
        <w:r w:rsidRPr="00AD026D" w:rsidDel="009A6C70">
          <w:rPr>
            <w:i/>
          </w:rPr>
          <w:delText>videodir</w:delText>
        </w:r>
        <w:r w:rsidDel="009A6C70">
          <w:delText xml:space="preserve"> to replace the </w:delText>
        </w:r>
        <w:r w:rsidRPr="00AD026D" w:rsidDel="009A6C70">
          <w:rPr>
            <w:i/>
          </w:rPr>
          <w:delText>imagedir</w:delText>
        </w:r>
        <w:r w:rsidDel="009A6C70">
          <w:delText xml:space="preserve"> argument.  The tool does not support dynamic interchange of modes at the moment.</w:delText>
        </w:r>
      </w:del>
    </w:p>
    <w:p w14:paraId="4B5960BC" w14:textId="5D9138A5" w:rsidR="00AD026D" w:rsidDel="009A6C70" w:rsidRDefault="00AD026D" w:rsidP="00AD026D">
      <w:pPr>
        <w:rPr>
          <w:del w:id="378" w:author="Eric Robertson" w:date="2016-09-08T13:52:00Z"/>
        </w:rPr>
      </w:pPr>
    </w:p>
    <w:p w14:paraId="41271F42" w14:textId="591FF8BB" w:rsidR="00AD026D" w:rsidRPr="00E008B9" w:rsidDel="009A6C70" w:rsidRDefault="00AD026D" w:rsidP="00AD026D">
      <w:pPr>
        <w:pStyle w:val="Code"/>
        <w:pBdr>
          <w:bottom w:val="single" w:sz="4" w:space="0" w:color="auto"/>
        </w:pBdr>
        <w:rPr>
          <w:del w:id="379" w:author="Eric Robertson" w:date="2016-09-08T13:52:00Z"/>
        </w:rPr>
      </w:pPr>
      <w:del w:id="380" w:author="Eric Robertson" w:date="2016-09-08T13:52:00Z">
        <w:r w:rsidDel="009A6C70">
          <w:delText xml:space="preserve">python src/python/MaskGenUI.py --videodir </w:delText>
        </w:r>
        <w:r w:rsidDel="009A6C70">
          <w:rPr>
            <w:i/>
          </w:rPr>
          <w:delText>videosdirectory --</w:delText>
        </w:r>
        <w:r w:rsidDel="009A6C70">
          <w:delText xml:space="preserve">s3 </w:delText>
        </w:r>
        <w:r w:rsidDel="009A6C70">
          <w:rPr>
            <w:i/>
          </w:rPr>
          <w:delText>bucket/path</w:delText>
        </w:r>
      </w:del>
    </w:p>
    <w:p w14:paraId="6D7AD57E" w14:textId="3A9612F9" w:rsidR="00AD026D" w:rsidRPr="00AD026D" w:rsidDel="009A6C70" w:rsidRDefault="00AD026D" w:rsidP="00AD026D">
      <w:pPr>
        <w:rPr>
          <w:del w:id="381" w:author="Eric Robertson" w:date="2016-09-08T13:52:00Z"/>
        </w:rPr>
      </w:pPr>
    </w:p>
    <w:p w14:paraId="56D4B559" w14:textId="77777777" w:rsidR="00AD026D" w:rsidRPr="00AD026D" w:rsidRDefault="00AD026D" w:rsidP="00AD026D"/>
    <w:p w14:paraId="23E2EE24" w14:textId="77777777" w:rsidR="0090535E" w:rsidRDefault="0090535E" w:rsidP="00C8495E">
      <w:pPr>
        <w:pStyle w:val="Heading2"/>
      </w:pPr>
      <w:bookmarkStart w:id="382" w:name="_Toc334962285"/>
      <w:r>
        <w:t>Projects</w:t>
      </w:r>
      <w:bookmarkEnd w:id="374"/>
      <w:bookmarkEnd w:id="382"/>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481250">
      <w:pPr>
        <w:pStyle w:val="figurecaption"/>
        <w:rPr>
          <w:noProof/>
        </w:rPr>
      </w:pPr>
      <w:bookmarkStart w:id="383" w:name="_Toc457993706"/>
      <w:r>
        <w:t xml:space="preserve">Figure </w:t>
      </w:r>
      <w:fldSimple w:instr=" SEQ Figure \* ARABIC ">
        <w:r w:rsidR="002C2D16">
          <w:rPr>
            <w:noProof/>
          </w:rPr>
          <w:t>4</w:t>
        </w:r>
      </w:fldSimple>
      <w:r>
        <w:t>: File menu.</w:t>
      </w:r>
      <w:bookmarkEnd w:id="383"/>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ins w:id="384" w:author="Eric Robertson" w:date="2016-10-18T14:25:00Z">
        <w:r w:rsidR="009B3311">
          <w:t xml:space="preserve"> Export also validates the project, running the graph rules, builds composite masks and calculates summary information</w:t>
        </w:r>
      </w:ins>
      <w:ins w:id="385" w:author="Eric Robertson" w:date="2016-10-18T14:26:00Z">
        <w:r w:rsidR="009B3311">
          <w:t xml:space="preserve"> </w:t>
        </w:r>
      </w:ins>
      <w:ins w:id="386" w:author="Eric Robertson" w:date="2016-10-18T14:25:00Z">
        <w:r w:rsidR="009B3311">
          <w:t xml:space="preserve">for final image nodes as described by rules in </w:t>
        </w:r>
        <w:proofErr w:type="spellStart"/>
        <w:r w:rsidR="009B3311">
          <w:t>project_properties.json</w:t>
        </w:r>
        <w:proofErr w:type="spellEnd"/>
        <w:r w:rsidR="009B3311">
          <w:t xml:space="preserve"> (those properties with </w:t>
        </w:r>
      </w:ins>
      <w:proofErr w:type="gramStart"/>
      <w:ins w:id="387" w:author="Eric Robertson" w:date="2016-10-18T14:26:00Z">
        <w:r w:rsidR="009B3311">
          <w:t>‘node’ :</w:t>
        </w:r>
        <w:proofErr w:type="gramEnd"/>
        <w:r w:rsidR="009B3311">
          <w:t xml:space="preserve"> true).</w:t>
        </w:r>
      </w:ins>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ins w:id="388" w:author="Eric Robertson" w:date="2016-10-18T14:26:00Z">
        <w:r w:rsidR="009B3311">
          <w:t xml:space="preserve">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ins>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0E98154D" w:rsidR="004B671E" w:rsidRDefault="004B671E" w:rsidP="004B671E">
      <w:r>
        <w:rPr>
          <w:b/>
        </w:rPr>
        <w:lastRenderedPageBreak/>
        <w:t>Fetch Meta-Data (S3)</w:t>
      </w:r>
      <w:r>
        <w:t xml:space="preserve">: </w:t>
      </w:r>
      <w:r w:rsidR="00114C60">
        <w:t>P</w:t>
      </w:r>
      <w:r w:rsidR="00114C60" w:rsidRPr="00114C60">
        <w:t xml:space="preserve">rompts the user for the bucket and path to pull down </w:t>
      </w:r>
      <w:proofErr w:type="spellStart"/>
      <w:r w:rsidR="00114C60" w:rsidRPr="00114C60">
        <w:t>operations.</w:t>
      </w:r>
      <w:del w:id="389" w:author="Eric Robertson" w:date="2016-10-18T14:14:00Z">
        <w:r w:rsidR="00114C60" w:rsidRPr="00114C60" w:rsidDel="00850E95">
          <w:delText xml:space="preserve">csv </w:delText>
        </w:r>
      </w:del>
      <w:proofErr w:type="gramStart"/>
      <w:ins w:id="390" w:author="Eric Robertson" w:date="2016-10-18T14:14:00Z">
        <w:r w:rsidR="00850E95">
          <w:t>json</w:t>
        </w:r>
        <w:proofErr w:type="spellEnd"/>
        <w:proofErr w:type="gramEnd"/>
        <w:r w:rsidR="00850E95" w:rsidRPr="00114C60">
          <w:t xml:space="preserve"> </w:t>
        </w:r>
        <w:proofErr w:type="spellStart"/>
        <w:r w:rsidR="00850E95">
          <w:t>project_properties.json</w:t>
        </w:r>
        <w:proofErr w:type="spellEnd"/>
        <w:r w:rsidR="00850E95">
          <w:t xml:space="preserve"> </w:t>
        </w:r>
      </w:ins>
      <w:r w:rsidR="00114C60" w:rsidRPr="00114C60">
        <w:t>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t xml:space="preserve">Settings - </w:t>
      </w:r>
      <w:proofErr w:type="spellStart"/>
      <w:r>
        <w:rPr>
          <w:b/>
        </w:rPr>
        <w:t>Filetypes</w:t>
      </w:r>
      <w:proofErr w:type="spellEnd"/>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391" w:name="_Toc456792467"/>
      <w:bookmarkStart w:id="392" w:name="_Toc334962286"/>
      <w:r>
        <w:t>Processing</w:t>
      </w:r>
      <w:bookmarkEnd w:id="391"/>
      <w:bookmarkEnd w:id="392"/>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481250">
      <w:pPr>
        <w:pStyle w:val="figurecaption"/>
      </w:pPr>
      <w:bookmarkStart w:id="393" w:name="_Toc457993707"/>
      <w:r>
        <w:t xml:space="preserve">Figure </w:t>
      </w:r>
      <w:fldSimple w:instr=" SEQ Figure \* ARABIC ">
        <w:r w:rsidR="002C2D16">
          <w:rPr>
            <w:noProof/>
          </w:rPr>
          <w:t>5</w:t>
        </w:r>
      </w:fldSimple>
      <w:r>
        <w:t>: Process menu.</w:t>
      </w:r>
      <w:bookmarkEnd w:id="393"/>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w:t>
      </w:r>
      <w:r w:rsidR="00C6251B" w:rsidRPr="00C6251B">
        <w:rPr>
          <w:shd w:val="clear" w:color="auto" w:fill="FFFFFF"/>
        </w:rPr>
        <w:lastRenderedPageBreak/>
        <w:t>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394" w:name="_Toc334962287"/>
      <w:r>
        <w:t>Workflow</w:t>
      </w:r>
      <w:bookmarkEnd w:id="394"/>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lastRenderedPageBreak/>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53FA791E" w14:textId="77777777" w:rsidR="00735796" w:rsidRDefault="00735796" w:rsidP="00DB3DE4">
      <w:pPr>
        <w:jc w:val="both"/>
      </w:pPr>
    </w:p>
    <w:p w14:paraId="722EA189" w14:textId="77777777" w:rsidR="00DB3DE4" w:rsidRDefault="00DB3DE4" w:rsidP="00DB3DE4">
      <w:pPr>
        <w:jc w:val="both"/>
      </w:pPr>
    </w:p>
    <w:p w14:paraId="01F80B02" w14:textId="17E203D4" w:rsidR="00DB3DE4" w:rsidRDefault="00DB3DE4" w:rsidP="00DB3DE4">
      <w:pPr>
        <w:pStyle w:val="Heading3"/>
      </w:pPr>
      <w:bookmarkStart w:id="395" w:name="_Toc334962288"/>
      <w:r>
        <w:t>JPEG Workflow</w:t>
      </w:r>
      <w:bookmarkEnd w:id="395"/>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353"/>
    <w:bookmarkEnd w:id="354"/>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396" w:name="_Toc456792468"/>
      <w:bookmarkStart w:id="397" w:name="_Toc334962289"/>
      <w:r>
        <w:t>Graph Operations</w:t>
      </w:r>
      <w:bookmarkEnd w:id="396"/>
      <w:bookmarkEnd w:id="397"/>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98" w:name="_Toc456792469"/>
      <w:bookmarkStart w:id="399" w:name="_Toc334962290"/>
      <w:r w:rsidRPr="00E711A7">
        <w:rPr>
          <w:rStyle w:val="SubtleEmphasis"/>
          <w:i w:val="0"/>
          <w:color w:val="auto"/>
        </w:rPr>
        <w:t>Linking Nodes</w:t>
      </w:r>
      <w:bookmarkEnd w:id="398"/>
      <w:bookmarkEnd w:id="399"/>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400" w:name="_Toc334962291"/>
      <w:r>
        <w:t>Video Displays</w:t>
      </w:r>
      <w:bookmarkEnd w:id="400"/>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p w14:paraId="30684D6C" w14:textId="77777777" w:rsidR="001277A7" w:rsidRPr="001277A7" w:rsidRDefault="00E04D7F" w:rsidP="001277A7">
      <w:pPr>
        <w:pStyle w:val="Heading2"/>
      </w:pPr>
      <w:bookmarkStart w:id="401" w:name="_Toc456792470"/>
      <w:bookmarkStart w:id="402" w:name="_Toc334962292"/>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DB2434" w:rsidRDefault="00DB2434"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DB2434" w:rsidRDefault="00DB2434"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401"/>
      <w:bookmarkEnd w:id="402"/>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DB2434" w:rsidRPr="00B812D4" w:rsidRDefault="00DB2434"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DB2434" w:rsidRPr="00B812D4" w:rsidRDefault="00DB2434"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DB2434" w:rsidRDefault="00DB2434"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DB2434" w:rsidRDefault="00DB2434"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DB2434" w:rsidRDefault="00DB2434"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DB2434" w:rsidRDefault="00DB2434"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DB2434" w:rsidRDefault="00DB2434"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DB2434" w:rsidRDefault="00DB2434"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DB2434" w:rsidRDefault="00DB2434"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B2434" w:rsidRPr="00E04D7F" w:rsidRDefault="00DB2434"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DB2434" w:rsidRDefault="00DB2434"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B2434" w:rsidRPr="00E04D7F" w:rsidRDefault="00DB2434"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DB2434" w:rsidRDefault="00DB2434"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B2434" w:rsidRDefault="00DB2434"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DB2434" w:rsidRDefault="00DB2434"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B2434" w:rsidRDefault="00DB2434"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DB2434" w:rsidRDefault="00DB2434"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DB2434" w:rsidRDefault="00DB2434"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DB2434" w:rsidRDefault="00DB2434"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DB2434" w:rsidRDefault="00DB2434"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481250">
      <w:pPr>
        <w:pStyle w:val="figurecaption"/>
      </w:pPr>
      <w:bookmarkStart w:id="403" w:name="_Toc457993708"/>
    </w:p>
    <w:p w14:paraId="058E2F0D" w14:textId="77777777" w:rsidR="002C22C6" w:rsidRDefault="002C22C6" w:rsidP="00FB41F0">
      <w:pPr>
        <w:pStyle w:val="figurecaption"/>
      </w:pPr>
    </w:p>
    <w:p w14:paraId="3AAFB228" w14:textId="77777777" w:rsidR="003D3906" w:rsidRPr="003D3906" w:rsidRDefault="00254AB0" w:rsidP="002C2D16">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fldSimple w:instr=" SEQ Figure \* ARABIC ">
        <w:r w:rsidR="002C2D16">
          <w:rPr>
            <w:noProof/>
          </w:rPr>
          <w:t>6</w:t>
        </w:r>
      </w:fldSimple>
      <w:r>
        <w:t>: Description of user interface.</w:t>
      </w:r>
      <w:bookmarkEnd w:id="403"/>
    </w:p>
    <w:p w14:paraId="0152775C" w14:textId="77777777" w:rsidR="00CE5F67" w:rsidRPr="00486891" w:rsidRDefault="003D3906" w:rsidP="00C8495E">
      <w:pPr>
        <w:pStyle w:val="Heading1"/>
      </w:pPr>
      <w:bookmarkStart w:id="404" w:name="_Toc456792471"/>
      <w:bookmarkStart w:id="405" w:name="_Toc334962293"/>
      <w:r>
        <w:lastRenderedPageBreak/>
        <w:t>Link Descriptions</w:t>
      </w:r>
      <w:bookmarkEnd w:id="404"/>
      <w:bookmarkEnd w:id="405"/>
    </w:p>
    <w:p w14:paraId="53B9BB32" w14:textId="4765EA10" w:rsidR="00647C25" w:rsidRDefault="004B671E" w:rsidP="004B671E">
      <w:pPr>
        <w:keepNext/>
        <w:jc w:val="both"/>
        <w:rPr>
          <w:noProof/>
        </w:rPr>
      </w:pPr>
      <w:bookmarkStart w:id="406" w:name="_Toc78164087"/>
      <w:bookmarkStart w:id="407" w:name="_Toc184094372"/>
      <w:r w:rsidRPr="004B671E">
        <w:rPr>
          <w:bCs/>
        </w:rPr>
        <w:t xml:space="preserve">Link descriptions include a category of operations, an operation name, a free-text description (optional), and software with version that performed the manipulation. The category and operation are either derived from the </w:t>
      </w:r>
      <w:proofErr w:type="spellStart"/>
      <w:r w:rsidRPr="004B671E">
        <w:rPr>
          <w:bCs/>
        </w:rPr>
        <w:t>operations.</w:t>
      </w:r>
      <w:ins w:id="408" w:author="Eric Robertson" w:date="2016-10-18T14:16:00Z">
        <w:r w:rsidR="001E7EA7">
          <w:rPr>
            <w:bCs/>
          </w:rPr>
          <w:t>json</w:t>
        </w:r>
        <w:proofErr w:type="spellEnd"/>
        <w:r w:rsidR="001E7EA7">
          <w:rPr>
            <w:bCs/>
          </w:rPr>
          <w:t xml:space="preserve"> </w:t>
        </w:r>
      </w:ins>
      <w:del w:id="409" w:author="Eric Robertson" w:date="2016-10-18T14:16:00Z">
        <w:r w:rsidRPr="004B671E" w:rsidDel="001E7EA7">
          <w:rPr>
            <w:bCs/>
          </w:rPr>
          <w:delText>csv</w:delText>
        </w:r>
        <w:r w:rsidR="00C005F8" w:rsidDel="001E7EA7">
          <w:rPr>
            <w:bCs/>
          </w:rPr>
          <w:delText xml:space="preserve"> (video_operations.csv for video)</w:delText>
        </w:r>
        <w:r w:rsidRPr="004B671E" w:rsidDel="001E7EA7">
          <w:rPr>
            <w:bCs/>
          </w:rPr>
          <w:delText xml:space="preserve"> </w:delText>
        </w:r>
      </w:del>
      <w:r w:rsidRPr="004B671E">
        <w:rPr>
          <w:bCs/>
        </w:rPr>
        <w:t xml:space="preserve">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t>
      </w:r>
      <w:proofErr w:type="gramStart"/>
      <w:r w:rsidRPr="004B671E">
        <w:rPr>
          <w:bCs/>
        </w:rPr>
        <w:t>with each software</w:t>
      </w:r>
      <w:proofErr w:type="gramEnd"/>
      <w:r w:rsidRPr="004B671E">
        <w:rPr>
          <w:bCs/>
        </w:rPr>
        <w:t xml:space="preserve"> may be incomplete.  It is important to reach out the management team for the software.csv </w:t>
      </w:r>
      <w:del w:id="410" w:author="Eric Robertson" w:date="2016-10-18T14:16:00Z">
        <w:r w:rsidR="00C005F8" w:rsidDel="00C9297B">
          <w:rPr>
            <w:bCs/>
          </w:rPr>
          <w:delText xml:space="preserve">(video_software.csv for video) </w:delText>
        </w:r>
      </w:del>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481250">
      <w:pPr>
        <w:pStyle w:val="figurecaption"/>
      </w:pPr>
      <w:bookmarkStart w:id="411" w:name="_Toc457993709"/>
      <w:r>
        <w:t xml:space="preserve">Figure </w:t>
      </w:r>
      <w:fldSimple w:instr=" SEQ Figure \* ARABIC ">
        <w:r w:rsidR="002C2D16">
          <w:rPr>
            <w:noProof/>
          </w:rPr>
          <w:t>7</w:t>
        </w:r>
      </w:fldSimple>
      <w:r>
        <w:t>:</w:t>
      </w:r>
      <w:r w:rsidRPr="00E62E3F">
        <w:t xml:space="preserve"> Link description window.</w:t>
      </w:r>
      <w:bookmarkEnd w:id="411"/>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481250">
      <w:pPr>
        <w:pStyle w:val="Caption"/>
      </w:pPr>
      <w:r w:rsidRPr="00BD2854">
        <w:t>Figure 8: Parameter Edit</w:t>
      </w:r>
    </w:p>
    <w:p w14:paraId="7DE11839" w14:textId="77777777" w:rsidR="006B0C35" w:rsidRDefault="006B0C35" w:rsidP="006B0C35">
      <w:pPr>
        <w:pStyle w:val="Heading2"/>
      </w:pPr>
      <w:bookmarkStart w:id="412" w:name="_Toc334962294"/>
      <w:r>
        <w:t>Input Masks</w:t>
      </w:r>
      <w:bookmarkEnd w:id="412"/>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2C2D16">
      <w:pPr>
        <w:pStyle w:val="figurecaption"/>
      </w:pPr>
      <w:bookmarkStart w:id="413" w:name="_Toc457993710"/>
      <w:r>
        <w:t xml:space="preserve">Figure </w:t>
      </w:r>
      <w:fldSimple w:instr=" SEQ Figure \* ARABIC ">
        <w:r w:rsidR="002C2D16">
          <w:rPr>
            <w:noProof/>
          </w:rPr>
          <w:t>8</w:t>
        </w:r>
      </w:fldSimple>
      <w:r w:rsidRPr="00B83318">
        <w:t xml:space="preserve">: Example of an input mask one might use during seam carving to </w:t>
      </w:r>
      <w:r w:rsidR="003836D5">
        <w:t>ensure preservation of the woman’s hat.</w:t>
      </w:r>
      <w:bookmarkEnd w:id="413"/>
    </w:p>
    <w:p w14:paraId="7CBBF292" w14:textId="77777777" w:rsidR="00E64DB5" w:rsidRPr="00E64DB5" w:rsidRDefault="00E64DB5" w:rsidP="00E64DB5">
      <w:pPr>
        <w:jc w:val="both"/>
      </w:pPr>
    </w:p>
    <w:p w14:paraId="5155D2CF" w14:textId="2F67AEB7" w:rsidR="00647C25" w:rsidDel="00F25339" w:rsidRDefault="00655108" w:rsidP="00655108">
      <w:pPr>
        <w:pStyle w:val="Heading2"/>
        <w:rPr>
          <w:del w:id="414" w:author="Eric Robertson" w:date="2016-10-06T11:50:00Z"/>
        </w:rPr>
      </w:pPr>
      <w:bookmarkStart w:id="415" w:name="_Toc334962295"/>
      <w:bookmarkStart w:id="416" w:name="_Toc456792472"/>
      <w:r>
        <w:t>Paste</w:t>
      </w:r>
      <w:ins w:id="417" w:author="Eric Robertson" w:date="2016-10-06T11:57:00Z">
        <w:r w:rsidR="008525D4">
          <w:t xml:space="preserve"> </w:t>
        </w:r>
      </w:ins>
      <w:ins w:id="418" w:author="Eric Robertson" w:date="2016-10-06T11:49:00Z">
        <w:r w:rsidR="00F25339">
          <w:t>Sample</w:t>
        </w:r>
      </w:ins>
      <w:del w:id="419" w:author="Eric Robertson" w:date="2016-10-06T11:49:00Z">
        <w:r w:rsidDel="00F25339">
          <w:delText>/Clone vs. Paste/Duplicate</w:delText>
        </w:r>
      </w:del>
      <w:bookmarkEnd w:id="415"/>
    </w:p>
    <w:p w14:paraId="64852E22" w14:textId="305C1A4A" w:rsidR="004439AF" w:rsidDel="00F25339" w:rsidRDefault="00655108">
      <w:pPr>
        <w:pStyle w:val="Heading2"/>
        <w:jc w:val="both"/>
        <w:rPr>
          <w:del w:id="420" w:author="Eric Robertson" w:date="2016-10-06T11:50:00Z"/>
        </w:rPr>
        <w:pPrChange w:id="421" w:author="Eric Robertson" w:date="2016-10-06T11:50:00Z">
          <w:pPr>
            <w:jc w:val="both"/>
          </w:pPr>
        </w:pPrChange>
      </w:pPr>
      <w:del w:id="422" w:author="Eric Robertson" w:date="2016-10-06T11:49:00Z">
        <w:r w:rsidRPr="004439AF" w:rsidDel="00F25339">
          <w:delText xml:space="preserve">Two similar operations are the Paste/Clone and Paste/Duplicate. </w:delText>
        </w:r>
      </w:del>
      <w:del w:id="423" w:author="Eric Robertson" w:date="2016-10-06T11:50:00Z">
        <w:r w:rsidRPr="004439AF" w:rsidDel="00F25339">
          <w:delText xml:space="preserve">The key difference </w:delText>
        </w:r>
        <w:r w:rsidR="004439AF" w:rsidDel="00F25339">
          <w:delText>between them is that Paste/D</w:delText>
        </w:r>
        <w:r w:rsidRPr="004439AF" w:rsidDel="00F25339">
          <w:delText xml:space="preserve">uplicate </w:delText>
        </w:r>
        <w:r w:rsidR="006A3CE5" w:rsidDel="00F25339">
          <w:delText xml:space="preserve">is a direct copy that </w:delText>
        </w:r>
        <w:r w:rsidRPr="004439AF" w:rsidDel="00F25339">
          <w:delText xml:space="preserve">requires an input mask, while </w:delText>
        </w:r>
        <w:r w:rsidR="004439AF" w:rsidDel="00F25339">
          <w:delText>P</w:delText>
        </w:r>
        <w:r w:rsidRPr="004439AF" w:rsidDel="00F25339">
          <w:delText xml:space="preserve">aste/Clone </w:delText>
        </w:r>
        <w:r w:rsidR="006A3CE5" w:rsidDel="00F25339">
          <w:delText>does</w:delText>
        </w:r>
        <w:r w:rsidRPr="004439AF" w:rsidDel="00F25339">
          <w:delText xml:space="preserve"> not. </w:delText>
        </w:r>
      </w:del>
    </w:p>
    <w:p w14:paraId="6447AD82" w14:textId="77777777" w:rsidR="004439AF" w:rsidRDefault="004439AF">
      <w:pPr>
        <w:pStyle w:val="Heading2"/>
        <w:pPrChange w:id="424" w:author="Eric Robertson" w:date="2016-10-06T11:50:00Z">
          <w:pPr>
            <w:jc w:val="both"/>
          </w:pPr>
        </w:pPrChange>
      </w:pPr>
    </w:p>
    <w:p w14:paraId="4D5AEAE4" w14:textId="05E2CB29" w:rsidR="008525D4" w:rsidRPr="008525D4" w:rsidRDefault="004439AF" w:rsidP="008525D4">
      <w:pPr>
        <w:jc w:val="both"/>
        <w:rPr>
          <w:ins w:id="425" w:author="Eric Robertson" w:date="2016-10-06T11:56:00Z"/>
        </w:rPr>
      </w:pPr>
      <w:r>
        <w:t>Paste</w:t>
      </w:r>
      <w:ins w:id="426" w:author="Eric Robertson" w:date="2016-10-06T11:57:00Z">
        <w:r w:rsidR="008525D4">
          <w:t xml:space="preserve"> </w:t>
        </w:r>
      </w:ins>
      <w:ins w:id="427" w:author="Eric Robertson" w:date="2016-10-06T11:49:00Z">
        <w:r w:rsidR="00F25339">
          <w:t>Sample</w:t>
        </w:r>
      </w:ins>
      <w:del w:id="428" w:author="Eric Robertson" w:date="2016-10-06T11:49:00Z">
        <w:r w:rsidDel="00F25339">
          <w:delText>/C</w:delText>
        </w:r>
        <w:r w:rsidR="00655108" w:rsidRPr="004439AF" w:rsidDel="00F25339">
          <w:delText>lone</w:delText>
        </w:r>
      </w:del>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ins w:id="429" w:author="Eric Robertson" w:date="2016-10-06T11:50:00Z">
        <w:r w:rsidR="00F25339">
          <w:t xml:space="preserve"> It can be used semantically for healing, removing or </w:t>
        </w:r>
      </w:ins>
      <w:ins w:id="430" w:author="Eric Robertson" w:date="2016-10-06T11:56:00Z">
        <w:r w:rsidR="008525D4">
          <w:t>cloning</w:t>
        </w:r>
      </w:ins>
      <w:ins w:id="431" w:author="Eric Robertson" w:date="2016-10-06T11:50:00Z">
        <w:r w:rsidR="00F25339">
          <w:t>.</w:t>
        </w:r>
      </w:ins>
      <w:ins w:id="432" w:author="Eric Robertson" w:date="2016-10-06T11:57:00Z">
        <w:r w:rsidR="008525D4">
          <w:t xml:space="preserve"> </w:t>
        </w:r>
      </w:ins>
      <w:ins w:id="433" w:author="Eric Robertson" w:date="2016-10-06T11:56:00Z">
        <w:r w:rsidR="008525D4">
          <w:t>The s</w:t>
        </w:r>
        <w:r w:rsidR="008525D4" w:rsidRPr="008525D4">
          <w:t>emantics are captured with a mandatory parameter ‘purpose’.</w:t>
        </w:r>
      </w:ins>
    </w:p>
    <w:p w14:paraId="33F1FC54" w14:textId="77777777" w:rsidR="0034098D" w:rsidRPr="008525D4" w:rsidRDefault="0034098D" w:rsidP="008525D4">
      <w:pPr>
        <w:numPr>
          <w:ilvl w:val="0"/>
          <w:numId w:val="26"/>
        </w:numPr>
        <w:jc w:val="both"/>
        <w:rPr>
          <w:ins w:id="434" w:author="Eric Robertson" w:date="2016-10-06T11:56:00Z"/>
        </w:rPr>
      </w:pPr>
      <w:ins w:id="435" w:author="Eric Robertson" w:date="2016-10-06T11:56:00Z">
        <w:r w:rsidRPr="008525D4">
          <w:t xml:space="preserve">Remove– sample parts of </w:t>
        </w:r>
        <w:proofErr w:type="gramStart"/>
        <w:r w:rsidRPr="008525D4">
          <w:t xml:space="preserve">the </w:t>
        </w:r>
        <w:proofErr w:type="spellStart"/>
        <w:r w:rsidRPr="008525D4">
          <w:t>the</w:t>
        </w:r>
        <w:proofErr w:type="spellEnd"/>
        <w:proofErr w:type="gramEnd"/>
        <w:r w:rsidRPr="008525D4">
          <w:t xml:space="preserve"> image serving background to effectively remove an object.</w:t>
        </w:r>
      </w:ins>
    </w:p>
    <w:p w14:paraId="6569F1A3" w14:textId="6898896E" w:rsidR="0034098D" w:rsidRPr="008525D4" w:rsidRDefault="0034098D" w:rsidP="008525D4">
      <w:pPr>
        <w:numPr>
          <w:ilvl w:val="0"/>
          <w:numId w:val="26"/>
        </w:numPr>
        <w:jc w:val="both"/>
        <w:rPr>
          <w:ins w:id="436" w:author="Eric Robertson" w:date="2016-10-06T11:56:00Z"/>
        </w:rPr>
      </w:pPr>
      <w:ins w:id="437" w:author="Eric Robertson" w:date="2016-10-06T11:56:00Z">
        <w:r w:rsidRPr="008525D4">
          <w:t>Heal—Repair image after Paste</w:t>
        </w:r>
      </w:ins>
      <w:ins w:id="438" w:author="Eric Robertson" w:date="2016-10-06T11:57:00Z">
        <w:r w:rsidR="008525D4">
          <w:t xml:space="preserve"> </w:t>
        </w:r>
      </w:ins>
      <w:ins w:id="439" w:author="Eric Robertson" w:date="2016-10-06T11:56:00Z">
        <w:r w:rsidRPr="008525D4">
          <w:t>Splice or other transformations that distort specific areas of an image (e.g. edge effects).</w:t>
        </w:r>
      </w:ins>
    </w:p>
    <w:p w14:paraId="2C67F33A" w14:textId="79F20B21" w:rsidR="0034098D" w:rsidRPr="008525D4" w:rsidRDefault="0034098D" w:rsidP="008525D4">
      <w:pPr>
        <w:numPr>
          <w:ilvl w:val="0"/>
          <w:numId w:val="26"/>
        </w:numPr>
        <w:jc w:val="both"/>
        <w:rPr>
          <w:ins w:id="440" w:author="Eric Robertson" w:date="2016-10-06T11:56:00Z"/>
        </w:rPr>
      </w:pPr>
      <w:ins w:id="441" w:author="Eric Robertson" w:date="2016-10-06T11:56:00Z">
        <w:r w:rsidRPr="008525D4">
          <w:t>Clone—</w:t>
        </w:r>
      </w:ins>
      <w:ins w:id="442" w:author="Eric Robertson" w:date="2016-10-06T11:57:00Z">
        <w:r w:rsidR="00077CF3">
          <w:t xml:space="preserve">Clone is </w:t>
        </w:r>
      </w:ins>
      <w:proofErr w:type="gramStart"/>
      <w:ins w:id="443" w:author="Eric Robertson" w:date="2016-10-06T11:56:00Z">
        <w:r w:rsidR="00077CF3">
          <w:t>a</w:t>
        </w:r>
        <w:r w:rsidRPr="008525D4">
          <w:t xml:space="preserve"> combination of add</w:t>
        </w:r>
        <w:proofErr w:type="gramEnd"/>
        <w:r w:rsidRPr="008525D4">
          <w:t xml:space="preserve"> and remove.  Do </w:t>
        </w:r>
        <w:r w:rsidRPr="008525D4">
          <w:rPr>
            <w:b/>
            <w:bCs/>
          </w:rPr>
          <w:t>not</w:t>
        </w:r>
        <w:r w:rsidRPr="008525D4">
          <w:t xml:space="preserve"> use this operation as a replacement for </w:t>
        </w:r>
      </w:ins>
      <w:ins w:id="444" w:author="Eric Robertson" w:date="2016-10-06T11:57:00Z">
        <w:r w:rsidR="00077CF3">
          <w:t>Copy/Paste</w:t>
        </w:r>
      </w:ins>
      <w:ins w:id="445" w:author="Eric Robertson" w:date="2016-10-06T11:56:00Z">
        <w:r w:rsidRPr="008525D4">
          <w:t>, where a</w:t>
        </w:r>
      </w:ins>
      <w:ins w:id="446" w:author="Eric Robertson" w:date="2016-10-06T11:57:00Z">
        <w:r w:rsidR="00077CF3">
          <w:t>n</w:t>
        </w:r>
      </w:ins>
      <w:ins w:id="447" w:author="Eric Robertson" w:date="2016-10-06T11:56:00Z">
        <w:r w:rsidRPr="008525D4">
          <w:t xml:space="preserve"> object is copied to another part of an image.  Copy/Paste are to be </w:t>
        </w:r>
        <w:proofErr w:type="spellStart"/>
        <w:r w:rsidRPr="008525D4">
          <w:t>journal</w:t>
        </w:r>
      </w:ins>
      <w:ins w:id="448" w:author="Eric Robertson" w:date="2016-10-06T11:57:00Z">
        <w:r w:rsidR="00077CF3">
          <w:t>l</w:t>
        </w:r>
      </w:ins>
      <w:ins w:id="449" w:author="Eric Robertson" w:date="2016-10-06T11:56:00Z">
        <w:r w:rsidRPr="008525D4">
          <w:t>ed</w:t>
        </w:r>
        <w:proofErr w:type="spellEnd"/>
        <w:r w:rsidRPr="008525D4">
          <w:t xml:space="preserve"> with Paste Splice.</w:t>
        </w:r>
      </w:ins>
    </w:p>
    <w:p w14:paraId="2AEAB8F6" w14:textId="77777777" w:rsidR="008525D4" w:rsidRPr="008525D4" w:rsidRDefault="008525D4" w:rsidP="008525D4">
      <w:pPr>
        <w:jc w:val="both"/>
        <w:rPr>
          <w:ins w:id="450" w:author="Eric Robertson" w:date="2016-10-06T11:56:00Z"/>
        </w:rPr>
      </w:pPr>
      <w:ins w:id="451" w:author="Eric Robertson" w:date="2016-10-06T11:56:00Z">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ins>
    </w:p>
    <w:p w14:paraId="3A572C52" w14:textId="77777777" w:rsidR="00F25339" w:rsidRDefault="00F25339" w:rsidP="004439AF">
      <w:pPr>
        <w:jc w:val="both"/>
        <w:rPr>
          <w:ins w:id="452" w:author="Eric Robertson" w:date="2016-10-06T11:50:00Z"/>
        </w:rPr>
      </w:pPr>
    </w:p>
    <w:p w14:paraId="3D13A403" w14:textId="37A667A4" w:rsidR="008525D4" w:rsidRDefault="00F25339" w:rsidP="004439AF">
      <w:pPr>
        <w:jc w:val="both"/>
        <w:rPr>
          <w:ins w:id="453" w:author="Eric Robertson" w:date="2016-10-06T11:56:00Z"/>
        </w:rPr>
      </w:pPr>
      <w:ins w:id="454" w:author="Eric Robertson" w:date="2016-10-06T11:50:00Z">
        <w:r>
          <w:t>Paste</w:t>
        </w:r>
      </w:ins>
      <w:ins w:id="455" w:author="Eric Robertson" w:date="2016-10-06T11:57:00Z">
        <w:r w:rsidR="008525D4">
          <w:t xml:space="preserve"> </w:t>
        </w:r>
      </w:ins>
      <w:ins w:id="456" w:author="Eric Robertson" w:date="2016-10-06T11:50:00Z">
        <w:r>
          <w:t xml:space="preserve">Sample should not be used for copy/paste of an object.   The next section discusses </w:t>
        </w:r>
        <w:proofErr w:type="gramStart"/>
        <w:r>
          <w:t>the  appropriate</w:t>
        </w:r>
      </w:ins>
      <w:proofErr w:type="gramEnd"/>
      <w:ins w:id="457" w:author="Eric Robertson" w:date="2016-10-06T11:51:00Z">
        <w:r>
          <w:t xml:space="preserve"> procedure for copy/paste.</w:t>
        </w:r>
      </w:ins>
    </w:p>
    <w:p w14:paraId="2CD8484B" w14:textId="3587DC6F" w:rsidR="00655108" w:rsidRPr="004439AF" w:rsidRDefault="004439AF" w:rsidP="004439AF">
      <w:pPr>
        <w:jc w:val="both"/>
      </w:pPr>
      <w:del w:id="458" w:author="Eric Robertson" w:date="2016-10-06T11:50:00Z">
        <w:r w:rsidDel="00F25339">
          <w:delText xml:space="preserve">A </w:delText>
        </w:r>
        <w:r w:rsidR="00655108" w:rsidRPr="004439AF" w:rsidDel="00F25339">
          <w:delText xml:space="preserve">Paste/Duplicate </w:delText>
        </w:r>
        <w:r w:rsidDel="00F25339">
          <w:delText xml:space="preserve">operation </w:delText>
        </w:r>
        <w:r w:rsidR="00655108" w:rsidRPr="004439AF" w:rsidDel="00F25339">
          <w:delText xml:space="preserve">would involve directly copying pixels from one area and transferring them to another area in the same image, using a selection tool. This operation should include an input mask highlighting the area used to create the copy. </w:delText>
        </w:r>
      </w:del>
    </w:p>
    <w:p w14:paraId="005A2696" w14:textId="77777777" w:rsidR="004439AF" w:rsidRDefault="004439AF" w:rsidP="00655108"/>
    <w:p w14:paraId="1D870AF5" w14:textId="77777777" w:rsidR="004439AF" w:rsidRPr="00E65A20" w:rsidRDefault="004439AF" w:rsidP="004439AF">
      <w:pPr>
        <w:pStyle w:val="Heading2"/>
      </w:pPr>
      <w:bookmarkStart w:id="459" w:name="_Toc456792473"/>
      <w:bookmarkStart w:id="460" w:name="_Toc334962296"/>
      <w:r>
        <w:t xml:space="preserve">The </w:t>
      </w:r>
      <w:proofErr w:type="spellStart"/>
      <w:r>
        <w:t>Paste</w:t>
      </w:r>
      <w:del w:id="461" w:author="Eric Robertson" w:date="2016-10-06T11:51:00Z">
        <w:r w:rsidDel="00F25339">
          <w:delText>/</w:delText>
        </w:r>
      </w:del>
      <w:r>
        <w:t>Splice</w:t>
      </w:r>
      <w:proofErr w:type="spellEnd"/>
      <w:r>
        <w:t xml:space="preserve"> Operation</w:t>
      </w:r>
      <w:bookmarkEnd w:id="459"/>
      <w:bookmarkEnd w:id="460"/>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7769E515" w:rsidR="007C68B9" w:rsidRDefault="00F25339" w:rsidP="00FC16E5">
      <w:pPr>
        <w:rPr>
          <w:ins w:id="462" w:author="Eric Robertson" w:date="2016-10-06T11:52:00Z"/>
        </w:rPr>
      </w:pPr>
      <w:ins w:id="463" w:author="Eric Robertson" w:date="2016-10-06T11:51:00Z">
        <w:r>
          <w:t xml:space="preserve">The </w:t>
        </w:r>
      </w:ins>
      <w:r w:rsidR="007C68B9">
        <w:t xml:space="preserve">Paste Splice </w:t>
      </w:r>
      <w:del w:id="464" w:author="Eric Robertson" w:date="2016-10-06T11:51:00Z">
        <w:r w:rsidR="007C68B9" w:rsidDel="00F25339">
          <w:delText xml:space="preserve">and Paste Duplicate </w:delText>
        </w:r>
      </w:del>
      <w:r w:rsidR="007C68B9">
        <w:t>operation</w:t>
      </w:r>
      <w:del w:id="465" w:author="Eric Robertson" w:date="2016-10-06T11:51:00Z">
        <w:r w:rsidR="007C68B9" w:rsidDel="00F25339">
          <w:delText>s</w:delText>
        </w:r>
      </w:del>
      <w:r w:rsidR="007C68B9">
        <w:t xml:space="preserve"> often include</w:t>
      </w:r>
      <w:ins w:id="466" w:author="Eric Robertson" w:date="2016-10-06T11:51:00Z">
        <w:r>
          <w:t>s</w:t>
        </w:r>
      </w:ins>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Pr>
        <w:rPr>
          <w:ins w:id="467" w:author="Eric Robertson" w:date="2016-10-06T11:52:00Z"/>
        </w:rPr>
      </w:pPr>
    </w:p>
    <w:p w14:paraId="1E11D9E8" w14:textId="0FE05B5B" w:rsidR="00F25339" w:rsidRDefault="00F25339" w:rsidP="00FC16E5">
      <w:pPr>
        <w:rPr>
          <w:ins w:id="468" w:author="Eric Robertson" w:date="2016-10-06T11:52:00Z"/>
        </w:rPr>
      </w:pPr>
      <w:ins w:id="469" w:author="Eric Robertson" w:date="2016-10-06T11:52:00Z">
        <w:r>
          <w:t xml:space="preserve">Copy/Paste within the same image requires a </w:t>
        </w:r>
        <w:proofErr w:type="spellStart"/>
        <w:r>
          <w:t>PasteSplice</w:t>
        </w:r>
        <w:proofErr w:type="spellEnd"/>
        <w:r>
          <w:t>.</w:t>
        </w:r>
        <w:r w:rsidR="008525D4">
          <w:t xml:space="preserve">  </w:t>
        </w:r>
      </w:ins>
      <w:proofErr w:type="gramStart"/>
      <w:ins w:id="470" w:author="Eric Robertson" w:date="2016-10-06T11:53:00Z">
        <w:r w:rsidR="008525D4">
          <w:t>The</w:t>
        </w:r>
      </w:ins>
      <w:ins w:id="471" w:author="Eric Robertson" w:date="2016-10-06T11:52:00Z">
        <w:r w:rsidR="008525D4">
          <w:t xml:space="preserve"> image being altered to be both a donor and the recipient of the </w:t>
        </w:r>
      </w:ins>
      <w:ins w:id="472" w:author="Eric Robertson" w:date="2016-10-06T11:53:00Z">
        <w:r w:rsidR="008525D4">
          <w:t>pasted pixels.</w:t>
        </w:r>
        <w:proofErr w:type="gramEnd"/>
        <w:r w:rsidR="008525D4">
          <w:t xml:space="preserve">  The diagram below summarizes the basic approach.</w:t>
        </w:r>
      </w:ins>
    </w:p>
    <w:p w14:paraId="76D367D4" w14:textId="661C6B9C" w:rsidR="008525D4" w:rsidRDefault="008525D4" w:rsidP="00FC16E5">
      <w:ins w:id="473" w:author="Eric Robertson" w:date="2016-10-06T11:54:00Z">
        <w:r>
          <w:rPr>
            <w:noProof/>
          </w:rPr>
          <w:drawing>
            <wp:inline distT="0" distB="0" distL="0" distR="0" wp14:anchorId="6B592965" wp14:editId="710A3DE2">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09AEBC11" w14:textId="77777777" w:rsidR="000852C4" w:rsidRDefault="000852C4" w:rsidP="00FC16E5"/>
    <w:p w14:paraId="30F505A8" w14:textId="2267906B" w:rsidR="008525D4" w:rsidRDefault="008525D4">
      <w:pPr>
        <w:pStyle w:val="Caption"/>
        <w:rPr>
          <w:ins w:id="474" w:author="Eric Robertson" w:date="2016-10-06T11:55:00Z"/>
        </w:rPr>
        <w:pPrChange w:id="475" w:author="Eric Robertson" w:date="2016-10-06T12:01:00Z">
          <w:pPr>
            <w:pStyle w:val="Heading2"/>
          </w:pPr>
        </w:pPrChange>
      </w:pPr>
      <w:bookmarkStart w:id="476" w:name="_Toc334962297"/>
      <w:ins w:id="477" w:author="Eric Robertson" w:date="2016-10-06T11:55:00Z">
        <w:r>
          <w:t xml:space="preserve">Figure </w:t>
        </w:r>
        <w:r>
          <w:fldChar w:fldCharType="begin"/>
        </w:r>
        <w:r>
          <w:instrText xml:space="preserve"> SEQ Figure \* ARABIC </w:instrText>
        </w:r>
      </w:ins>
      <w:r>
        <w:fldChar w:fldCharType="separate"/>
      </w:r>
      <w:ins w:id="478" w:author="Eric Robertson" w:date="2016-10-06T12:03:00Z">
        <w:r w:rsidR="002C2D16">
          <w:rPr>
            <w:noProof/>
          </w:rPr>
          <w:t>9</w:t>
        </w:r>
      </w:ins>
      <w:ins w:id="479" w:author="Eric Robertson" w:date="2016-10-06T11:55:00Z">
        <w:r>
          <w:fldChar w:fldCharType="end"/>
        </w:r>
        <w:r>
          <w:t xml:space="preserve"> Paste Splice for Copy/Paste</w:t>
        </w:r>
      </w:ins>
    </w:p>
    <w:p w14:paraId="3FD0CAC1" w14:textId="77777777" w:rsidR="008525D4" w:rsidRPr="008525D4" w:rsidRDefault="008525D4">
      <w:pPr>
        <w:rPr>
          <w:ins w:id="480" w:author="Eric Robertson" w:date="2016-10-06T11:54:00Z"/>
        </w:rPr>
        <w:pPrChange w:id="481" w:author="Eric Robertson" w:date="2016-10-06T11:55:00Z">
          <w:pPr>
            <w:pStyle w:val="Heading2"/>
          </w:pPr>
        </w:pPrChange>
      </w:pPr>
    </w:p>
    <w:p w14:paraId="7A1C2213" w14:textId="4A22E80B" w:rsidR="008525D4" w:rsidRDefault="008525D4">
      <w:pPr>
        <w:pStyle w:val="Heading2"/>
        <w:numPr>
          <w:ilvl w:val="0"/>
          <w:numId w:val="0"/>
        </w:numPr>
        <w:ind w:left="504"/>
        <w:rPr>
          <w:ins w:id="482" w:author="Eric Robertson" w:date="2016-10-06T11:55:00Z"/>
        </w:rPr>
        <w:pPrChange w:id="483" w:author="Eric Robertson" w:date="2016-10-06T11:55:00Z">
          <w:pPr>
            <w:pStyle w:val="Heading2"/>
          </w:pPr>
        </w:pPrChange>
      </w:pPr>
      <w:ins w:id="484" w:author="Eric Robertson" w:date="2016-10-06T11:55:00Z">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4">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ins>
    </w:p>
    <w:p w14:paraId="0FC05384" w14:textId="11A5B26C" w:rsidR="008525D4" w:rsidRDefault="008525D4">
      <w:pPr>
        <w:pStyle w:val="Caption"/>
        <w:rPr>
          <w:ins w:id="485" w:author="Eric Robertson" w:date="2016-10-06T11:55:00Z"/>
        </w:rPr>
        <w:pPrChange w:id="486" w:author="Eric Robertson" w:date="2016-10-06T12:01:00Z">
          <w:pPr>
            <w:pStyle w:val="Heading2"/>
          </w:pPr>
        </w:pPrChange>
      </w:pPr>
      <w:ins w:id="487" w:author="Eric Robertson" w:date="2016-10-06T11:55:00Z">
        <w:r>
          <w:t xml:space="preserve">Figure </w:t>
        </w:r>
        <w:r>
          <w:fldChar w:fldCharType="begin"/>
        </w:r>
        <w:r>
          <w:instrText xml:space="preserve"> SEQ Figure \* ARABIC </w:instrText>
        </w:r>
      </w:ins>
      <w:r>
        <w:fldChar w:fldCharType="separate"/>
      </w:r>
      <w:ins w:id="488" w:author="Eric Robertson" w:date="2016-10-06T12:03:00Z">
        <w:r w:rsidR="002C2D16">
          <w:rPr>
            <w:noProof/>
          </w:rPr>
          <w:t>10</w:t>
        </w:r>
      </w:ins>
      <w:ins w:id="489" w:author="Eric Robertson" w:date="2016-10-06T11:55:00Z">
        <w:r>
          <w:fldChar w:fldCharType="end"/>
        </w:r>
        <w:r>
          <w:t xml:space="preserve"> Rules or Paste Splice</w:t>
        </w:r>
      </w:ins>
    </w:p>
    <w:p w14:paraId="0F719D1D" w14:textId="309CA712" w:rsidR="000852C4" w:rsidRDefault="000852C4" w:rsidP="00FC16E5">
      <w:pPr>
        <w:pStyle w:val="Heading2"/>
      </w:pPr>
      <w:r>
        <w:t>Shadow from Donor Image</w:t>
      </w:r>
      <w:bookmarkEnd w:id="476"/>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 xml:space="preserve">The image </w:t>
      </w:r>
      <w:r w:rsidR="000852C4">
        <w:lastRenderedPageBreak/>
        <w:t>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ins w:id="490"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481250">
      <w:pPr>
        <w:pStyle w:val="Caption"/>
      </w:pPr>
      <w:proofErr w:type="gramStart"/>
      <w:r>
        <w:t xml:space="preserve">Figure </w:t>
      </w:r>
      <w:fldSimple w:instr=" SEQ Figure \* ARABIC ">
        <w:ins w:id="491" w:author="Eric Robertson" w:date="2016-10-06T12:03:00Z">
          <w:r w:rsidR="002C2D16">
            <w:rPr>
              <w:noProof/>
            </w:rPr>
            <w:t>11</w:t>
          </w:r>
        </w:ins>
        <w:del w:id="492" w:author="Eric Robertson" w:date="2016-10-06T11:55:00Z">
          <w:r w:rsidDel="008525D4">
            <w:rPr>
              <w:noProof/>
            </w:rPr>
            <w:delText>9</w:delText>
          </w:r>
        </w:del>
      </w:fldSimple>
      <w:r>
        <w:t>.</w:t>
      </w:r>
      <w:proofErr w:type="gramEnd"/>
      <w:r>
        <w:t xml:space="preserve"> Shadow Paste</w:t>
      </w:r>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rPr>
          <w:ins w:id="493" w:author="Eric Robertson" w:date="2016-10-06T11:58:00Z"/>
        </w:rPr>
      </w:pPr>
      <w:bookmarkStart w:id="494" w:name="_Toc334962298"/>
      <w:ins w:id="495" w:author="Eric Robertson" w:date="2016-10-06T11:58:00Z">
        <w:r>
          <w:t>Output PNG and Image Rotations</w:t>
        </w:r>
      </w:ins>
    </w:p>
    <w:p w14:paraId="79B9ABA4" w14:textId="234CB043" w:rsidR="00CD1252" w:rsidRDefault="0034098D" w:rsidP="00CD1252">
      <w:pPr>
        <w:rPr>
          <w:ins w:id="496" w:author="Eric Robertson" w:date="2016-10-06T11:58:00Z"/>
        </w:rPr>
      </w:pPr>
      <w:ins w:id="497" w:author="Eric Robertson" w:date="2016-10-06T11:58:00Z">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w:t>
        </w:r>
        <w:r w:rsidR="00CD1252" w:rsidRPr="00CD1252">
          <w:lastRenderedPageBreak/>
          <w:t xml:space="preserve">prompt to rotate or </w:t>
        </w:r>
        <w:r w:rsidR="00CD1252" w:rsidRPr="00CD1252">
          <w:rPr>
            <w:u w:val="single"/>
          </w:rPr>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ins>
    </w:p>
    <w:p w14:paraId="5012CBDC" w14:textId="77777777" w:rsidR="00CD1252" w:rsidRPr="00CD1252" w:rsidRDefault="00CD1252" w:rsidP="00CD1252">
      <w:pPr>
        <w:rPr>
          <w:ins w:id="498" w:author="Eric Robertson" w:date="2016-10-06T11:58:00Z"/>
        </w:rPr>
      </w:pPr>
    </w:p>
    <w:p w14:paraId="62FAADC2" w14:textId="2450F411" w:rsidR="00CD1252" w:rsidRPr="00CD1252" w:rsidRDefault="00CD1252" w:rsidP="00CD1252">
      <w:pPr>
        <w:rPr>
          <w:ins w:id="499" w:author="Eric Robertson" w:date="2016-10-06T11:58:00Z"/>
        </w:rPr>
      </w:pPr>
      <w:ins w:id="500" w:author="Eric Robertson" w:date="2016-10-06T11:58:00Z">
        <w:r>
          <w:t>During a final</w:t>
        </w:r>
        <w:r w:rsidRPr="00CD1252">
          <w:t xml:space="preserve"> </w:t>
        </w:r>
      </w:ins>
      <w:proofErr w:type="gramStart"/>
      <w:ins w:id="501" w:author="Eric Robertson" w:date="2016-10-06T11:59:00Z">
        <w:r>
          <w:t>‘</w:t>
        </w:r>
      </w:ins>
      <w:ins w:id="502" w:author="Eric Robertson" w:date="2016-10-06T11:58:00Z">
        <w:r>
          <w:t xml:space="preserve">Create  </w:t>
        </w:r>
      </w:ins>
      <w:ins w:id="503" w:author="Eric Robertson" w:date="2016-10-06T11:59:00Z">
        <w:r>
          <w:t>J</w:t>
        </w:r>
      </w:ins>
      <w:ins w:id="504" w:author="Eric Robertson" w:date="2016-10-06T11:58:00Z">
        <w:r w:rsidRPr="00CD1252">
          <w:t>PEG</w:t>
        </w:r>
      </w:ins>
      <w:ins w:id="505" w:author="Eric Robertson" w:date="2016-10-06T11:59:00Z">
        <w:r>
          <w:t>’</w:t>
        </w:r>
        <w:proofErr w:type="gramEnd"/>
        <w:r>
          <w:t>, the</w:t>
        </w:r>
      </w:ins>
      <w:ins w:id="506" w:author="Eric Robertson" w:date="2016-10-06T11:58:00Z">
        <w:r w:rsidRPr="00CD1252">
          <w:t xml:space="preserve"> operation adds the EXIF back into the final image, using the original JPEG as a Donor.  Thus, the Orientation is re-applied to the image.  The manipulator must decide if the image should be counter-rotated as part of this process.  </w:t>
        </w:r>
      </w:ins>
    </w:p>
    <w:p w14:paraId="45E8DCFE" w14:textId="5A165D3F" w:rsidR="00CD1252" w:rsidRDefault="00CD1252" w:rsidP="00CD1252">
      <w:pPr>
        <w:rPr>
          <w:ins w:id="507" w:author="Eric Robertson" w:date="2016-10-06T11:59:00Z"/>
        </w:rPr>
      </w:pPr>
      <w:ins w:id="508" w:author="Eric Robertson" w:date="2016-10-06T11:58:00Z">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spellStart"/>
        <w:proofErr w:type="gramStart"/>
        <w:r w:rsidRPr="00CD1252">
          <w:t>journaled</w:t>
        </w:r>
        <w:proofErr w:type="spellEnd"/>
        <w:r w:rsidRPr="00CD1252">
          <w:t xml:space="preserve">  as</w:t>
        </w:r>
        <w:proofErr w:type="gramEnd"/>
        <w:r w:rsidRPr="00CD1252">
          <w:t xml:space="preserve"> a separate step with a </w:t>
        </w:r>
        <w:proofErr w:type="spellStart"/>
        <w:r w:rsidRPr="00CD1252">
          <w:t>TransformRotate</w:t>
        </w:r>
        <w:proofErr w:type="spellEnd"/>
        <w:r w:rsidRPr="00CD1252">
          <w:t>.</w:t>
        </w:r>
      </w:ins>
    </w:p>
    <w:p w14:paraId="2704123B" w14:textId="77777777" w:rsidR="00B576A0" w:rsidRDefault="00B576A0" w:rsidP="00CD1252">
      <w:pPr>
        <w:rPr>
          <w:ins w:id="509" w:author="Eric Robertson" w:date="2016-10-06T11:59:00Z"/>
        </w:rPr>
      </w:pPr>
    </w:p>
    <w:p w14:paraId="1A9CD9B5" w14:textId="1000F1BD" w:rsidR="00B576A0" w:rsidRPr="00B576A0" w:rsidRDefault="00B576A0" w:rsidP="00B576A0">
      <w:pPr>
        <w:rPr>
          <w:ins w:id="510" w:author="Eric Robertson" w:date="2016-10-06T11:59:00Z"/>
        </w:rPr>
      </w:pPr>
      <w:ins w:id="511" w:author="Eric Robertson" w:date="2016-10-06T11:59:00Z">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B576A0">
          <w:rPr>
            <w:b/>
            <w:bCs/>
          </w:rPr>
          <w:t>not</w:t>
        </w:r>
        <w:r w:rsidRPr="00B576A0">
          <w:t xml:space="preserve"> performed.</w:t>
        </w:r>
      </w:ins>
    </w:p>
    <w:p w14:paraId="1ECA9C11" w14:textId="6D980B87" w:rsidR="00B576A0" w:rsidRDefault="00B576A0" w:rsidP="00CD1252">
      <w:pPr>
        <w:rPr>
          <w:ins w:id="512" w:author="Eric Robertson" w:date="2016-10-06T12:01:00Z"/>
        </w:rPr>
      </w:pPr>
    </w:p>
    <w:p w14:paraId="7CFF2CFB" w14:textId="34E26A3E" w:rsidR="00481250" w:rsidRDefault="00481250">
      <w:pPr>
        <w:jc w:val="center"/>
        <w:rPr>
          <w:ins w:id="513" w:author="Eric Robertson" w:date="2016-10-06T12:00:00Z"/>
        </w:rPr>
        <w:pPrChange w:id="514" w:author="Eric Robertson" w:date="2016-10-06T12:01:00Z">
          <w:pPr/>
        </w:pPrChange>
      </w:pPr>
      <w:ins w:id="515" w:author="Eric Robertson" w:date="2016-10-06T12:01:00Z">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4394200" cy="3860800"/>
                      </a:xfrm>
                      <a:prstGeom prst="rect">
                        <a:avLst/>
                      </a:prstGeom>
                    </pic:spPr>
                  </pic:pic>
                </a:graphicData>
              </a:graphic>
            </wp:inline>
          </w:drawing>
        </w:r>
      </w:ins>
    </w:p>
    <w:p w14:paraId="3F851F16" w14:textId="6A8DED53" w:rsidR="00F36C62" w:rsidRDefault="00F36C62">
      <w:pPr>
        <w:pStyle w:val="Caption"/>
        <w:rPr>
          <w:ins w:id="516" w:author="Eric Robertson" w:date="2016-10-06T12:00:00Z"/>
        </w:rPr>
        <w:pPrChange w:id="517" w:author="Eric Robertson" w:date="2016-10-06T12:01:00Z">
          <w:pPr/>
        </w:pPrChange>
      </w:pPr>
      <w:ins w:id="518" w:author="Eric Robertson" w:date="2016-10-06T12:00:00Z">
        <w:r>
          <w:t xml:space="preserve">Figure </w:t>
        </w:r>
        <w:r>
          <w:fldChar w:fldCharType="begin"/>
        </w:r>
        <w:r>
          <w:instrText xml:space="preserve"> SEQ Figure \* ARABIC </w:instrText>
        </w:r>
      </w:ins>
      <w:r>
        <w:fldChar w:fldCharType="separate"/>
      </w:r>
      <w:ins w:id="519" w:author="Eric Robertson" w:date="2016-10-06T12:03:00Z">
        <w:r w:rsidR="002C2D16">
          <w:rPr>
            <w:noProof/>
          </w:rPr>
          <w:t>12</w:t>
        </w:r>
      </w:ins>
      <w:ins w:id="520" w:author="Eric Robertson" w:date="2016-10-06T12:00:00Z">
        <w:r>
          <w:fldChar w:fldCharType="end"/>
        </w:r>
        <w:r>
          <w:t xml:space="preserve"> Image Orientation Prompt</w:t>
        </w:r>
      </w:ins>
    </w:p>
    <w:p w14:paraId="4CD8E987" w14:textId="77777777" w:rsidR="00F36C62" w:rsidRDefault="00F36C62">
      <w:pPr>
        <w:keepNext/>
        <w:rPr>
          <w:ins w:id="521" w:author="Eric Robertson" w:date="2016-10-06T12:00:00Z"/>
        </w:rPr>
        <w:pPrChange w:id="522" w:author="Eric Robertson" w:date="2016-10-06T12:00:00Z">
          <w:pPr/>
        </w:pPrChange>
      </w:pPr>
      <w:ins w:id="523" w:author="Eric Robertson" w:date="2016-10-06T12:00:00Z">
        <w:r>
          <w:rPr>
            <w:noProof/>
          </w:rPr>
          <w:lastRenderedPageBreak/>
          <w:drawing>
            <wp:inline distT="0" distB="0" distL="0" distR="0" wp14:anchorId="6CD489F2" wp14:editId="79DF5E3B">
              <wp:extent cx="5943600" cy="44577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56B4A0E9" w14:textId="061FBC07" w:rsidR="00F36C62" w:rsidRPr="00F36C62" w:rsidRDefault="00F36C62">
      <w:pPr>
        <w:pStyle w:val="Caption"/>
        <w:rPr>
          <w:ins w:id="524" w:author="Eric Robertson" w:date="2016-10-06T11:58:00Z"/>
        </w:rPr>
        <w:pPrChange w:id="525" w:author="Eric Robertson" w:date="2016-10-06T12:01:00Z">
          <w:pPr/>
        </w:pPrChange>
      </w:pPr>
      <w:ins w:id="526" w:author="Eric Robertson" w:date="2016-10-06T12:00:00Z">
        <w:r>
          <w:t xml:space="preserve">Figure </w:t>
        </w:r>
        <w:r>
          <w:fldChar w:fldCharType="begin"/>
        </w:r>
        <w:r>
          <w:instrText xml:space="preserve"> SEQ Figure \* ARABIC </w:instrText>
        </w:r>
      </w:ins>
      <w:r>
        <w:fldChar w:fldCharType="separate"/>
      </w:r>
      <w:ins w:id="527" w:author="Eric Robertson" w:date="2016-10-06T12:03:00Z">
        <w:r w:rsidR="002C2D16">
          <w:rPr>
            <w:noProof/>
          </w:rPr>
          <w:t>13</w:t>
        </w:r>
      </w:ins>
      <w:ins w:id="528" w:author="Eric Robertson" w:date="2016-10-06T12:00:00Z">
        <w:r>
          <w:fldChar w:fldCharType="end"/>
        </w:r>
        <w:r>
          <w:t xml:space="preserve"> Summary of Orientation Workflow</w:t>
        </w:r>
      </w:ins>
    </w:p>
    <w:p w14:paraId="57335141" w14:textId="01EFD9F0" w:rsidR="000221A4" w:rsidDel="002C2D16" w:rsidRDefault="000221A4" w:rsidP="00AD19BD">
      <w:pPr>
        <w:pStyle w:val="Heading2"/>
        <w:rPr>
          <w:del w:id="529" w:author="Eric Robertson" w:date="2016-10-06T12:02:00Z"/>
        </w:rPr>
      </w:pPr>
      <w:del w:id="530" w:author="Eric Robertson" w:date="2016-10-06T12:02:00Z">
        <w:r w:rsidDel="002C2D16">
          <w:delText>Transform Move</w:delText>
        </w:r>
        <w:bookmarkEnd w:id="494"/>
      </w:del>
    </w:p>
    <w:p w14:paraId="1797F383" w14:textId="0370C04B" w:rsidR="000221A4" w:rsidDel="002C2D16" w:rsidRDefault="000221A4" w:rsidP="00AD19BD">
      <w:pPr>
        <w:rPr>
          <w:del w:id="531" w:author="Eric Robertson" w:date="2016-10-06T12:02:00Z"/>
        </w:rPr>
      </w:pPr>
      <w:del w:id="532" w:author="Eric Robertson" w:date="2016-10-06T12:02:00Z">
        <w:r w:rsidDel="002C2D16">
          <w:delTex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delText>
        </w:r>
      </w:del>
    </w:p>
    <w:p w14:paraId="6A5994CF" w14:textId="77777777" w:rsidR="000852C4" w:rsidRPr="000221A4" w:rsidDel="00FB41F0" w:rsidRDefault="000852C4" w:rsidP="00AD19BD">
      <w:pPr>
        <w:rPr>
          <w:del w:id="533" w:author="Eric Robertson" w:date="2016-10-06T12:02:00Z"/>
        </w:rPr>
      </w:pP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34" w:name="_Toc334962299"/>
      <w:r>
        <w:t>Applying Filters (Plugins)</w:t>
      </w:r>
      <w:bookmarkEnd w:id="416"/>
      <w:bookmarkEnd w:id="534"/>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8">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481250">
      <w:pPr>
        <w:pStyle w:val="figurecaption"/>
        <w:rPr>
          <w:noProof/>
        </w:rPr>
      </w:pPr>
      <w:bookmarkStart w:id="535" w:name="_Toc457993711"/>
      <w:proofErr w:type="gramStart"/>
      <w:r>
        <w:t xml:space="preserve">Figure </w:t>
      </w:r>
      <w:fldSimple w:instr=" SEQ Figure \* ARABIC ">
        <w:ins w:id="536" w:author="Eric Robertson" w:date="2016-10-06T12:03:00Z">
          <w:r w:rsidR="002C2D16">
            <w:rPr>
              <w:noProof/>
            </w:rPr>
            <w:t>14</w:t>
          </w:r>
        </w:ins>
        <w:del w:id="537" w:author="Eric Robertson" w:date="2016-10-06T11:55:00Z">
          <w:r w:rsidR="000852C4" w:rsidDel="008525D4">
            <w:rPr>
              <w:noProof/>
            </w:rPr>
            <w:delText>9</w:delText>
          </w:r>
        </w:del>
      </w:fldSimple>
      <w:r>
        <w:t>: Window for applying plugins to image nodes.</w:t>
      </w:r>
      <w:bookmarkEnd w:id="535"/>
      <w:proofErr w:type="gramEnd"/>
    </w:p>
    <w:p w14:paraId="13C40D17" w14:textId="77777777" w:rsidR="00E64DB5" w:rsidRDefault="00E64DB5" w:rsidP="00E64DB5">
      <w:pPr>
        <w:jc w:val="both"/>
      </w:pPr>
    </w:p>
    <w:p w14:paraId="6336EDF7" w14:textId="77777777" w:rsidR="005F697D" w:rsidRDefault="005F697D" w:rsidP="00732A79">
      <w:pPr>
        <w:pStyle w:val="Heading2"/>
      </w:pPr>
      <w:bookmarkStart w:id="538" w:name="_Toc334962300"/>
      <w:bookmarkStart w:id="539" w:name="_Toc456792474"/>
      <w:r>
        <w:t>Link Inspection</w:t>
      </w:r>
      <w:bookmarkEnd w:id="538"/>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540" w:author="Andrew Smith" w:date="2016-08-25T17:06:00Z">
        <w:r w:rsidR="00FC16E5">
          <w:t>n</w:t>
        </w:r>
      </w:ins>
      <w:r w:rsidR="00975653">
        <w:t xml:space="preserve"> input </w:t>
      </w:r>
      <w:r w:rsidR="00EB3998">
        <w:t>mask if provided</w:t>
      </w:r>
      <w:ins w:id="541"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481250">
      <w:pPr>
        <w:pStyle w:val="Caption"/>
      </w:pPr>
      <w:proofErr w:type="gramStart"/>
      <w:r w:rsidRPr="00BD2854">
        <w:t xml:space="preserve">Figure </w:t>
      </w:r>
      <w:r w:rsidRPr="00693015">
        <w:fldChar w:fldCharType="begin"/>
      </w:r>
      <w:r w:rsidRPr="000A73FA">
        <w:instrText xml:space="preserve"> SEQ Figure \* ARABIC </w:instrText>
      </w:r>
      <w:r w:rsidRPr="00693015">
        <w:fldChar w:fldCharType="separate"/>
      </w:r>
      <w:ins w:id="542" w:author="Eric Robertson" w:date="2016-10-06T12:03:00Z">
        <w:r w:rsidR="002C2D16">
          <w:rPr>
            <w:noProof/>
          </w:rPr>
          <w:t>15</w:t>
        </w:r>
      </w:ins>
      <w:del w:id="543" w:author="Eric Robertson" w:date="2016-10-06T11:55:00Z">
        <w:r w:rsidR="000852C4" w:rsidDel="008525D4">
          <w:rPr>
            <w:noProof/>
          </w:rPr>
          <w:delText>10</w:delText>
        </w:r>
      </w:del>
      <w:r w:rsidRPr="00693015">
        <w:fldChar w:fldCharType="end"/>
      </w:r>
      <w:r w:rsidRPr="00693015">
        <w:t>.</w:t>
      </w:r>
      <w:proofErr w:type="gramEnd"/>
      <w:r w:rsidRPr="00693015">
        <w:t xml:space="preserve">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481250">
      <w:pPr>
        <w:pStyle w:val="Caption"/>
      </w:pPr>
      <w:bookmarkStart w:id="544" w:name="_Toc457993712"/>
      <w:r w:rsidRPr="00396761">
        <w:t xml:space="preserve">Figure </w:t>
      </w:r>
      <w:fldSimple w:instr=" SEQ Figure \* ARABIC ">
        <w:ins w:id="545" w:author="Eric Robertson" w:date="2016-10-06T12:03:00Z">
          <w:r w:rsidR="002C2D16">
            <w:rPr>
              <w:noProof/>
            </w:rPr>
            <w:t>16</w:t>
          </w:r>
        </w:ins>
      </w:fldSimple>
      <w:r w:rsidR="009F28C6" w:rsidRPr="00396761">
        <w:t>:</w:t>
      </w:r>
      <w:r w:rsidRPr="00396761">
        <w:t xml:space="preserve"> EXIF Comparison Table</w:t>
      </w:r>
      <w:bookmarkEnd w:id="544"/>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546" w:name="_Toc334962301"/>
      <w:r>
        <w:t>Video Link Descriptions</w:t>
      </w:r>
      <w:bookmarkEnd w:id="546"/>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51">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481250">
      <w:pPr>
        <w:pStyle w:val="Caption"/>
      </w:pPr>
      <w:r>
        <w:t xml:space="preserve">Figure </w:t>
      </w:r>
      <w:fldSimple w:instr=" SEQ Figure \* ARABIC ">
        <w:ins w:id="547" w:author="Eric Robertson" w:date="2016-10-06T12:03:00Z">
          <w:r w:rsidR="002C2D16">
            <w:rPr>
              <w:noProof/>
            </w:rPr>
            <w:t>17</w:t>
          </w:r>
        </w:ins>
        <w:del w:id="548" w:author="Eric Robertson" w:date="2016-10-06T11:55:00Z">
          <w:r w:rsidR="000852C4" w:rsidDel="008525D4">
            <w:rPr>
              <w:noProof/>
            </w:rPr>
            <w:delText>12</w:delText>
          </w:r>
        </w:del>
      </w:fldSimple>
      <w:proofErr w:type="gramStart"/>
      <w:r>
        <w:t xml:space="preserve"> Video Link Inspection</w:t>
      </w:r>
      <w:proofErr w:type="gramEnd"/>
    </w:p>
    <w:p w14:paraId="4832325D" w14:textId="405768E6" w:rsidR="00CC39DE" w:rsidRDefault="00CC39DE" w:rsidP="000A73FA">
      <w:r>
        <w:t>Mask clips may be viewed with system default movie player by selecting ‘Open’ using the table row’s right mouse-button enabled menu.</w:t>
      </w:r>
    </w:p>
    <w:p w14:paraId="1436476D" w14:textId="388E8F87" w:rsidR="00CC39DE" w:rsidRDefault="00CC39DE" w:rsidP="000A73FA">
      <w:pPr>
        <w:keepNext/>
        <w:ind w:left="3600"/>
      </w:pPr>
      <w:r>
        <w:rPr>
          <w:noProof/>
        </w:rPr>
        <w:lastRenderedPageBreak/>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481250">
      <w:pPr>
        <w:pStyle w:val="Caption"/>
      </w:pPr>
      <w:proofErr w:type="gramStart"/>
      <w:r>
        <w:t xml:space="preserve">Figure </w:t>
      </w:r>
      <w:fldSimple w:instr=" SEQ Figure \* ARABIC ">
        <w:ins w:id="549" w:author="Eric Robertson" w:date="2016-10-06T12:03:00Z">
          <w:r w:rsidR="002C2D16">
            <w:rPr>
              <w:noProof/>
            </w:rPr>
            <w:t>18</w:t>
          </w:r>
        </w:ins>
        <w:del w:id="550" w:author="Eric Robertson" w:date="2016-10-06T11:55:00Z">
          <w:r w:rsidR="000852C4" w:rsidDel="008525D4">
            <w:rPr>
              <w:noProof/>
            </w:rPr>
            <w:delText>13</w:delText>
          </w:r>
        </w:del>
      </w:fldSimple>
      <w:r>
        <w:t>.</w:t>
      </w:r>
      <w:proofErr w:type="gramEnd"/>
      <w:r>
        <w:t xml:space="preserve"> Video Mask Table Menu</w:t>
      </w:r>
    </w:p>
    <w:p w14:paraId="2D43774C" w14:textId="77777777" w:rsidR="00E64DB5" w:rsidRDefault="00E64DB5" w:rsidP="000A73FA">
      <w:pPr>
        <w:pStyle w:val="Heading2"/>
      </w:pPr>
      <w:bookmarkStart w:id="551" w:name="_Toc334962302"/>
      <w:r>
        <w:t>Other Metadata</w:t>
      </w:r>
      <w:bookmarkEnd w:id="539"/>
      <w:bookmarkEnd w:id="551"/>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552" w:name="_Toc456792475"/>
      <w:bookmarkStart w:id="553" w:name="_Toc334962303"/>
      <w:bookmarkStart w:id="554" w:name="_Toc78164088"/>
      <w:bookmarkStart w:id="555" w:name="_Toc184094373"/>
      <w:bookmarkEnd w:id="406"/>
      <w:bookmarkEnd w:id="407"/>
      <w:r>
        <w:t>Mask Generation</w:t>
      </w:r>
      <w:bookmarkEnd w:id="552"/>
      <w:bookmarkEnd w:id="553"/>
    </w:p>
    <w:p w14:paraId="1BEAF38C" w14:textId="77777777" w:rsidR="00E20C6A" w:rsidRPr="00E20C6A" w:rsidRDefault="00E20C6A" w:rsidP="000A73FA">
      <w:pPr>
        <w:pStyle w:val="BodyText"/>
      </w:pPr>
      <w:r w:rsidRPr="00E20C6A">
        <w:t xml:space="preserve">It most cases, mask generation is a comparison between before and after manipulations of an image. Full image operations like equalization, blur, </w:t>
      </w:r>
      <w:proofErr w:type="gramStart"/>
      <w:r w:rsidRPr="00E20C6A">
        <w:t>color</w:t>
      </w:r>
      <w:proofErr w:type="gramEnd"/>
      <w:r w:rsidRPr="00E20C6A">
        <w:t xml:space="preserve"> enhance, and anti-aliasing often effect all pixels resulting in a full image mask. Since these operations may only </w:t>
      </w:r>
      <w:proofErr w:type="gramStart"/>
      <w:r w:rsidRPr="00E20C6A">
        <w:t>effect</w:t>
      </w:r>
      <w:proofErr w:type="gramEnd"/>
      <w:r w:rsidRPr="00E20C6A">
        <w:t xml:space="preserve">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556" w:name="_Toc334962304"/>
      <w:r>
        <w:t>Video Masks</w:t>
      </w:r>
      <w:bookmarkEnd w:id="556"/>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557" w:name="_Toc334962305"/>
      <w:r>
        <w:t>Composite Mask</w:t>
      </w:r>
      <w:bookmarkEnd w:id="557"/>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07E1F113" w:rsidR="00CA5B78" w:rsidRDefault="00CA5B78" w:rsidP="00CA5B78">
      <w:pPr>
        <w:jc w:val="both"/>
        <w:rPr>
          <w:ins w:id="558" w:author="Eric Robertson" w:date="2016-10-06T12:03:00Z"/>
        </w:rPr>
      </w:pPr>
      <w:r>
        <w:t xml:space="preserve">Obviously, the image manipulator should not include all masks in the </w:t>
      </w:r>
      <w:proofErr w:type="gramStart"/>
      <w:r>
        <w:t>project,</w:t>
      </w:r>
      <w:proofErr w:type="gramEnd"/>
      <w:r>
        <w:t xml:space="preserve">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ins w:id="559" w:author="Eric Robertson" w:date="2016-10-06T12:02:00Z">
        <w:r w:rsidR="002C2D16">
          <w:t xml:space="preserve"> Sampled</w:t>
        </w:r>
      </w:ins>
      <w:del w:id="560" w:author="Eric Robertson" w:date="2016-10-06T12:02:00Z">
        <w:r w:rsidDel="002C2D16">
          <w:delText>/Duplicate</w:delText>
        </w:r>
      </w:del>
      <w:r>
        <w:t xml:space="preserve"> should.</w:t>
      </w:r>
    </w:p>
    <w:p w14:paraId="01EA09DF" w14:textId="54CE77AB" w:rsidR="002C2D16" w:rsidRDefault="002C2D16" w:rsidP="00CA5B78">
      <w:pPr>
        <w:jc w:val="both"/>
      </w:pPr>
      <w:ins w:id="561" w:author="Eric Robertson" w:date="2016-10-06T12:03:00Z">
        <w:r>
          <w:rPr>
            <w:noProof/>
          </w:rPr>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41DD9850" w14:textId="326C3126" w:rsidR="00CA5B78" w:rsidRDefault="002C2D16">
      <w:pPr>
        <w:pStyle w:val="Caption"/>
        <w:rPr>
          <w:ins w:id="562" w:author="Eric Robertson" w:date="2016-10-06T12:04:00Z"/>
        </w:rPr>
        <w:pPrChange w:id="563" w:author="Eric Robertson" w:date="2016-10-06T12:03:00Z">
          <w:pPr>
            <w:jc w:val="both"/>
          </w:pPr>
        </w:pPrChange>
      </w:pPr>
      <w:ins w:id="564" w:author="Eric Robertson" w:date="2016-10-06T12:03:00Z">
        <w:r>
          <w:t xml:space="preserve">Figure </w:t>
        </w:r>
        <w:r>
          <w:fldChar w:fldCharType="begin"/>
        </w:r>
        <w:r>
          <w:instrText xml:space="preserve"> SEQ Figure \* ARABIC </w:instrText>
        </w:r>
      </w:ins>
      <w:r>
        <w:fldChar w:fldCharType="separate"/>
      </w:r>
      <w:ins w:id="565" w:author="Eric Robertson" w:date="2016-10-06T12:03:00Z">
        <w:r>
          <w:rPr>
            <w:noProof/>
          </w:rPr>
          <w:t>19</w:t>
        </w:r>
        <w:r>
          <w:fldChar w:fldCharType="end"/>
        </w:r>
        <w:proofErr w:type="gramStart"/>
        <w:r>
          <w:t xml:space="preserve"> Composite Mask</w:t>
        </w:r>
      </w:ins>
      <w:proofErr w:type="gramEnd"/>
    </w:p>
    <w:p w14:paraId="7BA640F7" w14:textId="374CEDE8" w:rsidR="002C2D16" w:rsidRDefault="002C2D16">
      <w:pPr>
        <w:rPr>
          <w:ins w:id="566" w:author="Eric Robertson" w:date="2016-10-06T12:04:00Z"/>
        </w:rPr>
        <w:pPrChange w:id="567" w:author="Eric Robertson" w:date="2016-10-06T12:04:00Z">
          <w:pPr>
            <w:jc w:val="both"/>
          </w:pPr>
        </w:pPrChange>
      </w:pPr>
      <w:ins w:id="568" w:author="Eric Robertson" w:date="2016-10-06T12:04:00Z">
        <w:r>
          <w:lastRenderedPageBreak/>
          <w:t xml:space="preserve">Composite masks are composed of RGB colored </w:t>
        </w:r>
        <w:proofErr w:type="gramStart"/>
        <w:r>
          <w:t>pixels,</w:t>
        </w:r>
        <w:proofErr w:type="gramEnd"/>
        <w:r>
          <w:t xml:space="preserve"> each color is </w:t>
        </w:r>
      </w:ins>
      <w:ins w:id="569" w:author="Eric Robertson" w:date="2016-10-06T12:05:00Z">
        <w:r>
          <w:t>associated with</w:t>
        </w:r>
      </w:ins>
      <w:ins w:id="570" w:author="Eric Robertson" w:date="2016-10-06T12:04:00Z">
        <w:r>
          <w:t xml:space="preserve"> a single link.  When a pixel is modified by more than one operation, the color of the last </w:t>
        </w:r>
      </w:ins>
      <w:ins w:id="571" w:author="Eric Robertson" w:date="2016-10-06T12:05:00Z">
        <w:r>
          <w:t>operation</w:t>
        </w:r>
      </w:ins>
      <w:ins w:id="572" w:author="Eric Robertson" w:date="2016-10-06T12:04:00Z">
        <w:r>
          <w:t xml:space="preserve"> is applied to that pixel.</w:t>
        </w:r>
      </w:ins>
      <w:ins w:id="573" w:author="Eric Robertson" w:date="2016-10-06T12:06:00Z">
        <w:r>
          <w:t xml:space="preserve">  </w:t>
        </w:r>
      </w:ins>
    </w:p>
    <w:p w14:paraId="58ECA4C4" w14:textId="77777777" w:rsidR="002C2D16" w:rsidRPr="002C2D16" w:rsidRDefault="002C2D16">
      <w:pPr>
        <w:pPrChange w:id="574" w:author="Eric Robertson" w:date="2016-10-06T12:04:00Z">
          <w:pPr>
            <w:jc w:val="both"/>
          </w:pPr>
        </w:pPrChange>
      </w:pPr>
    </w:p>
    <w:p w14:paraId="6D291305" w14:textId="77777777" w:rsidR="00E20C6A" w:rsidRDefault="00E20C6A" w:rsidP="00C8495E">
      <w:pPr>
        <w:pStyle w:val="Heading1"/>
      </w:pPr>
      <w:bookmarkStart w:id="575" w:name="_Toc456792476"/>
      <w:bookmarkStart w:id="576" w:name="_Toc334962306"/>
      <w:r>
        <w:t>Analytics</w:t>
      </w:r>
      <w:bookmarkEnd w:id="575"/>
      <w:bookmarkEnd w:id="576"/>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A54660" w:rsidP="00E20C6A">
      <w:pPr>
        <w:numPr>
          <w:ilvl w:val="0"/>
          <w:numId w:val="15"/>
        </w:numPr>
        <w:spacing w:after="160" w:line="259" w:lineRule="auto"/>
        <w:jc w:val="both"/>
      </w:pPr>
      <w:hyperlink r:id="rId54" w:history="1">
        <w:r w:rsidR="00E20C6A" w:rsidRPr="00E20C6A">
          <w:rPr>
            <w:rStyle w:val="Hyperlink"/>
          </w:rPr>
          <w:t>Structural Similarity</w:t>
        </w:r>
      </w:hyperlink>
    </w:p>
    <w:p w14:paraId="5D6C1922" w14:textId="77777777" w:rsidR="00E20C6A" w:rsidRPr="00E20C6A" w:rsidRDefault="00A54660" w:rsidP="00E20C6A">
      <w:pPr>
        <w:numPr>
          <w:ilvl w:val="0"/>
          <w:numId w:val="15"/>
        </w:numPr>
        <w:spacing w:after="160" w:line="259" w:lineRule="auto"/>
        <w:jc w:val="both"/>
      </w:pPr>
      <w:hyperlink r:id="rId55"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w:t>
      </w:r>
      <w:proofErr w:type="gramStart"/>
      <w:r w:rsidRPr="00E20C6A">
        <w:t>deprecation warning</w:t>
      </w:r>
      <w:proofErr w:type="gramEnd"/>
      <w:r w:rsidRPr="00E20C6A">
        <w:t xml:space="preserve">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577" w:name="_Toc456792477"/>
      <w:bookmarkStart w:id="578" w:name="_Toc334962307"/>
      <w:r>
        <w:t>Plugins</w:t>
      </w:r>
      <w:bookmarkEnd w:id="577"/>
      <w:bookmarkEnd w:id="578"/>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ins w:id="579" w:author="Eric Robertson" w:date="2016-10-13T13:54:00Z">
        <w:r w:rsidR="00F121EE">
          <w:t>__</w:t>
        </w:r>
      </w:ins>
      <w:r w:rsidRPr="00E20C6A">
        <w:rPr>
          <w:b/>
        </w:rPr>
        <w:t>init</w:t>
      </w:r>
      <w:ins w:id="580" w:author="Eric Robertson" w:date="2016-10-13T13:54:00Z">
        <w:r w:rsidR="00F121EE">
          <w:rPr>
            <w:b/>
          </w:rPr>
          <w:t>__</w:t>
        </w:r>
      </w:ins>
      <w:proofErr w:type="gramStart"/>
      <w:r w:rsidRPr="00E20C6A">
        <w:t>.py</w:t>
      </w:r>
      <w:proofErr w:type="gramEnd"/>
      <w:r w:rsidRPr="00E20C6A">
        <w:t>. The </w:t>
      </w:r>
      <w:proofErr w:type="spellStart"/>
      <w:r w:rsidRPr="00E20C6A">
        <w:rPr>
          <w:b/>
        </w:rPr>
        <w:t>init</w:t>
      </w:r>
      <w:proofErr w:type="spellEnd"/>
      <w:r w:rsidRPr="00E20C6A">
        <w:rPr>
          <w:b/>
        </w:rPr>
        <w:t xml:space="preserve"> </w:t>
      </w:r>
      <w:r w:rsidRPr="00E20C6A">
        <w:t>module must provide three functions:</w:t>
      </w:r>
    </w:p>
    <w:p w14:paraId="552C191B" w14:textId="737414C5" w:rsidR="00E20C6A" w:rsidRPr="00E20C6A" w:rsidRDefault="00E20C6A" w:rsidP="00AA3D31">
      <w:pPr>
        <w:pStyle w:val="ListNumber"/>
        <w:tabs>
          <w:tab w:val="num" w:pos="1080"/>
        </w:tabs>
        <w:ind w:left="1080"/>
      </w:pPr>
      <w:r w:rsidRPr="00E20C6A">
        <w:t>'</w:t>
      </w:r>
      <w:proofErr w:type="gramStart"/>
      <w:r w:rsidRPr="00E20C6A">
        <w:t>operation</w:t>
      </w:r>
      <w:proofErr w:type="gramEnd"/>
      <w:r w:rsidRPr="00E20C6A">
        <w:t>()' that returns a list of five items</w:t>
      </w:r>
      <w:ins w:id="581" w:author="Eric Robertson" w:date="2016-10-13T13:55:00Z">
        <w:r w:rsidR="00344C1F">
          <w:t>.  The operation name and category must match operation name and category in the master operations JSON file.</w:t>
        </w:r>
      </w:ins>
      <w:del w:id="582" w:author="Eric Robertson" w:date="2016-10-13T13:55:00Z">
        <w:r w:rsidRPr="00E20C6A" w:rsidDel="00344C1F">
          <w:delText>:</w:delText>
        </w:r>
      </w:del>
    </w:p>
    <w:p w14:paraId="17CC0AAF"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name'</w:t>
      </w:r>
    </w:p>
    <w:p w14:paraId="09C2A84E"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category'</w:t>
      </w:r>
    </w:p>
    <w:p w14:paraId="0BBF6BD1" w14:textId="77777777" w:rsidR="00E20C6A" w:rsidRPr="00E20C6A" w:rsidRDefault="00E20C6A" w:rsidP="00AA3D31">
      <w:pPr>
        <w:pStyle w:val="ListNumber2"/>
        <w:tabs>
          <w:tab w:val="num" w:pos="1440"/>
        </w:tabs>
        <w:ind w:left="1440"/>
      </w:pPr>
      <w:r w:rsidRPr="00E20C6A">
        <w:t>'</w:t>
      </w:r>
      <w:proofErr w:type="gramStart"/>
      <w:r w:rsidRPr="00E20C6A">
        <w:t>description'</w:t>
      </w:r>
      <w:proofErr w:type="gramEnd"/>
    </w:p>
    <w:p w14:paraId="4997DC3C" w14:textId="77777777" w:rsidR="00E20C6A" w:rsidRPr="00E20C6A" w:rsidRDefault="00E20C6A" w:rsidP="00AA3D31">
      <w:pPr>
        <w:pStyle w:val="ListNumber2"/>
        <w:tabs>
          <w:tab w:val="num" w:pos="1440"/>
        </w:tabs>
        <w:ind w:left="1440"/>
      </w:pPr>
      <w:r w:rsidRPr="00E20C6A">
        <w:t>'</w:t>
      </w:r>
      <w:proofErr w:type="gramStart"/>
      <w:r w:rsidRPr="00E20C6A">
        <w:t>python</w:t>
      </w:r>
      <w:proofErr w:type="gramEnd"/>
      <w:r w:rsidRPr="00E20C6A">
        <w:t xml:space="preserve"> package'</w:t>
      </w:r>
    </w:p>
    <w:p w14:paraId="61E8C32F" w14:textId="77777777" w:rsidR="00E20C6A" w:rsidRPr="00E20C6A" w:rsidRDefault="00E20C6A" w:rsidP="00AA3D31">
      <w:pPr>
        <w:pStyle w:val="ListNumber2"/>
        <w:tabs>
          <w:tab w:val="num" w:pos="1440"/>
        </w:tabs>
        <w:ind w:left="1440"/>
      </w:pPr>
      <w:r w:rsidRPr="00E20C6A">
        <w:t>'</w:t>
      </w:r>
      <w:proofErr w:type="gramStart"/>
      <w:r w:rsidRPr="00E20C6A">
        <w:t>package</w:t>
      </w:r>
      <w:proofErr w:type="gramEnd"/>
      <w:r w:rsidRPr="00E20C6A">
        <w:t xml:space="preserve"> version' </w:t>
      </w:r>
    </w:p>
    <w:p w14:paraId="3F703282" w14:textId="77777777" w:rsidR="0005490B" w:rsidRDefault="00E20C6A" w:rsidP="00AA3D31">
      <w:pPr>
        <w:pStyle w:val="ListNumber"/>
        <w:tabs>
          <w:tab w:val="num" w:pos="1080"/>
        </w:tabs>
        <w:ind w:left="1080"/>
        <w:rPr>
          <w:ins w:id="583" w:author="Eric Robertson" w:date="2016-10-13T14:02:00Z"/>
        </w:rPr>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w:t>
      </w:r>
      <w:proofErr w:type="spellStart"/>
      <w:ins w:id="584" w:author="Eric Robertson" w:date="2016-10-13T13:57:00Z">
        <w:r w:rsidR="00344C1F">
          <w:t>maskgen.image_wrap.ImageWrapper</w:t>
        </w:r>
        <w:proofErr w:type="spellEnd"/>
        <w:r w:rsidR="00344C1F">
          <w:t xml:space="preserve">.  The image may be converted to a </w:t>
        </w:r>
        <w:proofErr w:type="spellStart"/>
        <w:r w:rsidR="00344C1F">
          <w:t>numpy</w:t>
        </w:r>
        <w:proofErr w:type="spellEnd"/>
        <w:r w:rsidR="00344C1F">
          <w:t xml:space="preserve"> array (</w:t>
        </w:r>
        <w:proofErr w:type="spellStart"/>
        <w:proofErr w:type="gramStart"/>
        <w:r w:rsidR="00344C1F">
          <w:t>numpy.asarray</w:t>
        </w:r>
        <w:proofErr w:type="spellEnd"/>
        <w:r w:rsidR="00344C1F">
          <w:t>(</w:t>
        </w:r>
      </w:ins>
      <w:proofErr w:type="gramEnd"/>
      <w:ins w:id="585" w:author="Eric Robertson" w:date="2016-10-13T13:58:00Z">
        <w:r w:rsidR="00344C1F">
          <w:t>)), or a PIL Image (</w:t>
        </w:r>
        <w:proofErr w:type="spellStart"/>
        <w:r w:rsidR="00344C1F">
          <w:t>ImageWrapper.toPIL</w:t>
        </w:r>
        <w:proofErr w:type="spellEnd"/>
        <w:r w:rsidR="00344C1F">
          <w:t xml:space="preserve">()).  The </w:t>
        </w:r>
        <w:proofErr w:type="spellStart"/>
        <w:r w:rsidR="00344C1F">
          <w:t>ImageWrapper</w:t>
        </w:r>
        <w:proofErr w:type="spellEnd"/>
        <w:r w:rsidR="00344C1F">
          <w:t xml:space="preserve"> </w:t>
        </w:r>
      </w:ins>
      <w:ins w:id="586" w:author="Eric Robertson" w:date="2016-10-13T13:59:00Z">
        <w:r w:rsidR="00344C1F">
          <w:t xml:space="preserve">is designed to support 16 bit multi-channel images, not supported by PIL. </w:t>
        </w:r>
      </w:ins>
    </w:p>
    <w:p w14:paraId="3E68B698" w14:textId="77777777" w:rsidR="000F4C4C" w:rsidRDefault="00344C1F">
      <w:pPr>
        <w:pStyle w:val="ListNumber"/>
        <w:numPr>
          <w:ilvl w:val="0"/>
          <w:numId w:val="0"/>
        </w:numPr>
        <w:ind w:left="1080"/>
        <w:rPr>
          <w:ins w:id="587" w:author="Eric Robertson" w:date="2016-10-13T14:02:00Z"/>
        </w:rPr>
        <w:pPrChange w:id="588" w:author="Eric Robertson" w:date="2016-10-13T14:02:00Z">
          <w:pPr>
            <w:pStyle w:val="ListNumber"/>
            <w:tabs>
              <w:tab w:val="num" w:pos="1080"/>
            </w:tabs>
            <w:ind w:left="1080"/>
          </w:pPr>
        </w:pPrChange>
      </w:pPr>
      <w:ins w:id="589" w:author="Eric Robertson" w:date="2016-10-13T13:59:00Z">
        <w:r>
          <w:t xml:space="preserve">The source file and target (result) file names are provided.  The tool creates a temporary target file to be used by the plugin.  </w:t>
        </w:r>
      </w:ins>
    </w:p>
    <w:p w14:paraId="026E98BE" w14:textId="5E352116" w:rsidR="000E5452" w:rsidRDefault="006E7D22">
      <w:pPr>
        <w:pStyle w:val="ListNumber"/>
        <w:numPr>
          <w:ilvl w:val="0"/>
          <w:numId w:val="0"/>
        </w:numPr>
        <w:ind w:left="1080"/>
        <w:rPr>
          <w:ins w:id="590" w:author="Eric Robertson" w:date="2016-10-13T14:02:00Z"/>
        </w:rPr>
        <w:pPrChange w:id="591" w:author="Eric Robertson" w:date="2016-10-13T14:02:00Z">
          <w:pPr>
            <w:pStyle w:val="ListNumber"/>
            <w:tabs>
              <w:tab w:val="num" w:pos="1080"/>
            </w:tabs>
            <w:ind w:left="1080"/>
          </w:pPr>
        </w:pPrChange>
      </w:pPr>
      <w:ins w:id="592" w:author="Eric Robertson" w:date="2016-10-13T14:01:00Z">
        <w:r>
          <w:t xml:space="preserve">The plugin </w:t>
        </w:r>
      </w:ins>
      <w:ins w:id="593" w:author="Eric Robertson" w:date="2016-10-13T14:03:00Z">
        <w:r w:rsidR="000F4C4C">
          <w:t xml:space="preserve">must </w:t>
        </w:r>
      </w:ins>
      <w:ins w:id="594" w:author="Eric Robertson" w:date="2016-10-13T14:01:00Z">
        <w:r>
          <w:t xml:space="preserve">augment the source image and </w:t>
        </w:r>
      </w:ins>
      <w:ins w:id="595" w:author="Eric Robertson" w:date="2016-10-13T14:03:00Z">
        <w:r w:rsidR="000F4C4C">
          <w:t xml:space="preserve">save the result, </w:t>
        </w:r>
      </w:ins>
      <w:ins w:id="596" w:author="Eric Robertson" w:date="2016-10-13T14:01:00Z">
        <w:r>
          <w:t>ov</w:t>
        </w:r>
      </w:ins>
      <w:ins w:id="597" w:author="Eric Robertson" w:date="2016-10-13T14:02:00Z">
        <w:r w:rsidR="000E5452">
          <w:t>erw</w:t>
        </w:r>
        <w:r w:rsidR="000F4C4C">
          <w:t>riting</w:t>
        </w:r>
        <w:r w:rsidR="000E5452">
          <w:t xml:space="preserve"> the contents of the target file.  </w:t>
        </w:r>
      </w:ins>
      <w:ins w:id="598" w:author="Eric Robertson" w:date="2016-10-13T13:59:00Z">
        <w:r w:rsidR="00344C1F">
          <w:t xml:space="preserve">When the plugin is complete, the tool moves the temporary file to a permanent location in the project. </w:t>
        </w:r>
      </w:ins>
    </w:p>
    <w:p w14:paraId="3994D6AA" w14:textId="0F6516D5" w:rsidR="00E20C6A" w:rsidRPr="00E20C6A" w:rsidRDefault="00344C1F">
      <w:pPr>
        <w:pStyle w:val="ListNumber"/>
        <w:numPr>
          <w:ilvl w:val="0"/>
          <w:numId w:val="0"/>
        </w:numPr>
        <w:ind w:left="1080"/>
        <w:pPrChange w:id="599" w:author="Eric Robertson" w:date="2016-10-13T14:02:00Z">
          <w:pPr>
            <w:pStyle w:val="ListNumber"/>
            <w:tabs>
              <w:tab w:val="num" w:pos="1080"/>
            </w:tabs>
            <w:ind w:left="1080"/>
          </w:pPr>
        </w:pPrChange>
      </w:pPr>
      <w:ins w:id="600" w:author="Eric Robertson" w:date="2016-10-13T13:59:00Z">
        <w:r>
          <w:lastRenderedPageBreak/>
          <w:t xml:space="preserve">A dictionary of arguments is provided to the transform method, including </w:t>
        </w:r>
      </w:ins>
      <w:ins w:id="601" w:author="Eric Robertson" w:date="2016-10-13T14:01:00Z">
        <w:r>
          <w:t xml:space="preserve">mandatory </w:t>
        </w:r>
      </w:ins>
      <w:ins w:id="602" w:author="Eric Robertson" w:date="2016-10-13T13:59:00Z">
        <w:r>
          <w:t>arguments captured</w:t>
        </w:r>
      </w:ins>
      <w:ins w:id="603" w:author="Eric Robertson" w:date="2016-10-13T14:01:00Z">
        <w:r>
          <w:t xml:space="preserve"> by the tool.  </w:t>
        </w:r>
      </w:ins>
      <w:del w:id="604" w:author="Eric Robertson" w:date="2016-10-13T13:57:00Z">
        <w:r w:rsidR="008662C2" w:rsidRPr="009F28C6" w:rsidDel="00344C1F">
          <w:delText xml:space="preserve">PIL </w:delText>
        </w:r>
      </w:del>
      <w:del w:id="605" w:author="Eric Robertson" w:date="2016-10-13T14:01:00Z">
        <w:r w:rsidR="008662C2" w:rsidRPr="009F28C6" w:rsidDel="00344C1F">
          <w:delText xml:space="preserve">Image the location of the result file and a set of arguments.  </w:delText>
        </w:r>
      </w:del>
      <w:r w:rsidR="008662C2" w:rsidRPr="009F28C6">
        <w:t xml:space="preserve">The function returns </w:t>
      </w:r>
      <w:del w:id="606" w:author="Eric Robertson" w:date="2016-10-21T16:56:00Z">
        <w:r w:rsidR="008662C2" w:rsidRPr="009F28C6" w:rsidDel="00DB2434">
          <w:delText xml:space="preserve">True </w:delText>
        </w:r>
      </w:del>
      <w:proofErr w:type="gramStart"/>
      <w:ins w:id="607" w:author="Eric Robertson" w:date="2016-10-21T16:56:00Z">
        <w:r w:rsidR="00DB2434">
          <w:t>None</w:t>
        </w:r>
        <w:proofErr w:type="gramEnd"/>
        <w:r w:rsidR="00DB2434">
          <w:t xml:space="preserve"> or additional arguments it used</w:t>
        </w:r>
        <w:r w:rsidR="00DB2434" w:rsidRPr="009F28C6">
          <w:t xml:space="preserve"> </w:t>
        </w:r>
      </w:ins>
      <w:del w:id="608" w:author="Eric Robertson" w:date="2016-10-21T16:56:00Z">
        <w:r w:rsidR="008662C2" w:rsidRPr="009F28C6" w:rsidDel="00DB2434">
          <w:delText xml:space="preserve">if the EXIF </w:delText>
        </w:r>
        <w:r w:rsidR="00504C83" w:rsidDel="00DB2434">
          <w:delText xml:space="preserve">metadata </w:delText>
        </w:r>
        <w:r w:rsidR="008662C2" w:rsidRPr="009F28C6" w:rsidDel="00DB2434">
          <w:delText>should be copied from the source to target</w:delText>
        </w:r>
      </w:del>
      <w:ins w:id="609" w:author="Eric Robertson" w:date="2016-10-21T16:56:00Z">
        <w:r w:rsidR="00DB2434">
          <w:t>(in a dictionary)</w:t>
        </w:r>
      </w:ins>
      <w:r w:rsidR="004B671E">
        <w:t>.</w:t>
      </w:r>
    </w:p>
    <w:p w14:paraId="1DFC0383" w14:textId="5DAA4412"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del w:id="610" w:author="Eric Robertson" w:date="2016-10-13T13:56:00Z">
        <w:r w:rsidR="00EA02C2" w:rsidDel="00344C1F">
          <w:delText xml:space="preserve">in </w:delText>
        </w:r>
      </w:del>
      <w:ins w:id="611" w:author="Eric Robertson" w:date="2016-10-13T13:56:00Z">
        <w:r w:rsidR="00344C1F">
          <w:t xml:space="preserve">that may be </w:t>
        </w:r>
        <w:proofErr w:type="gramStart"/>
        <w:r w:rsidR="00344C1F">
          <w:t xml:space="preserve">in  </w:t>
        </w:r>
      </w:ins>
      <w:r w:rsidR="00EA02C2">
        <w:t>addition</w:t>
      </w:r>
      <w:proofErr w:type="gramEnd"/>
      <w:r w:rsidR="00EA02C2">
        <w:t xml:space="preserve"> to those normally collected by the specific operation</w:t>
      </w:r>
      <w:ins w:id="612" w:author="Eric Robertson" w:date="2016-10-13T13:56:00Z">
        <w:r w:rsidR="00344C1F">
          <w:t>, as defined in the operations JSON file.</w:t>
        </w:r>
      </w:ins>
      <w:del w:id="613" w:author="Eric Robertson" w:date="2016-10-13T13:56:00Z">
        <w:r w:rsidR="00EA02C2" w:rsidDel="00344C1F">
          <w:delText>.</w:delText>
        </w:r>
      </w:del>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w:t>
      </w:r>
      <w:proofErr w:type="gramStart"/>
      <w:r w:rsidRPr="009F28C6">
        <w:t>. .tiff</w:t>
      </w:r>
      <w:proofErr w:type="gramEnd"/>
      <w:r w:rsidRPr="009F28C6">
        <w:t>,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77777777" w:rsidR="00DB2434" w:rsidRDefault="008662C2" w:rsidP="009F28C6">
      <w:pPr>
        <w:jc w:val="both"/>
        <w:rPr>
          <w:ins w:id="614" w:author="Eric Robertson" w:date="2016-10-21T16:56:00Z"/>
        </w:rPr>
      </w:pPr>
      <w:r w:rsidRPr="009F28C6">
        <w:t xml:space="preserve">The tool creates a copy of the source image in a new file.  The path (i.e. location) of the new file is provided in the </w:t>
      </w:r>
      <w:del w:id="615" w:author="Eric Robertson" w:date="2016-10-13T14:03:00Z">
        <w:r w:rsidRPr="009F28C6" w:rsidDel="00D27F3C">
          <w:delText xml:space="preserve">second </w:delText>
        </w:r>
      </w:del>
      <w:ins w:id="616" w:author="Eric Robertson" w:date="2016-10-13T14:03:00Z">
        <w:r w:rsidR="00D27F3C">
          <w:t>target</w:t>
        </w:r>
        <w:r w:rsidR="00D27F3C" w:rsidRPr="009F28C6">
          <w:t xml:space="preserve"> </w:t>
        </w:r>
      </w:ins>
      <w:r w:rsidRPr="009F28C6">
        <w:t>argument</w:t>
      </w:r>
      <w:ins w:id="617" w:author="Eric Robertson" w:date="2016-10-13T14:03:00Z">
        <w:r w:rsidR="00D27F3C">
          <w:t xml:space="preserve">.  </w:t>
        </w:r>
      </w:ins>
      <w:del w:id="618" w:author="Eric Robertson" w:date="2016-10-13T14:03:00Z">
        <w:r w:rsidRPr="009F28C6" w:rsidDel="00D27F3C">
          <w:delText xml:space="preserve"> (</w:delText>
        </w:r>
        <w:r w:rsidR="00EA02C2" w:rsidDel="00D27F3C">
          <w:delText>image f</w:delText>
        </w:r>
        <w:r w:rsidRPr="009F28C6" w:rsidDel="00D27F3C">
          <w:delText xml:space="preserve">ilename).  </w:delText>
        </w:r>
      </w:del>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rPr>
          <w:ins w:id="619" w:author="Eric Robertson" w:date="2016-10-21T16:56:00Z"/>
        </w:rPr>
      </w:pPr>
    </w:p>
    <w:p w14:paraId="7FB5123C" w14:textId="1F15B973" w:rsidR="008662C2" w:rsidRDefault="008662C2" w:rsidP="00DB2434">
      <w:pPr>
        <w:jc w:val="both"/>
        <w:rPr>
          <w:color w:val="000000"/>
        </w:rPr>
      </w:pPr>
      <w:del w:id="620" w:author="Eric Robertson" w:date="2016-10-21T16:56:00Z">
        <w:r w:rsidRPr="009F28C6" w:rsidDel="00DB2434">
          <w:delText xml:space="preserve"> If the transform</w:delText>
        </w:r>
      </w:del>
      <w:ins w:id="621" w:author="Eric Robertson" w:date="2016-10-21T16:56:00Z">
        <w:r w:rsidR="00DB2434">
          <w:t>The transform</w:t>
        </w:r>
      </w:ins>
      <w:r w:rsidRPr="009F28C6">
        <w:t xml:space="preserve"> </w:t>
      </w:r>
      <w:del w:id="622" w:author="Eric Robertson" w:date="2016-10-21T16:57:00Z">
        <w:r w:rsidRPr="009F28C6" w:rsidDel="00DB2434">
          <w:delText>returns True, then the tool copies the EXIF</w:delText>
        </w:r>
      </w:del>
      <w:ins w:id="623" w:author="Eric Robertson" w:date="2016-10-21T16:57:00Z">
        <w:r w:rsidR="00DB2434">
          <w:t>can optionally return a dictionary of additional arguments to record in the journal</w:t>
        </w:r>
      </w:ins>
      <w:del w:id="624" w:author="Eric Robertson" w:date="2016-10-21T16:57:00Z">
        <w:r w:rsidRPr="009F28C6" w:rsidDel="00DB2434">
          <w:delText xml:space="preserve"> from the source image to the new image file.  This is often required since PIL(Pillow) Images do not retain all the EXIF data, with the exception of working with TIFF</w:delText>
        </w:r>
      </w:del>
      <w:ins w:id="625" w:author="Eric Robertson" w:date="2016-10-21T16:57:00Z">
        <w:r w:rsidR="00DB2434">
          <w:t>.</w:t>
        </w:r>
      </w:ins>
      <w:del w:id="626" w:author="Eric Robertson" w:date="2016-10-21T16:57:00Z">
        <w:r w:rsidRPr="009F28C6" w:rsidDel="00DB2434">
          <w:delText>.</w:delText>
        </w:r>
      </w:del>
      <w:r w:rsidRPr="009F28C6">
        <w:rPr>
          <w:color w:val="000000"/>
        </w:rPr>
        <w:t xml:space="preserve">  </w:t>
      </w:r>
    </w:p>
    <w:p w14:paraId="7C5C6123" w14:textId="77777777" w:rsidR="00BD2854" w:rsidRDefault="00BD2854" w:rsidP="009F28C6">
      <w:pPr>
        <w:jc w:val="both"/>
        <w:rPr>
          <w:color w:val="000000"/>
        </w:rPr>
      </w:pPr>
    </w:p>
    <w:p w14:paraId="7F077386" w14:textId="024A2BDA" w:rsidR="00BD2854" w:rsidRPr="009F28C6" w:rsidRDefault="00BD2854" w:rsidP="009F28C6">
      <w:pPr>
        <w:jc w:val="both"/>
        <w:rPr>
          <w:color w:val="000000"/>
        </w:rPr>
      </w:pPr>
      <w:r>
        <w:rPr>
          <w:color w:val="000000"/>
        </w:rPr>
        <w:t xml:space="preserve">Argument values are collected as parameters from </w:t>
      </w:r>
      <w:ins w:id="627" w:author="Eric Robertson" w:date="2016-10-13T14:04:00Z">
        <w:r w:rsidR="00DA0728">
          <w:rPr>
            <w:color w:val="000000"/>
          </w:rPr>
          <w:t>the invoking tool</w:t>
        </w:r>
      </w:ins>
      <w:del w:id="628" w:author="Eric Robertson" w:date="2016-10-13T14:04:00Z">
        <w:r w:rsidDel="00DA0728">
          <w:rPr>
            <w:color w:val="000000"/>
          </w:rPr>
          <w:delText>a link edit dialog</w:delText>
        </w:r>
      </w:del>
      <w:r>
        <w:rPr>
          <w:color w:val="000000"/>
        </w:rPr>
        <w:t>.</w:t>
      </w:r>
    </w:p>
    <w:p w14:paraId="6089793D" w14:textId="77777777" w:rsidR="008662C2" w:rsidRPr="00732A79" w:rsidRDefault="008662C2" w:rsidP="00732A79">
      <w:pPr>
        <w:rPr>
          <w:sz w:val="22"/>
          <w:szCs w:val="22"/>
        </w:rPr>
      </w:pPr>
    </w:p>
    <w:bookmarkEnd w:id="554"/>
    <w:bookmarkEnd w:id="555"/>
    <w:p w14:paraId="14FCF34D" w14:textId="5BE42570" w:rsidR="00CE5F67" w:rsidRDefault="00E20C6A" w:rsidP="00EA02C2">
      <w:pPr>
        <w:pStyle w:val="Heading2"/>
      </w:pPr>
      <w:r>
        <w:t xml:space="preserve"> </w:t>
      </w:r>
      <w:bookmarkStart w:id="629" w:name="_Toc334962308"/>
      <w:r w:rsidR="00EA02C2">
        <w:t>Arguments</w:t>
      </w:r>
      <w:bookmarkEnd w:id="629"/>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r w:rsidR="00EA02C2">
        <w:t xml:space="preserve"> </w:t>
      </w:r>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7E50878" w14:textId="1CFA425B" w:rsidR="009B3311" w:rsidRDefault="009B3311" w:rsidP="00C8495E">
      <w:pPr>
        <w:pStyle w:val="Heading1"/>
        <w:rPr>
          <w:ins w:id="630" w:author="Eric Robertson" w:date="2016-10-18T14:26:00Z"/>
        </w:rPr>
      </w:pPr>
      <w:ins w:id="631" w:author="Eric Robertson" w:date="2016-10-18T14:25:00Z">
        <w:r>
          <w:t>EXPORT</w:t>
        </w:r>
      </w:ins>
    </w:p>
    <w:p w14:paraId="3F8E4A42" w14:textId="77777777" w:rsidR="009B3311" w:rsidRDefault="009B3311">
      <w:pPr>
        <w:rPr>
          <w:ins w:id="632" w:author="Eric Robertson" w:date="2016-10-18T14:26:00Z"/>
        </w:rPr>
        <w:pPrChange w:id="633" w:author="Eric Robertson" w:date="2016-10-18T14:26:00Z">
          <w:pPr>
            <w:pStyle w:val="Heading1"/>
          </w:pPr>
        </w:pPrChange>
      </w:pPr>
      <w:ins w:id="634" w:author="Eric Robertson" w:date="2016-10-18T14:26:00Z">
        <w:r>
          <w:t>Export performs the following steps:</w:t>
        </w:r>
      </w:ins>
    </w:p>
    <w:p w14:paraId="7B7FBFFA" w14:textId="7E96B81A" w:rsidR="009B3311" w:rsidRDefault="009B3311">
      <w:pPr>
        <w:pStyle w:val="ListParagraph"/>
        <w:numPr>
          <w:ilvl w:val="0"/>
          <w:numId w:val="19"/>
        </w:numPr>
        <w:rPr>
          <w:ins w:id="635" w:author="Eric Robertson" w:date="2016-10-18T14:27:00Z"/>
        </w:rPr>
        <w:pPrChange w:id="636" w:author="Eric Robertson" w:date="2016-10-18T14:27:00Z">
          <w:pPr>
            <w:pStyle w:val="Heading1"/>
          </w:pPr>
        </w:pPrChange>
      </w:pPr>
      <w:ins w:id="637" w:author="Eric Robertson" w:date="2016-10-18T14:26:00Z">
        <w:r>
          <w:t>Validates the project</w:t>
        </w:r>
      </w:ins>
      <w:ins w:id="638" w:author="Eric Robertson" w:date="2016-10-18T14:27:00Z">
        <w:r>
          <w:t>. The user is prompted to continue if errors are found.</w:t>
        </w:r>
      </w:ins>
    </w:p>
    <w:p w14:paraId="79564B61" w14:textId="658F0E60" w:rsidR="009B3311" w:rsidRDefault="009B3311">
      <w:pPr>
        <w:pStyle w:val="ListParagraph"/>
        <w:numPr>
          <w:ilvl w:val="0"/>
          <w:numId w:val="19"/>
        </w:numPr>
        <w:rPr>
          <w:ins w:id="639" w:author="Eric Robertson" w:date="2016-10-18T14:27:00Z"/>
        </w:rPr>
        <w:pPrChange w:id="640" w:author="Eric Robertson" w:date="2016-10-18T14:27:00Z">
          <w:pPr>
            <w:pStyle w:val="Heading1"/>
          </w:pPr>
        </w:pPrChange>
      </w:pPr>
      <w:ins w:id="641" w:author="Eric Robertson" w:date="2016-10-18T14:27:00Z">
        <w:r>
          <w:t>Computes composite images for all final nodes.</w:t>
        </w:r>
      </w:ins>
    </w:p>
    <w:p w14:paraId="7721C4FD" w14:textId="53EA6712" w:rsidR="009B3311" w:rsidRDefault="009B3311">
      <w:pPr>
        <w:pStyle w:val="ListParagraph"/>
        <w:numPr>
          <w:ilvl w:val="0"/>
          <w:numId w:val="19"/>
        </w:numPr>
        <w:rPr>
          <w:ins w:id="642" w:author="Eric Robertson" w:date="2016-10-18T14:28:00Z"/>
        </w:rPr>
        <w:pPrChange w:id="643" w:author="Eric Robertson" w:date="2016-10-18T14:27:00Z">
          <w:pPr>
            <w:pStyle w:val="Heading1"/>
          </w:pPr>
        </w:pPrChange>
      </w:pPr>
      <w:ins w:id="644" w:author="Eric Robertson" w:date="2016-10-18T14:27:00Z">
        <w:r>
          <w:lastRenderedPageBreak/>
          <w:t xml:space="preserve">Performs final analysis for final image nodes using rules within the </w:t>
        </w:r>
        <w:proofErr w:type="spellStart"/>
        <w:r>
          <w:t>project_properties.json</w:t>
        </w:r>
        <w:proofErr w:type="spellEnd"/>
        <w:r>
          <w:t>.  The results are placed in the ‘</w:t>
        </w:r>
        <w:proofErr w:type="spellStart"/>
        <w:r>
          <w:t>pathanalysis</w:t>
        </w:r>
      </w:ins>
      <w:proofErr w:type="spellEnd"/>
      <w:ins w:id="645" w:author="Eric Robertson" w:date="2016-10-18T14:28:00Z">
        <w:r>
          <w:t>’ attribute of the final image nodes.</w:t>
        </w:r>
      </w:ins>
    </w:p>
    <w:p w14:paraId="5AD48D50" w14:textId="3ACECDB2" w:rsidR="00B739A9" w:rsidRDefault="00B739A9">
      <w:pPr>
        <w:pStyle w:val="ListParagraph"/>
        <w:numPr>
          <w:ilvl w:val="0"/>
          <w:numId w:val="19"/>
        </w:numPr>
        <w:rPr>
          <w:ins w:id="646" w:author="Eric Robertson" w:date="2016-10-18T14:28:00Z"/>
        </w:rPr>
        <w:pPrChange w:id="647" w:author="Eric Robertson" w:date="2016-10-18T14:27:00Z">
          <w:pPr>
            <w:pStyle w:val="Heading1"/>
          </w:pPr>
        </w:pPrChange>
      </w:pPr>
      <w:ins w:id="648" w:author="Eric Robertson" w:date="2016-10-18T14:28:00Z">
        <w:r>
          <w:t xml:space="preserve">Strips out unused images and videos.  </w:t>
        </w:r>
      </w:ins>
    </w:p>
    <w:p w14:paraId="4D687149" w14:textId="1F633437" w:rsidR="00B739A9" w:rsidRDefault="00B739A9">
      <w:pPr>
        <w:pStyle w:val="ListParagraph"/>
        <w:numPr>
          <w:ilvl w:val="0"/>
          <w:numId w:val="19"/>
        </w:numPr>
        <w:rPr>
          <w:ins w:id="649" w:author="Eric Robertson" w:date="2016-10-18T14:28:00Z"/>
        </w:rPr>
        <w:pPrChange w:id="650" w:author="Eric Robertson" w:date="2016-10-18T14:27:00Z">
          <w:pPr>
            <w:pStyle w:val="Heading1"/>
          </w:pPr>
        </w:pPrChange>
      </w:pPr>
      <w:ins w:id="651" w:author="Eric Robertson" w:date="2016-10-18T14:28:00Z">
        <w:r>
          <w:t>Saves the project.</w:t>
        </w:r>
      </w:ins>
    </w:p>
    <w:p w14:paraId="2AB5E6C7" w14:textId="3BD6E63E" w:rsidR="00B739A9" w:rsidRPr="009B3311" w:rsidRDefault="00B739A9">
      <w:pPr>
        <w:pStyle w:val="ListParagraph"/>
        <w:numPr>
          <w:ilvl w:val="0"/>
          <w:numId w:val="19"/>
        </w:numPr>
        <w:rPr>
          <w:ins w:id="652" w:author="Eric Robertson" w:date="2016-10-18T14:25:00Z"/>
        </w:rPr>
        <w:pPrChange w:id="653" w:author="Eric Robertson" w:date="2016-10-18T14:27:00Z">
          <w:pPr>
            <w:pStyle w:val="Heading1"/>
          </w:pPr>
        </w:pPrChange>
      </w:pPr>
      <w:ins w:id="654" w:author="Eric Robertson" w:date="2016-10-18T14:28:00Z">
        <w:r>
          <w:t xml:space="preserve">Creates </w:t>
        </w:r>
        <w:proofErr w:type="gramStart"/>
        <w:r>
          <w:t>an</w:t>
        </w:r>
        <w:proofErr w:type="gramEnd"/>
        <w:r>
          <w:t xml:space="preserve"> </w:t>
        </w:r>
        <w:proofErr w:type="spellStart"/>
        <w:r>
          <w:t>gzipped</w:t>
        </w:r>
        <w:proofErr w:type="spellEnd"/>
        <w:r>
          <w:t xml:space="preserve"> tar file of the used contents of the project along with the project JSON file.</w:t>
        </w:r>
      </w:ins>
    </w:p>
    <w:p w14:paraId="0882CCDF" w14:textId="77777777" w:rsidR="009B3311" w:rsidRPr="009B3311" w:rsidRDefault="009B3311">
      <w:pPr>
        <w:rPr>
          <w:ins w:id="655" w:author="Eric Robertson" w:date="2016-10-18T14:25:00Z"/>
        </w:rPr>
        <w:pPrChange w:id="656" w:author="Eric Robertson" w:date="2016-10-18T14:25:00Z">
          <w:pPr>
            <w:pStyle w:val="Heading1"/>
          </w:pPr>
        </w:pPrChange>
      </w:pPr>
    </w:p>
    <w:p w14:paraId="5995F7A1" w14:textId="77777777" w:rsidR="00CE5F67" w:rsidRDefault="00E20C6A" w:rsidP="00C8495E">
      <w:pPr>
        <w:pStyle w:val="Heading1"/>
      </w:pPr>
      <w:r>
        <w:t xml:space="preserve"> </w:t>
      </w:r>
      <w:bookmarkStart w:id="657" w:name="_Toc456792479"/>
      <w:bookmarkStart w:id="658" w:name="_Toc334962309"/>
      <w:r>
        <w:t>Group Manager</w:t>
      </w:r>
      <w:bookmarkEnd w:id="657"/>
      <w:bookmarkEnd w:id="658"/>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w:t>
      </w:r>
      <w:proofErr w:type="gramStart"/>
      <w:r w:rsidRPr="00CA726B">
        <w:t xml:space="preserve">transforms </w:t>
      </w:r>
      <w:r w:rsidR="000B0E72">
        <w:t>which</w:t>
      </w:r>
      <w:r w:rsidRPr="00CA726B">
        <w:t xml:space="preserve"> do not require arguments</w:t>
      </w:r>
      <w:proofErr w:type="gramEnd"/>
      <w:r w:rsidRPr="00CA726B">
        <w:t xml:space="preserve"> are permitted within the group at this time</w:t>
      </w:r>
      <w:r>
        <w:t>.</w:t>
      </w:r>
    </w:p>
    <w:p w14:paraId="4DEBE71A" w14:textId="77777777" w:rsidR="004D0AAB" w:rsidRDefault="004D0AAB" w:rsidP="004D0AAB">
      <w:pPr>
        <w:pStyle w:val="Heading1"/>
      </w:pPr>
      <w:bookmarkStart w:id="659" w:name="_Toc334962310"/>
      <w:r>
        <w:t>Validation</w:t>
      </w:r>
      <w:bookmarkEnd w:id="659"/>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660" w:name="_Ref333755524"/>
      <w:bookmarkStart w:id="661" w:name="_Toc334962311"/>
      <w:r>
        <w:t>QA Process</w:t>
      </w:r>
      <w:bookmarkEnd w:id="660"/>
      <w:bookmarkEnd w:id="661"/>
    </w:p>
    <w:p w14:paraId="04C0A0C5" w14:textId="77777777" w:rsidR="00BB31B8" w:rsidRDefault="00BB31B8" w:rsidP="00BB31B8">
      <w:pPr>
        <w:jc w:val="both"/>
      </w:pPr>
      <w:r>
        <w:t xml:space="preserve">Once a manipulation has been </w:t>
      </w:r>
      <w:proofErr w:type="spellStart"/>
      <w:r>
        <w:t>journaled</w:t>
      </w:r>
      <w:proofErr w:type="spellEnd"/>
      <w:r>
        <w:t xml:space="preserve"> with the tool, </w:t>
      </w:r>
      <w:proofErr w:type="gramStart"/>
      <w:r>
        <w:t>it should be reviewed by a peer for completeness and accuracy</w:t>
      </w:r>
      <w:proofErr w:type="gramEnd"/>
      <w:r>
        <w:t xml:space="preserve">.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p>
    <w:p w14:paraId="5103B240" w14:textId="32541946"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ins w:id="662" w:author="Eric Robertson" w:date="2016-10-13T14:05:00Z">
        <w:r w:rsidR="00F53782">
          <w:rPr>
            <w:rFonts w:ascii="Times New Roman" w:hAnsi="Times New Roman" w:cs="Times New Roman"/>
            <w:sz w:val="24"/>
          </w:rPr>
          <w:t xml:space="preserve">an additional </w:t>
        </w:r>
      </w:ins>
      <w:del w:id="663" w:author="Eric Robertson" w:date="2016-10-13T14:05:00Z">
        <w:r w:rsidRPr="00877A51" w:rsidDel="00F53782">
          <w:rPr>
            <w:rFonts w:ascii="Times New Roman" w:hAnsi="Times New Roman" w:cs="Times New Roman"/>
            <w:sz w:val="24"/>
          </w:rPr>
          <w:delText xml:space="preserve">two </w:delText>
        </w:r>
      </w:del>
      <w:r w:rsidRPr="00877A51">
        <w:rPr>
          <w:rFonts w:ascii="Times New Roman" w:hAnsi="Times New Roman" w:cs="Times New Roman"/>
          <w:sz w:val="24"/>
        </w:rPr>
        <w:t>link</w:t>
      </w:r>
      <w:ins w:id="664" w:author="Eric Robertson" w:date="2016-10-13T14:05:00Z">
        <w:r w:rsidR="00F53782">
          <w:rPr>
            <w:rFonts w:ascii="Times New Roman" w:hAnsi="Times New Roman" w:cs="Times New Roman"/>
            <w:sz w:val="24"/>
          </w:rPr>
          <w:t xml:space="preserve"> attached to each final node.</w:t>
        </w:r>
      </w:ins>
      <w:del w:id="665" w:author="Eric Robertson" w:date="2016-10-13T14:05:00Z">
        <w:r w:rsidRPr="00877A51" w:rsidDel="00F53782">
          <w:rPr>
            <w:rFonts w:ascii="Times New Roman" w:hAnsi="Times New Roman" w:cs="Times New Roman"/>
            <w:sz w:val="24"/>
          </w:rPr>
          <w:delText>s</w:delText>
        </w:r>
      </w:del>
      <w:r w:rsidRPr="00877A51">
        <w:rPr>
          <w:rFonts w:ascii="Times New Roman" w:hAnsi="Times New Roman" w:cs="Times New Roman"/>
          <w:sz w:val="24"/>
        </w:rPr>
        <w:t xml:space="preserve">: </w:t>
      </w:r>
      <w:proofErr w:type="spellStart"/>
      <w:r w:rsidRPr="00877A51">
        <w:rPr>
          <w:rFonts w:ascii="Times New Roman" w:hAnsi="Times New Roman" w:cs="Times New Roman"/>
          <w:sz w:val="24"/>
        </w:rPr>
        <w:t>AntiForensicExifQuantizationTable</w:t>
      </w:r>
      <w:proofErr w:type="spellEnd"/>
      <w:del w:id="666" w:author="Eric Robertson" w:date="2016-10-13T14:05:00Z">
        <w:r w:rsidRPr="00877A51" w:rsidDel="00F53782">
          <w:rPr>
            <w:rFonts w:ascii="Times New Roman" w:hAnsi="Times New Roman" w:cs="Times New Roman"/>
            <w:sz w:val="24"/>
          </w:rPr>
          <w:delText xml:space="preserve"> and AntiForensicCopyExif</w:delText>
        </w:r>
      </w:del>
      <w:r w:rsidRPr="00877A51">
        <w:rPr>
          <w:rFonts w:ascii="Times New Roman" w:hAnsi="Times New Roman" w:cs="Times New Roman"/>
          <w:sz w:val="24"/>
        </w:rPr>
        <w:t xml:space="preserve">. This can be done </w:t>
      </w:r>
      <w:ins w:id="667" w:author="Eric Robertson" w:date="2016-10-13T14:05:00Z">
        <w:r w:rsidR="00F53782">
          <w:rPr>
            <w:rFonts w:ascii="Times New Roman" w:hAnsi="Times New Roman" w:cs="Times New Roman"/>
            <w:sz w:val="24"/>
          </w:rPr>
          <w:t xml:space="preserve">in one operation </w:t>
        </w:r>
      </w:ins>
      <w:del w:id="668" w:author="Eric Robertson" w:date="2016-10-13T14:05:00Z">
        <w:r w:rsidRPr="00877A51" w:rsidDel="00F53782">
          <w:rPr>
            <w:rFonts w:ascii="Times New Roman" w:hAnsi="Times New Roman" w:cs="Times New Roman"/>
            <w:sz w:val="24"/>
          </w:rPr>
          <w:delText xml:space="preserve">easily </w:delText>
        </w:r>
      </w:del>
      <w:r w:rsidRPr="00877A51">
        <w:rPr>
          <w:rFonts w:ascii="Times New Roman" w:hAnsi="Times New Roman" w:cs="Times New Roman"/>
          <w:sz w:val="24"/>
        </w:rPr>
        <w:t>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669" w:name="_Toc334962312"/>
      <w:r>
        <w:t>Batch operation</w:t>
      </w:r>
      <w:bookmarkEnd w:id="669"/>
    </w:p>
    <w:p w14:paraId="22ED84FE" w14:textId="77777777" w:rsidR="001277A7" w:rsidRDefault="001277A7" w:rsidP="001277A7">
      <w:pPr>
        <w:jc w:val="both"/>
      </w:pPr>
      <w:r>
        <w:t>T</w:t>
      </w:r>
      <w:r w:rsidRPr="001277A7">
        <w:t xml:space="preserve">he journaling tool currently supports a rudimentary </w:t>
      </w:r>
      <w:proofErr w:type="gramStart"/>
      <w:r w:rsidRPr="001277A7">
        <w:t>batch processing</w:t>
      </w:r>
      <w:proofErr w:type="gramEnd"/>
      <w:r w:rsidRPr="001277A7">
        <w:t xml:space="preserve">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4B273C">
        <w:rPr>
          <w:rFonts w:ascii="Times New Roman" w:hAnsi="Times New Roman" w:cs="Times New Roman"/>
          <w:i/>
          <w:sz w:val="24"/>
          <w:rPrChange w:id="670" w:author="Eric Robertson" w:date="2016-10-18T11:20:00Z">
            <w:rPr>
              <w:rFonts w:ascii="Times New Roman" w:hAnsi="Times New Roman" w:cs="Times New Roman"/>
              <w:sz w:val="24"/>
            </w:rPr>
          </w:rPrChange>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w:t>
      </w:r>
      <w:proofErr w:type="gramStart"/>
      <w:r w:rsidR="006C789E" w:rsidRPr="00C41F04">
        <w:rPr>
          <w:rFonts w:ascii="Times New Roman" w:hAnsi="Times New Roman" w:cs="Times New Roman"/>
          <w:sz w:val="24"/>
        </w:rPr>
        <w:t>many iterations</w:t>
      </w:r>
      <w:proofErr w:type="gramEnd"/>
      <w:r w:rsidR="006C789E" w:rsidRPr="00C41F04">
        <w:rPr>
          <w:rFonts w:ascii="Times New Roman" w:hAnsi="Times New Roman" w:cs="Times New Roman"/>
          <w:sz w:val="24"/>
        </w:rPr>
        <w:t>.</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23D4159B" w:rsidR="001277A7" w:rsidRPr="001277A7" w:rsidRDefault="001277A7" w:rsidP="001277A7">
      <w:pPr>
        <w:pStyle w:val="Code"/>
      </w:pPr>
      <w:proofErr w:type="gramStart"/>
      <w:r w:rsidRPr="001277A7">
        <w:t>python</w:t>
      </w:r>
      <w:proofErr w:type="gramEnd"/>
      <w:r w:rsidRPr="001277A7">
        <w:t xml:space="preserve"> </w:t>
      </w:r>
      <w:del w:id="671" w:author="Eric Robertson" w:date="2016-09-08T13:53:00Z">
        <w:r w:rsidRPr="001277A7" w:rsidDel="005F0A0E">
          <w:delText>src/python</w:delText>
        </w:r>
      </w:del>
      <w:ins w:id="672" w:author="Eric Robertson" w:date="2016-09-08T13:53:00Z">
        <w:r w:rsidR="005F0A0E">
          <w:t xml:space="preserve">–m </w:t>
        </w:r>
        <w:proofErr w:type="spellStart"/>
        <w:r w:rsidR="005F0A0E">
          <w:t>maskgen.batch.</w:t>
        </w:r>
      </w:ins>
      <w:del w:id="673" w:author="Eric Robertson" w:date="2016-09-08T13:53:00Z">
        <w:r w:rsidRPr="001277A7" w:rsidDel="005F0A0E">
          <w:delText>/</w:delText>
        </w:r>
      </w:del>
      <w:proofErr w:type="gramStart"/>
      <w:r w:rsidRPr="001277A7">
        <w:t>batch</w:t>
      </w:r>
      <w:proofErr w:type="gramEnd"/>
      <w:r w:rsidRPr="001277A7">
        <w:t>_process</w:t>
      </w:r>
      <w:proofErr w:type="spellEnd"/>
      <w:del w:id="674" w:author="Eric Robertson" w:date="2016-09-08T13:53:00Z">
        <w:r w:rsidRPr="001277A7" w:rsidDel="005F0A0E">
          <w:delText>.py</w:delText>
        </w:r>
      </w:del>
      <w:r w:rsidRPr="001277A7">
        <w:t xml:space="preserve">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w:t>
      </w:r>
      <w:proofErr w:type="gramStart"/>
      <w:r w:rsidRPr="001277A7">
        <w:t>projects</w:t>
      </w:r>
      <w:proofErr w:type="gramEnd"/>
      <w:r w:rsidRPr="001277A7">
        <w:t xml:space="preserve">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w:t>
      </w:r>
      <w:proofErr w:type="spellStart"/>
      <w:proofErr w:type="gramStart"/>
      <w:r w:rsidRPr="001277A7">
        <w:t>sourceDir</w:t>
      </w:r>
      <w:proofErr w:type="spellEnd"/>
      <w:proofErr w:type="gram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w:t>
      </w:r>
      <w:proofErr w:type="gramStart"/>
      <w:r w:rsidRPr="001277A7">
        <w:t>plugin</w:t>
      </w:r>
      <w:proofErr w:type="gramEnd"/>
      <w:r w:rsidRPr="001277A7">
        <w:t xml:space="preserve">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w:t>
      </w:r>
      <w:proofErr w:type="gramStart"/>
      <w:r w:rsidRPr="001277A7">
        <w:t>jpg</w:t>
      </w:r>
      <w:proofErr w:type="gramEnd"/>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885C4A">
      <w:pPr>
        <w:pStyle w:val="Code"/>
      </w:pPr>
      <w:r w:rsidRPr="001277A7">
        <w:t>--</w:t>
      </w:r>
      <w:proofErr w:type="gramStart"/>
      <w:r w:rsidRPr="001277A7">
        <w:t>op</w:t>
      </w:r>
      <w:proofErr w:type="gramEnd"/>
      <w:r w:rsidRPr="001277A7">
        <w:t xml:space="preserve"> &lt;operation&gt;: operation performed (required)</w:t>
      </w:r>
    </w:p>
    <w:p w14:paraId="31B99DA2" w14:textId="77777777" w:rsidR="001277A7" w:rsidRPr="001277A7" w:rsidRDefault="001277A7" w:rsidP="001277A7">
      <w:pPr>
        <w:pStyle w:val="Code"/>
      </w:pPr>
      <w:r w:rsidRPr="001277A7">
        <w:t>--</w:t>
      </w:r>
      <w:proofErr w:type="spellStart"/>
      <w:proofErr w:type="gramStart"/>
      <w:r w:rsidRPr="001277A7">
        <w:t>softwareName</w:t>
      </w:r>
      <w:proofErr w:type="spellEnd"/>
      <w:proofErr w:type="gram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proofErr w:type="gramStart"/>
      <w:r w:rsidRPr="001277A7">
        <w:t>softwareVersion</w:t>
      </w:r>
      <w:proofErr w:type="spellEnd"/>
      <w:proofErr w:type="gram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proofErr w:type="gramStart"/>
      <w:r w:rsidRPr="001277A7">
        <w:t>endDir</w:t>
      </w:r>
      <w:proofErr w:type="spellEnd"/>
      <w:proofErr w:type="gram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proofErr w:type="gramStart"/>
      <w:r w:rsidRPr="001277A7">
        <w:t>inputMaskPath</w:t>
      </w:r>
      <w:proofErr w:type="spellEnd"/>
      <w:proofErr w:type="gram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w:t>
      </w:r>
      <w:proofErr w:type="gramStart"/>
      <w:r w:rsidRPr="001277A7">
        <w:t>description</w:t>
      </w:r>
      <w:proofErr w:type="gramEnd"/>
      <w:r w:rsidRPr="001277A7">
        <w:t xml:space="preserve"> &lt;"</w:t>
      </w:r>
      <w:proofErr w:type="spellStart"/>
      <w:r w:rsidRPr="001277A7">
        <w:t>descr</w:t>
      </w:r>
      <w:proofErr w:type="spellEnd"/>
      <w:r w:rsidRPr="001277A7">
        <w:t>"&gt;: description of manipulation performed (optional)</w:t>
      </w:r>
    </w:p>
    <w:p w14:paraId="557B3CF4" w14:textId="517C2CDC" w:rsidR="001277A7" w:rsidRDefault="001277A7" w:rsidP="001277A7">
      <w:pPr>
        <w:pStyle w:val="Code"/>
      </w:pPr>
      <w:r w:rsidRPr="001277A7">
        <w:t>--</w:t>
      </w:r>
      <w:proofErr w:type="gramStart"/>
      <w:r w:rsidRPr="001277A7">
        <w:t>additional</w:t>
      </w:r>
      <w:proofErr w:type="gramEnd"/>
      <w:r w:rsidRPr="001277A7">
        <w:t xml:space="preserve">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lastRenderedPageBreak/>
        <w:t>These arguments are required when first creating a project:</w:t>
      </w:r>
    </w:p>
    <w:p w14:paraId="6FCD5A55" w14:textId="097606CC" w:rsidR="00885C4A" w:rsidRDefault="00885C4A" w:rsidP="001277A7">
      <w:pPr>
        <w:pStyle w:val="Code"/>
      </w:pPr>
      <w:r>
        <w:t>--</w:t>
      </w:r>
      <w:proofErr w:type="spellStart"/>
      <w:proofErr w:type="gramStart"/>
      <w:r>
        <w:t>projectDescription</w:t>
      </w:r>
      <w:proofErr w:type="spellEnd"/>
      <w:proofErr w:type="gramEnd"/>
      <w:r>
        <w:t xml:space="preserve"> &lt;quoted description&gt;</w:t>
      </w:r>
    </w:p>
    <w:p w14:paraId="0FEF8280" w14:textId="04D25BE5" w:rsidR="00885C4A" w:rsidRDefault="00885C4A" w:rsidP="001277A7">
      <w:pPr>
        <w:pStyle w:val="Code"/>
      </w:pPr>
      <w:r>
        <w:t>--</w:t>
      </w:r>
      <w:proofErr w:type="spellStart"/>
      <w:proofErr w:type="gramStart"/>
      <w:r>
        <w:t>technicalSummary</w:t>
      </w:r>
      <w:proofErr w:type="spellEnd"/>
      <w:proofErr w:type="gramEnd"/>
      <w:r>
        <w:t xml:space="preserve"> &lt;quoted technical summary with key words from assignment&gt;</w:t>
      </w:r>
    </w:p>
    <w:p w14:paraId="726E196D" w14:textId="6F1A7096" w:rsidR="00885C4A" w:rsidRPr="001277A7" w:rsidRDefault="00885C4A" w:rsidP="001277A7">
      <w:pPr>
        <w:pStyle w:val="Code"/>
      </w:pPr>
      <w:r>
        <w:t>--</w:t>
      </w:r>
      <w:proofErr w:type="gramStart"/>
      <w:r>
        <w:t>username</w:t>
      </w:r>
      <w:proofErr w:type="gramEnd"/>
      <w:r>
        <w:t xml:space="preserv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proofErr w:type="gramStart"/>
      <w:r w:rsidRPr="001277A7">
        <w:t>continueWithWarning</w:t>
      </w:r>
      <w:proofErr w:type="spellEnd"/>
      <w:proofErr w:type="gramEnd"/>
      <w:r w:rsidRPr="001277A7">
        <w:t>: use this tag to ignore warnings that check for valid operations, software, etc.</w:t>
      </w:r>
    </w:p>
    <w:p w14:paraId="51A6CB27" w14:textId="77777777" w:rsidR="001277A7" w:rsidRPr="001277A7" w:rsidRDefault="001277A7" w:rsidP="001277A7">
      <w:pPr>
        <w:pStyle w:val="Code"/>
      </w:pPr>
      <w:r w:rsidRPr="001277A7">
        <w:t>--</w:t>
      </w:r>
      <w:proofErr w:type="gramStart"/>
      <w:r w:rsidRPr="001277A7">
        <w:t>s3</w:t>
      </w:r>
      <w:proofErr w:type="gramEnd"/>
      <w:r w:rsidRPr="001277A7">
        <w:t xml:space="preserve"> &lt;bucket/path&gt;: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675" w:name="_Toc334962313"/>
      <w:r w:rsidRPr="001277A7">
        <w:t>Different arguments will trigger different functionality</w:t>
      </w:r>
      <w:r w:rsidR="00885C4A">
        <w:t>.</w:t>
      </w:r>
      <w:bookmarkEnd w:id="675"/>
    </w:p>
    <w:p w14:paraId="42A35994" w14:textId="6FA33D22" w:rsidR="00885C4A" w:rsidRDefault="000A73FA" w:rsidP="000A73FA">
      <w:pPr>
        <w:pStyle w:val="Heading2"/>
      </w:pPr>
      <w:r>
        <w:t xml:space="preserve"> </w:t>
      </w:r>
      <w:bookmarkStart w:id="676" w:name="_Toc334962314"/>
      <w:r>
        <w:t>Creating a Project</w:t>
      </w:r>
      <w:bookmarkEnd w:id="676"/>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43171ABD" w:rsidR="001277A7" w:rsidRDefault="001277A7" w:rsidP="001277A7">
      <w:pPr>
        <w:pStyle w:val="Code"/>
        <w:rPr>
          <w:ins w:id="677" w:author="Eric Robertson" w:date="2016-10-18T11:02:00Z"/>
        </w:rPr>
      </w:pPr>
      <w:proofErr w:type="gramStart"/>
      <w:r w:rsidRPr="001277A7">
        <w:t>python</w:t>
      </w:r>
      <w:proofErr w:type="gramEnd"/>
      <w:r w:rsidRPr="001277A7">
        <w:t xml:space="preserve"> </w:t>
      </w:r>
      <w:ins w:id="678"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679" w:author="Eric Robertson" w:date="2016-09-08T13:53:00Z">
        <w:r w:rsidRPr="001277A7" w:rsidDel="005F0A0E">
          <w:delText xml:space="preserve">src/python/batch_process.py </w:delText>
        </w:r>
      </w:del>
      <w:r w:rsidRPr="001277A7">
        <w:t>--projects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ins w:id="680" w:author="Eric Robertson" w:date="2016-10-18T11:02:00Z">
        <w:r w:rsidR="008F3776">
          <w:t xml:space="preserve">  </w:t>
        </w:r>
      </w:ins>
    </w:p>
    <w:p w14:paraId="40261CF3" w14:textId="06155EC2" w:rsidR="008F3776" w:rsidRPr="001277A7" w:rsidDel="008F3776" w:rsidRDefault="008F3776" w:rsidP="001277A7">
      <w:pPr>
        <w:pStyle w:val="Code"/>
        <w:rPr>
          <w:del w:id="681" w:author="Eric Robertson" w:date="2016-10-18T11:03:00Z"/>
        </w:rPr>
      </w:pP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7FEF36ED" w14:textId="77777777" w:rsidR="002E3771" w:rsidRPr="00E03312" w:rsidDel="008F3776" w:rsidRDefault="002E3771" w:rsidP="000A73FA">
      <w:pPr>
        <w:jc w:val="both"/>
        <w:rPr>
          <w:del w:id="682" w:author="Eric Robertson" w:date="2016-10-18T11:03:00Z"/>
        </w:rPr>
      </w:pPr>
    </w:p>
    <w:p w14:paraId="1C8FA706" w14:textId="4218C41C" w:rsidR="001277A7" w:rsidRPr="001277A7" w:rsidDel="008F3776" w:rsidRDefault="001277A7" w:rsidP="001277A7">
      <w:pPr>
        <w:pStyle w:val="Code"/>
        <w:rPr>
          <w:del w:id="683" w:author="Eric Robertson" w:date="2016-10-18T11:03:00Z"/>
        </w:rPr>
      </w:pPr>
      <w:del w:id="684" w:author="Eric Robertson" w:date="2016-10-18T11:03:00Z">
        <w:r w:rsidRPr="001277A7" w:rsidDel="008F3776">
          <w:delText xml:space="preserve">python </w:delText>
        </w:r>
      </w:del>
      <w:del w:id="685" w:author="Eric Robertson" w:date="2016-09-08T13:53:00Z">
        <w:r w:rsidRPr="001277A7" w:rsidDel="005F0A0E">
          <w:delText xml:space="preserve">src/python/batch_process.py </w:delText>
        </w:r>
      </w:del>
      <w:del w:id="686" w:author="Eric Robertson" w:date="2016-10-18T11:03:00Z">
        <w:r w:rsidRPr="001277A7" w:rsidDel="008F3776">
          <w:delText>--projects &lt;DIR&gt; --sourceDir &lt;DIR&gt; --op ColorColorBalance --softwareName GIMP --softwareVersion 2.8</w:delText>
        </w:r>
      </w:del>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6E73C816" w:rsidR="00C87045" w:rsidRPr="001277A7" w:rsidRDefault="001277A7" w:rsidP="00C87045">
      <w:pPr>
        <w:pStyle w:val="Code"/>
      </w:pPr>
      <w:proofErr w:type="gramStart"/>
      <w:r w:rsidRPr="001277A7">
        <w:t>python</w:t>
      </w:r>
      <w:proofErr w:type="gramEnd"/>
      <w:r w:rsidRPr="001277A7">
        <w:t xml:space="preserve"> </w:t>
      </w:r>
      <w:ins w:id="687"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688" w:author="Eric Robertson" w:date="2016-09-08T13:53:00Z">
        <w:r w:rsidRPr="001277A7" w:rsidDel="005F0A0E">
          <w:delText xml:space="preserve">src/python/batch_process.py </w:delText>
        </w:r>
      </w:del>
      <w:r w:rsidRPr="001277A7">
        <w:t xml:space="preserve">--projects &lt;DIR&gt; --plugin </w:t>
      </w:r>
      <w:proofErr w:type="spellStart"/>
      <w:r w:rsidRPr="001277A7">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ins w:id="689" w:author="Andrew Smith" w:date="2016-08-25T17:12:00Z">
        <w:r>
          <w:rPr>
            <w:rStyle w:val="Emphasis"/>
            <w:i w:val="0"/>
            <w:iCs w:val="0"/>
          </w:rPr>
          <w:t xml:space="preserve"> </w:t>
        </w:r>
      </w:ins>
      <w:bookmarkStart w:id="690" w:name="_Toc33496231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690"/>
    </w:p>
    <w:p w14:paraId="4EDE4974" w14:textId="77777777" w:rsidR="002E3771" w:rsidRDefault="002E3771" w:rsidP="000A73FA">
      <w:pPr>
        <w:jc w:val="both"/>
      </w:pPr>
    </w:p>
    <w:p w14:paraId="38143068" w14:textId="105F43B2" w:rsidR="002E3771" w:rsidRDefault="002E3771" w:rsidP="000A73FA">
      <w:pPr>
        <w:jc w:val="both"/>
        <w:rPr>
          <w:ins w:id="691" w:author="Eric Robertson" w:date="2016-10-18T11:21:00Z"/>
        </w:rPr>
      </w:pPr>
      <w:proofErr w:type="gramStart"/>
      <w:r>
        <w:t>Projects are extended by providing a source directory containing manipulated images and an operation applied to those images</w:t>
      </w:r>
      <w:proofErr w:type="gramEnd"/>
      <w:r>
        <w:t xml:space="preserve">.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692" w:author="Andrew Smith" w:date="2016-08-25T17:12:00Z">
        <w:r>
          <w:rPr>
            <w:rStyle w:val="Emphasis"/>
            <w:i w:val="0"/>
            <w:szCs w:val="28"/>
          </w:rPr>
          <w:t xml:space="preserve"> </w:t>
        </w:r>
      </w:ins>
      <w:bookmarkStart w:id="693" w:name="_Toc33496231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693"/>
      <w:proofErr w:type="spellEnd"/>
    </w:p>
    <w:p w14:paraId="61FA6F68" w14:textId="77777777" w:rsidR="002E3771" w:rsidRDefault="002E3771" w:rsidP="000A73FA">
      <w:pPr>
        <w:jc w:val="both"/>
      </w:pPr>
    </w:p>
    <w:p w14:paraId="458D0693" w14:textId="77777777" w:rsidR="009B3311" w:rsidRDefault="002E3771" w:rsidP="000A73FA">
      <w:pPr>
        <w:jc w:val="both"/>
        <w:rPr>
          <w:ins w:id="694" w:author="Eric Robertson" w:date="2016-10-18T14:25:00Z"/>
        </w:rPr>
      </w:pPr>
      <w:proofErr w:type="spellStart"/>
      <w:r>
        <w:lastRenderedPageBreak/>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export</w:t>
      </w:r>
    </w:p>
    <w:p w14:paraId="218E7338" w14:textId="4E421323" w:rsidR="001277A7" w:rsidRPr="000B5A47" w:rsidRDefault="001277A7" w:rsidP="000A73FA">
      <w:pPr>
        <w:jc w:val="both"/>
      </w:pPr>
      <w:r w:rsidRPr="000B5A47">
        <w:t xml:space="preserve"> </w:t>
      </w:r>
      <w:proofErr w:type="gramStart"/>
      <w:r w:rsidRPr="000B5A47">
        <w:t>and</w:t>
      </w:r>
      <w:proofErr w:type="gramEnd"/>
      <w:r w:rsidRPr="000B5A47">
        <w:t xml:space="preserve"> </w:t>
      </w:r>
      <w:proofErr w:type="spellStart"/>
      <w:r w:rsidRPr="000B5A47">
        <w:t>exif</w:t>
      </w:r>
      <w:proofErr w:type="spellEnd"/>
      <w:r w:rsidRPr="000B5A47">
        <w:t xml:space="preserve"> copy on existing projects.</w:t>
      </w:r>
      <w:ins w:id="695" w:author="Andrew Smith" w:date="2016-08-25T16:55:00Z">
        <w:r w:rsidR="00FC16E5">
          <w:t xml:space="preserve"> This option can also be added to any other operation.</w:t>
        </w:r>
      </w:ins>
    </w:p>
    <w:p w14:paraId="70E6EF3A" w14:textId="453446CB" w:rsidR="001277A7" w:rsidRPr="001277A7" w:rsidRDefault="001277A7" w:rsidP="00127814">
      <w:pPr>
        <w:pStyle w:val="Code"/>
      </w:pPr>
      <w:proofErr w:type="gramStart"/>
      <w:r w:rsidRPr="001277A7">
        <w:t>python</w:t>
      </w:r>
      <w:proofErr w:type="gramEnd"/>
      <w:r w:rsidRPr="001277A7">
        <w:t xml:space="preserve"> </w:t>
      </w:r>
      <w:ins w:id="696"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697" w:author="Eric Robertson" w:date="2016-09-08T13:53:00Z">
        <w:r w:rsidRPr="001277A7" w:rsidDel="005F0A0E">
          <w:delText xml:space="preserve">src/python/batch_process.py </w:delText>
        </w:r>
      </w:del>
      <w:r w:rsidRPr="001277A7">
        <w:t>--projects &lt;DIR&gt; --jpg</w:t>
      </w:r>
    </w:p>
    <w:p w14:paraId="5FEF69A8" w14:textId="77777777" w:rsidR="00283ABD" w:rsidRDefault="00283ABD" w:rsidP="001277A7">
      <w:pPr>
        <w:jc w:val="both"/>
      </w:pPr>
    </w:p>
    <w:p w14:paraId="28E339E8" w14:textId="3750B444" w:rsidR="00283ABD" w:rsidRDefault="000A73FA" w:rsidP="00C41F04">
      <w:pPr>
        <w:pStyle w:val="Heading2"/>
      </w:pPr>
      <w:ins w:id="698" w:author="Andrew Smith" w:date="2016-08-25T17:16:00Z">
        <w:r>
          <w:t xml:space="preserve"> </w:t>
        </w:r>
      </w:ins>
      <w:bookmarkStart w:id="699" w:name="_Toc334962317"/>
      <w:r w:rsidR="00283ABD" w:rsidRPr="000A73FA">
        <w:t>Image File Names</w:t>
      </w:r>
      <w:bookmarkEnd w:id="699"/>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proofErr w:type="gramStart"/>
            <w:r>
              <w:t>sourceDir</w:t>
            </w:r>
            <w:proofErr w:type="spellEnd"/>
            <w:proofErr w:type="gramEnd"/>
          </w:p>
        </w:tc>
        <w:tc>
          <w:tcPr>
            <w:tcW w:w="1890" w:type="dxa"/>
          </w:tcPr>
          <w:p w14:paraId="263E0222" w14:textId="77777777" w:rsidR="00127814" w:rsidRDefault="00127814" w:rsidP="00127814">
            <w:pPr>
              <w:jc w:val="center"/>
            </w:pPr>
            <w:proofErr w:type="spellStart"/>
            <w:proofErr w:type="gramStart"/>
            <w:r>
              <w:t>endDir</w:t>
            </w:r>
            <w:proofErr w:type="spellEnd"/>
            <w:proofErr w:type="gramEnd"/>
          </w:p>
        </w:tc>
      </w:tr>
      <w:tr w:rsidR="00127814" w14:paraId="4DC36A41" w14:textId="77777777" w:rsidTr="00127814">
        <w:tc>
          <w:tcPr>
            <w:tcW w:w="1525" w:type="dxa"/>
          </w:tcPr>
          <w:p w14:paraId="657273B2" w14:textId="77777777" w:rsidR="00127814" w:rsidRDefault="00127814" w:rsidP="00127814">
            <w:pPr>
              <w:jc w:val="center"/>
            </w:pPr>
            <w:proofErr w:type="gramStart"/>
            <w:r>
              <w:t>imageA.jpg</w:t>
            </w:r>
            <w:proofErr w:type="gramEnd"/>
          </w:p>
        </w:tc>
        <w:tc>
          <w:tcPr>
            <w:tcW w:w="1890" w:type="dxa"/>
          </w:tcPr>
          <w:p w14:paraId="72CD6C5F" w14:textId="77777777" w:rsidR="00127814" w:rsidRDefault="00127814" w:rsidP="00127814">
            <w:pPr>
              <w:jc w:val="center"/>
            </w:pPr>
            <w:proofErr w:type="gramStart"/>
            <w:r>
              <w:t>imageA</w:t>
            </w:r>
            <w:proofErr w:type="gramEnd"/>
            <w:r>
              <w:t>_01.png</w:t>
            </w:r>
          </w:p>
        </w:tc>
      </w:tr>
      <w:tr w:rsidR="00127814" w14:paraId="0426EBD3" w14:textId="77777777" w:rsidTr="00127814">
        <w:tc>
          <w:tcPr>
            <w:tcW w:w="1525" w:type="dxa"/>
          </w:tcPr>
          <w:p w14:paraId="5CD00F43" w14:textId="77777777" w:rsidR="00127814" w:rsidRDefault="00127814" w:rsidP="00127814">
            <w:pPr>
              <w:jc w:val="center"/>
            </w:pPr>
            <w:proofErr w:type="gramStart"/>
            <w:r>
              <w:t>imageB.jpg</w:t>
            </w:r>
            <w:proofErr w:type="gramEnd"/>
          </w:p>
        </w:tc>
        <w:tc>
          <w:tcPr>
            <w:tcW w:w="1890" w:type="dxa"/>
          </w:tcPr>
          <w:p w14:paraId="34E65A67" w14:textId="77777777" w:rsidR="00127814" w:rsidRDefault="00127814" w:rsidP="00127814">
            <w:pPr>
              <w:jc w:val="center"/>
            </w:pPr>
            <w:proofErr w:type="gramStart"/>
            <w:r>
              <w:t>imageB</w:t>
            </w:r>
            <w:proofErr w:type="gramEnd"/>
            <w:r>
              <w:t>_01.png</w:t>
            </w:r>
          </w:p>
        </w:tc>
      </w:tr>
      <w:tr w:rsidR="00127814" w14:paraId="67392A1E" w14:textId="77777777" w:rsidTr="00127814">
        <w:tc>
          <w:tcPr>
            <w:tcW w:w="1525" w:type="dxa"/>
          </w:tcPr>
          <w:p w14:paraId="6431BF4A" w14:textId="77777777" w:rsidR="00127814" w:rsidRDefault="00127814" w:rsidP="00127814">
            <w:pPr>
              <w:jc w:val="center"/>
            </w:pPr>
            <w:proofErr w:type="gramStart"/>
            <w:r>
              <w:t>imageC.jpg</w:t>
            </w:r>
            <w:proofErr w:type="gramEnd"/>
          </w:p>
        </w:tc>
        <w:tc>
          <w:tcPr>
            <w:tcW w:w="1890" w:type="dxa"/>
          </w:tcPr>
          <w:p w14:paraId="63845837" w14:textId="77777777" w:rsidR="00127814" w:rsidRDefault="00127814" w:rsidP="00127814">
            <w:pPr>
              <w:jc w:val="center"/>
            </w:pPr>
            <w:proofErr w:type="gramStart"/>
            <w:r>
              <w:t>imageC</w:t>
            </w:r>
            <w:proofErr w:type="gramEnd"/>
            <w:r>
              <w:t>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700" w:name="_Toc456792480"/>
      <w:bookmarkStart w:id="701" w:name="_Toc334962318"/>
      <w:r>
        <w:t>JSON</w:t>
      </w:r>
      <w:bookmarkEnd w:id="700"/>
      <w:bookmarkEnd w:id="701"/>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spellStart"/>
      <w:proofErr w:type="gramStart"/>
      <w:r>
        <w:t>multigraph</w:t>
      </w:r>
      <w:proofErr w:type="spellEnd"/>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rPr>
          <w:ins w:id="702" w:author="Eric Robertson" w:date="2016-10-06T12:09:00Z"/>
        </w:rPr>
      </w:pPr>
      <w:ins w:id="703" w:author="Eric Robertson" w:date="2016-10-06T12:09:00Z">
        <w:r>
          <w:t>The graph mapping includes project properties incl</w:t>
        </w:r>
        <w:r w:rsidR="008440AC">
          <w:t xml:space="preserve">uding categorical information as described in </w:t>
        </w:r>
        <w:proofErr w:type="spellStart"/>
        <w:r w:rsidR="008440AC">
          <w:t>project_properties.json</w:t>
        </w:r>
        <w:proofErr w:type="spellEnd"/>
        <w:r w:rsidR="008440AC">
          <w:t xml:space="preserve">, for those properties where </w:t>
        </w:r>
      </w:ins>
      <w:ins w:id="704" w:author="Eric Robertson" w:date="2016-10-18T14:22:00Z">
        <w:r w:rsidR="008440AC">
          <w:t>‘node’ is false.</w:t>
        </w:r>
      </w:ins>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lastRenderedPageBreak/>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w:t>
      </w:r>
      <w:proofErr w:type="gramStart"/>
      <w:r>
        <w:t>file</w:t>
      </w:r>
      <w:proofErr w:type="gramEnd"/>
      <w:r>
        <w:t>":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proofErr w:type="gramStart"/>
      <w:r w:rsidRPr="00274563">
        <w:rPr>
          <w:b/>
          <w:i/>
        </w:rPr>
        <w:t>file</w:t>
      </w:r>
      <w:proofErr w:type="gramEnd"/>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proofErr w:type="gramStart"/>
      <w:r w:rsidRPr="00274563">
        <w:rPr>
          <w:b/>
          <w:i/>
        </w:rPr>
        <w:t>seriesname</w:t>
      </w:r>
      <w:proofErr w:type="spellEnd"/>
      <w:proofErr w:type="gram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proofErr w:type="gramStart"/>
      <w:r w:rsidRPr="00274563">
        <w:rPr>
          <w:b/>
          <w:i/>
        </w:rPr>
        <w:t>id</w:t>
      </w:r>
      <w:proofErr w:type="gramEnd"/>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proofErr w:type="gramStart"/>
      <w:r w:rsidRPr="00274563">
        <w:rPr>
          <w:b/>
          <w:i/>
        </w:rPr>
        <w:t>ctime</w:t>
      </w:r>
      <w:proofErr w:type="spellEnd"/>
      <w:proofErr w:type="gram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rPr>
          <w:ins w:id="705" w:author="Eric Robertson" w:date="2016-10-06T12:08:00Z"/>
        </w:rPr>
      </w:pPr>
      <w:proofErr w:type="gramStart"/>
      <w:r w:rsidRPr="00274563">
        <w:rPr>
          <w:b/>
          <w:i/>
        </w:rPr>
        <w:t>ownership</w:t>
      </w:r>
      <w:proofErr w:type="gramEnd"/>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rPr>
          <w:ins w:id="706" w:author="Eric Robertson" w:date="2016-10-06T12:08:00Z"/>
        </w:rPr>
      </w:pPr>
      <w:proofErr w:type="spellStart"/>
      <w:proofErr w:type="gramStart"/>
      <w:ins w:id="707" w:author="Eric Robertson" w:date="2016-10-06T12:10:00Z">
        <w:r w:rsidRPr="00E90B39">
          <w:rPr>
            <w:rFonts w:ascii="Menlo Regular" w:hAnsi="Menlo Regular" w:cs="Menlo Regular"/>
            <w:i/>
            <w:color w:val="000000"/>
            <w:sz w:val="22"/>
            <w:szCs w:val="22"/>
            <w:rPrChange w:id="708" w:author="Eric Robertson" w:date="2016-10-06T12:12:00Z">
              <w:rPr>
                <w:rFonts w:ascii="Menlo Regular" w:hAnsi="Menlo Regular" w:cs="Menlo Regular"/>
                <w:color w:val="000000"/>
                <w:sz w:val="22"/>
                <w:szCs w:val="22"/>
              </w:rPr>
            </w:rPrChange>
          </w:rPr>
          <w:t>donormaskname</w:t>
        </w:r>
      </w:ins>
      <w:proofErr w:type="spellEnd"/>
      <w:proofErr w:type="gramEnd"/>
      <w:ins w:id="709" w:author="Eric Robertson" w:date="2016-10-06T12:08:00Z">
        <w:r w:rsidR="002C2D16">
          <w:t>-</w:t>
        </w:r>
        <w:r w:rsidR="002C2D16" w:rsidRPr="00E20C6A">
          <w:t xml:space="preserve"> </w:t>
        </w:r>
      </w:ins>
      <w:ins w:id="710" w:author="Eric Robertson" w:date="2016-10-06T12:10:00Z">
        <w:r>
          <w:t xml:space="preserve">The file name of the last computed donor mask corrected for </w:t>
        </w:r>
      </w:ins>
      <w:ins w:id="711" w:author="Eric Robertson" w:date="2016-10-06T12:11:00Z">
        <w:r>
          <w:t>transformation</w:t>
        </w:r>
      </w:ins>
      <w:ins w:id="712" w:author="Eric Robertson" w:date="2016-10-06T12:10:00Z">
        <w:r>
          <w:t>s from the unaltered donor image.  The donor mask is attached the node modified by a Paste Splice.</w:t>
        </w:r>
      </w:ins>
    </w:p>
    <w:p w14:paraId="7EF71765" w14:textId="5B83844C" w:rsidR="002C2D16" w:rsidRDefault="0034098D" w:rsidP="002C2D16">
      <w:pPr>
        <w:pStyle w:val="ListBullet2"/>
        <w:rPr>
          <w:ins w:id="713" w:author="Eric Robertson" w:date="2016-10-18T14:08:00Z"/>
        </w:rPr>
      </w:pPr>
      <w:proofErr w:type="spellStart"/>
      <w:proofErr w:type="gramStart"/>
      <w:ins w:id="714" w:author="Eric Robertson" w:date="2016-10-06T12:11:00Z">
        <w:r w:rsidRPr="00E90B39">
          <w:rPr>
            <w:rFonts w:ascii="Menlo Regular" w:hAnsi="Menlo Regular" w:cs="Menlo Regular"/>
            <w:i/>
            <w:color w:val="000000"/>
            <w:sz w:val="22"/>
            <w:szCs w:val="22"/>
            <w:rPrChange w:id="715" w:author="Eric Robertson" w:date="2016-10-06T12:12:00Z">
              <w:rPr>
                <w:rFonts w:ascii="Menlo Regular" w:hAnsi="Menlo Regular" w:cs="Menlo Regular"/>
                <w:color w:val="000000"/>
                <w:sz w:val="22"/>
                <w:szCs w:val="22"/>
              </w:rPr>
            </w:rPrChange>
          </w:rPr>
          <w:t>compositemaskname</w:t>
        </w:r>
        <w:proofErr w:type="spellEnd"/>
        <w:proofErr w:type="gramEnd"/>
        <w:r>
          <w:t xml:space="preserve"> –</w:t>
        </w:r>
      </w:ins>
      <w:ins w:id="716" w:author="Eric Robertson" w:date="2016-10-06T12:08:00Z">
        <w:r w:rsidR="002C2D16" w:rsidRPr="00E20C6A">
          <w:t xml:space="preserve"> </w:t>
        </w:r>
      </w:ins>
      <w:ins w:id="717" w:author="Eric Robertson" w:date="2016-10-06T12:11:00Z">
        <w:r>
          <w:t xml:space="preserve">The file name of the last computed composite mask </w:t>
        </w:r>
      </w:ins>
      <w:ins w:id="718" w:author="Eric Robertson" w:date="2016-10-06T12:12:00Z">
        <w:r>
          <w:t>attached to nodes of</w:t>
        </w:r>
      </w:ins>
      <w:ins w:id="719" w:author="Eric Robertson" w:date="2016-10-06T12:11:00Z">
        <w:r>
          <w:t xml:space="preserve"> final images.</w:t>
        </w:r>
      </w:ins>
    </w:p>
    <w:p w14:paraId="4ECC8548" w14:textId="56B35B76" w:rsidR="00D14D65" w:rsidRPr="00D14D65" w:rsidRDefault="00D14D65" w:rsidP="002C2D16">
      <w:pPr>
        <w:pStyle w:val="ListBullet2"/>
        <w:rPr>
          <w:ins w:id="720" w:author="Eric Robertson" w:date="2016-10-18T14:10:00Z"/>
          <w:rPrChange w:id="721" w:author="Eric Robertson" w:date="2016-10-18T14:10:00Z">
            <w:rPr>
              <w:ins w:id="722" w:author="Eric Robertson" w:date="2016-10-18T14:10:00Z"/>
              <w:rFonts w:ascii="Menlo Regular" w:hAnsi="Menlo Regular" w:cs="Menlo Regular"/>
              <w:color w:val="000000"/>
              <w:sz w:val="22"/>
              <w:szCs w:val="22"/>
            </w:rPr>
          </w:rPrChange>
        </w:rPr>
      </w:pPr>
      <w:ins w:id="723" w:author="Eric Robertson" w:date="2016-10-18T14:09:00Z">
        <w:r>
          <w:rPr>
            <w:rFonts w:ascii="Menlo Regular" w:hAnsi="Menlo Regular" w:cs="Menlo Regular"/>
            <w:color w:val="000000"/>
            <w:sz w:val="22"/>
            <w:szCs w:val="22"/>
          </w:rPr>
          <w:t>"</w:t>
        </w:r>
        <w:proofErr w:type="gramStart"/>
        <w:r w:rsidRPr="00D14D65">
          <w:rPr>
            <w:rFonts w:ascii="Menlo Regular" w:hAnsi="Menlo Regular" w:cs="Menlo Regular"/>
            <w:i/>
            <w:color w:val="000000"/>
            <w:sz w:val="22"/>
            <w:szCs w:val="22"/>
            <w:rPrChange w:id="724" w:author="Eric Robertson" w:date="2016-10-18T14:09:00Z">
              <w:rPr>
                <w:rFonts w:ascii="Menlo Regular" w:hAnsi="Menlo Regular" w:cs="Menlo Regular"/>
                <w:color w:val="000000"/>
                <w:sz w:val="22"/>
                <w:szCs w:val="22"/>
              </w:rPr>
            </w:rPrChange>
          </w:rPr>
          <w:t>composite</w:t>
        </w:r>
        <w:proofErr w:type="gramEnd"/>
        <w:r w:rsidRPr="00D14D65">
          <w:rPr>
            <w:rFonts w:ascii="Menlo Regular" w:hAnsi="Menlo Regular" w:cs="Menlo Regular"/>
            <w:i/>
            <w:color w:val="000000"/>
            <w:sz w:val="22"/>
            <w:szCs w:val="22"/>
            <w:rPrChange w:id="725" w:author="Eric Robertson" w:date="2016-10-18T14:09:00Z">
              <w:rPr>
                <w:rFonts w:ascii="Menlo Regular" w:hAnsi="Menlo Regular" w:cs="Menlo Regular"/>
                <w:color w:val="000000"/>
                <w:sz w:val="22"/>
                <w:szCs w:val="22"/>
              </w:rPr>
            </w:rPrChange>
          </w:rPr>
          <w:t xml:space="preserve"> change size category":</w:t>
        </w:r>
        <w:r>
          <w:rPr>
            <w:rFonts w:ascii="Menlo Regular" w:hAnsi="Menlo Regular" w:cs="Menlo Regular"/>
            <w:color w:val="000000"/>
            <w:sz w:val="22"/>
            <w:szCs w:val="22"/>
          </w:rPr>
          <w:t xml:space="preserve"> "small", </w:t>
        </w:r>
      </w:ins>
      <w:ins w:id="726" w:author="Eric Robertson" w:date="2016-10-18T14:10:00Z">
        <w:r>
          <w:rPr>
            <w:rFonts w:ascii="Menlo Regular" w:hAnsi="Menlo Regular" w:cs="Menlo Regular"/>
            <w:color w:val="000000"/>
            <w:sz w:val="22"/>
            <w:szCs w:val="22"/>
          </w:rPr>
          <w:t>"</w:t>
        </w:r>
      </w:ins>
      <w:ins w:id="727" w:author="Eric Robertson" w:date="2016-10-18T14:09:00Z">
        <w:r>
          <w:rPr>
            <w:rFonts w:ascii="Menlo Regular" w:hAnsi="Menlo Regular" w:cs="Menlo Regular"/>
            <w:color w:val="000000"/>
            <w:sz w:val="22"/>
            <w:szCs w:val="22"/>
          </w:rPr>
          <w:t>medium</w:t>
        </w:r>
      </w:ins>
      <w:ins w:id="728" w:author="Eric Robertson" w:date="2016-10-18T14:10:00Z">
        <w:r>
          <w:rPr>
            <w:rFonts w:ascii="Menlo Regular" w:hAnsi="Menlo Regular" w:cs="Menlo Regular"/>
            <w:color w:val="000000"/>
            <w:sz w:val="22"/>
            <w:szCs w:val="22"/>
          </w:rPr>
          <w:t>"</w:t>
        </w:r>
      </w:ins>
      <w:ins w:id="729" w:author="Eric Robertson" w:date="2016-10-18T14:09:00Z">
        <w:r>
          <w:rPr>
            <w:rFonts w:ascii="Menlo Regular" w:hAnsi="Menlo Regular" w:cs="Menlo Regular"/>
            <w:color w:val="000000"/>
            <w:sz w:val="22"/>
            <w:szCs w:val="22"/>
          </w:rPr>
          <w:t xml:space="preserve"> or </w:t>
        </w:r>
      </w:ins>
      <w:ins w:id="730" w:author="Eric Robertson" w:date="2016-10-18T14:10:00Z">
        <w:r>
          <w:rPr>
            <w:rFonts w:ascii="Menlo Regular" w:hAnsi="Menlo Regular" w:cs="Menlo Regular"/>
            <w:color w:val="000000"/>
            <w:sz w:val="22"/>
            <w:szCs w:val="22"/>
          </w:rPr>
          <w:t>"</w:t>
        </w:r>
      </w:ins>
      <w:ins w:id="731" w:author="Eric Robertson" w:date="2016-10-18T14:09:00Z">
        <w:r>
          <w:rPr>
            <w:rFonts w:ascii="Menlo Regular" w:hAnsi="Menlo Regular" w:cs="Menlo Regular"/>
            <w:color w:val="000000"/>
            <w:sz w:val="22"/>
            <w:szCs w:val="22"/>
          </w:rPr>
          <w:t>large</w:t>
        </w:r>
      </w:ins>
      <w:ins w:id="732" w:author="Eric Robertson" w:date="2016-10-18T14:10:00Z">
        <w:r>
          <w:rPr>
            <w:rFonts w:ascii="Menlo Regular" w:hAnsi="Menlo Regular" w:cs="Menlo Regular"/>
            <w:color w:val="000000"/>
            <w:sz w:val="22"/>
            <w:szCs w:val="22"/>
          </w:rPr>
          <w:t>"</w:t>
        </w:r>
      </w:ins>
      <w:ins w:id="733" w:author="Eric Robertson" w:date="2016-10-18T14:09:00Z">
        <w:r>
          <w:rPr>
            <w:rFonts w:ascii="Menlo Regular" w:hAnsi="Menlo Regular" w:cs="Menlo Regular"/>
            <w:color w:val="000000"/>
            <w:sz w:val="22"/>
            <w:szCs w:val="22"/>
          </w:rPr>
          <w:t xml:space="preserve"> depending on the number of pixels represented in the mask.</w:t>
        </w:r>
      </w:ins>
    </w:p>
    <w:p w14:paraId="7582146D" w14:textId="303EB5AB" w:rsidR="00D14D65" w:rsidRDefault="00D14D65" w:rsidP="002C2D16">
      <w:pPr>
        <w:pStyle w:val="ListBullet2"/>
        <w:rPr>
          <w:ins w:id="734" w:author="Eric Robertson" w:date="2016-10-18T14:17:00Z"/>
        </w:rPr>
      </w:pPr>
      <w:proofErr w:type="spellStart"/>
      <w:proofErr w:type="gramStart"/>
      <w:ins w:id="735" w:author="Eric Robertson" w:date="2016-10-18T14:12:00Z">
        <w:r w:rsidRPr="00D14D65">
          <w:rPr>
            <w:i/>
            <w:rPrChange w:id="736" w:author="Eric Robertson" w:date="2016-10-18T14:12:00Z">
              <w:rPr/>
            </w:rPrChange>
          </w:rPr>
          <w:t>pathanalysis</w:t>
        </w:r>
        <w:proofErr w:type="spellEnd"/>
        <w:proofErr w:type="gramEnd"/>
        <w:r>
          <w:t xml:space="preserve"> – a structure containing values associated with property rules.</w:t>
        </w:r>
      </w:ins>
      <w:ins w:id="737" w:author="Eric Robertson" w:date="2016-10-18T14:17:00Z">
        <w:r w:rsidR="001E7EA7">
          <w:t xml:space="preserve">  The property rules are defined in </w:t>
        </w:r>
        <w:proofErr w:type="spellStart"/>
        <w:r w:rsidR="001E7EA7">
          <w:t>project_properties.json</w:t>
        </w:r>
        <w:proofErr w:type="spellEnd"/>
        <w:r w:rsidR="001E7EA7">
          <w:t>, labeled with ‘</w:t>
        </w:r>
        <w:proofErr w:type="spellStart"/>
        <w:r w:rsidR="001E7EA7">
          <w:t>node’</w:t>
        </w:r>
        <w:proofErr w:type="gramStart"/>
        <w:r w:rsidR="001E7EA7">
          <w:t>:true</w:t>
        </w:r>
        <w:proofErr w:type="spellEnd"/>
        <w:proofErr w:type="gramEnd"/>
        <w:r w:rsidR="001E7EA7">
          <w:t>.  These properties summarize all the activities leading up to the final image node.  An example image structure is shown below:</w:t>
        </w:r>
      </w:ins>
    </w:p>
    <w:p w14:paraId="1F202BD8" w14:textId="77777777" w:rsidR="001E7EA7" w:rsidRDefault="001E7EA7">
      <w:pPr>
        <w:pStyle w:val="Code"/>
        <w:rPr>
          <w:ins w:id="738" w:author="Eric Robertson" w:date="2016-10-18T14:19:00Z"/>
        </w:rPr>
        <w:pPrChange w:id="739" w:author="Eric Robertson" w:date="2016-10-18T14:19:00Z">
          <w:pPr>
            <w:pStyle w:val="ListBullet2"/>
          </w:pPr>
        </w:pPrChange>
      </w:pPr>
    </w:p>
    <w:p w14:paraId="3C8840BC" w14:textId="77777777" w:rsidR="001E7EA7" w:rsidRDefault="001E7EA7">
      <w:pPr>
        <w:pStyle w:val="Code"/>
        <w:rPr>
          <w:ins w:id="740" w:author="Eric Robertson" w:date="2016-10-18T14:19:00Z"/>
        </w:rPr>
        <w:pPrChange w:id="741"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42" w:author="Eric Robertson" w:date="2016-10-18T14:19:00Z">
        <w:r>
          <w:t>"</w:t>
        </w:r>
        <w:proofErr w:type="spellStart"/>
        <w:proofErr w:type="gramStart"/>
        <w:r>
          <w:t>pathanalysis</w:t>
        </w:r>
        <w:proofErr w:type="spellEnd"/>
        <w:proofErr w:type="gramEnd"/>
        <w:r>
          <w:t>": {</w:t>
        </w:r>
      </w:ins>
    </w:p>
    <w:p w14:paraId="52283128" w14:textId="77777777" w:rsidR="001E7EA7" w:rsidRDefault="001E7EA7">
      <w:pPr>
        <w:pStyle w:val="Code"/>
        <w:rPr>
          <w:ins w:id="743" w:author="Eric Robertson" w:date="2016-10-18T14:19:00Z"/>
        </w:rPr>
        <w:pPrChange w:id="74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45" w:author="Eric Robertson" w:date="2016-10-18T14:19:00Z">
        <w:r>
          <w:t xml:space="preserve">        "</w:t>
        </w:r>
        <w:proofErr w:type="spellStart"/>
        <w:proofErr w:type="gramStart"/>
        <w:r>
          <w:t>healinglocal</w:t>
        </w:r>
        <w:proofErr w:type="spellEnd"/>
        <w:proofErr w:type="gramEnd"/>
        <w:r>
          <w:t>": "no",</w:t>
        </w:r>
      </w:ins>
    </w:p>
    <w:p w14:paraId="6AF2A298" w14:textId="77777777" w:rsidR="001E7EA7" w:rsidRDefault="001E7EA7">
      <w:pPr>
        <w:pStyle w:val="Code"/>
        <w:rPr>
          <w:ins w:id="746" w:author="Eric Robertson" w:date="2016-10-18T14:19:00Z"/>
        </w:rPr>
        <w:pPrChange w:id="74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48" w:author="Eric Robertson" w:date="2016-10-18T14:19:00Z">
        <w:r>
          <w:t xml:space="preserve">        "</w:t>
        </w:r>
        <w:proofErr w:type="gramStart"/>
        <w:r>
          <w:t>natural</w:t>
        </w:r>
        <w:proofErr w:type="gramEnd"/>
        <w:r>
          <w:t>": "no",</w:t>
        </w:r>
      </w:ins>
    </w:p>
    <w:p w14:paraId="7954A3F7" w14:textId="77777777" w:rsidR="001E7EA7" w:rsidRDefault="001E7EA7">
      <w:pPr>
        <w:pStyle w:val="Code"/>
        <w:rPr>
          <w:ins w:id="749" w:author="Eric Robertson" w:date="2016-10-18T14:19:00Z"/>
        </w:rPr>
        <w:pPrChange w:id="750"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51" w:author="Eric Robertson" w:date="2016-10-18T14:19:00Z">
        <w:r>
          <w:t xml:space="preserve">        "</w:t>
        </w:r>
        <w:proofErr w:type="gramStart"/>
        <w:r>
          <w:t>people</w:t>
        </w:r>
        <w:proofErr w:type="gramEnd"/>
        <w:r>
          <w:t>": "no",</w:t>
        </w:r>
      </w:ins>
    </w:p>
    <w:p w14:paraId="3F233996" w14:textId="77777777" w:rsidR="001E7EA7" w:rsidRDefault="001E7EA7">
      <w:pPr>
        <w:pStyle w:val="Code"/>
        <w:rPr>
          <w:ins w:id="752" w:author="Eric Robertson" w:date="2016-10-18T14:19:00Z"/>
        </w:rPr>
        <w:pPrChange w:id="753"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54" w:author="Eric Robertson" w:date="2016-10-18T14:19:00Z">
        <w:r>
          <w:t xml:space="preserve">        "</w:t>
        </w:r>
        <w:proofErr w:type="gramStart"/>
        <w:r>
          <w:t>color</w:t>
        </w:r>
        <w:proofErr w:type="gramEnd"/>
        <w:r>
          <w:t>": "no",</w:t>
        </w:r>
      </w:ins>
    </w:p>
    <w:p w14:paraId="4564F6E6" w14:textId="77777777" w:rsidR="001E7EA7" w:rsidRDefault="001E7EA7">
      <w:pPr>
        <w:pStyle w:val="Code"/>
        <w:rPr>
          <w:ins w:id="755" w:author="Eric Robertson" w:date="2016-10-18T14:19:00Z"/>
        </w:rPr>
        <w:pPrChange w:id="756"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57" w:author="Eric Robertson" w:date="2016-10-18T14:19:00Z">
        <w:r>
          <w:t xml:space="preserve">        "</w:t>
        </w:r>
        <w:proofErr w:type="spellStart"/>
        <w:proofErr w:type="gramStart"/>
        <w:r>
          <w:t>otherenhancements</w:t>
        </w:r>
        <w:proofErr w:type="spellEnd"/>
        <w:proofErr w:type="gramEnd"/>
        <w:r>
          <w:t>": "no",</w:t>
        </w:r>
      </w:ins>
    </w:p>
    <w:p w14:paraId="4D60B35D" w14:textId="77777777" w:rsidR="001E7EA7" w:rsidRDefault="001E7EA7">
      <w:pPr>
        <w:pStyle w:val="Code"/>
        <w:rPr>
          <w:ins w:id="758" w:author="Eric Robertson" w:date="2016-10-18T14:19:00Z"/>
        </w:rPr>
        <w:pPrChange w:id="759"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60" w:author="Eric Robertson" w:date="2016-10-18T14:19:00Z">
        <w:r>
          <w:t xml:space="preserve">        "</w:t>
        </w:r>
        <w:proofErr w:type="spellStart"/>
        <w:proofErr w:type="gramStart"/>
        <w:r>
          <w:t>contrastenhancement</w:t>
        </w:r>
        <w:proofErr w:type="spellEnd"/>
        <w:proofErr w:type="gramEnd"/>
        <w:r>
          <w:t>": "no",</w:t>
        </w:r>
      </w:ins>
    </w:p>
    <w:p w14:paraId="11CDE083" w14:textId="77777777" w:rsidR="001E7EA7" w:rsidRDefault="001E7EA7">
      <w:pPr>
        <w:pStyle w:val="Code"/>
        <w:rPr>
          <w:ins w:id="761" w:author="Eric Robertson" w:date="2016-10-18T14:19:00Z"/>
        </w:rPr>
        <w:pPrChange w:id="76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63" w:author="Eric Robertson" w:date="2016-10-18T14:19:00Z">
        <w:r>
          <w:lastRenderedPageBreak/>
          <w:t xml:space="preserve">        "</w:t>
        </w:r>
        <w:proofErr w:type="gramStart"/>
        <w:r>
          <w:t>manmade</w:t>
        </w:r>
        <w:proofErr w:type="gramEnd"/>
        <w:r>
          <w:t>": "no",</w:t>
        </w:r>
      </w:ins>
    </w:p>
    <w:p w14:paraId="222AC062" w14:textId="77777777" w:rsidR="001E7EA7" w:rsidRDefault="001E7EA7">
      <w:pPr>
        <w:pStyle w:val="Code"/>
        <w:rPr>
          <w:ins w:id="764" w:author="Eric Robertson" w:date="2016-10-18T14:19:00Z"/>
        </w:rPr>
        <w:pPrChange w:id="765"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66" w:author="Eric Robertson" w:date="2016-10-18T14:19:00Z">
        <w:r>
          <w:t xml:space="preserve">        "</w:t>
        </w:r>
        <w:proofErr w:type="spellStart"/>
        <w:proofErr w:type="gramStart"/>
        <w:r>
          <w:t>blurlocal</w:t>
        </w:r>
        <w:proofErr w:type="spellEnd"/>
        <w:proofErr w:type="gramEnd"/>
        <w:r>
          <w:t>": "no",</w:t>
        </w:r>
      </w:ins>
    </w:p>
    <w:p w14:paraId="5D232B51" w14:textId="77777777" w:rsidR="001E7EA7" w:rsidRDefault="001E7EA7">
      <w:pPr>
        <w:pStyle w:val="Code"/>
        <w:rPr>
          <w:ins w:id="767" w:author="Eric Robertson" w:date="2016-10-18T14:19:00Z"/>
        </w:rPr>
        <w:pPrChange w:id="768"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69" w:author="Eric Robertson" w:date="2016-10-18T14:19:00Z">
        <w:r>
          <w:t xml:space="preserve">        "</w:t>
        </w:r>
        <w:proofErr w:type="gramStart"/>
        <w:r>
          <w:t>remove</w:t>
        </w:r>
        <w:proofErr w:type="gramEnd"/>
        <w:r>
          <w:t>": "no",</w:t>
        </w:r>
      </w:ins>
    </w:p>
    <w:p w14:paraId="2941B9B7" w14:textId="77777777" w:rsidR="001E7EA7" w:rsidRDefault="001E7EA7">
      <w:pPr>
        <w:pStyle w:val="Code"/>
        <w:rPr>
          <w:ins w:id="770" w:author="Eric Robertson" w:date="2016-10-18T14:19:00Z"/>
        </w:rPr>
        <w:pPrChange w:id="771"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72" w:author="Eric Robertson" w:date="2016-10-18T14:19:00Z">
        <w:r>
          <w:t xml:space="preserve">        "</w:t>
        </w:r>
        <w:proofErr w:type="gramStart"/>
        <w:r>
          <w:t>face</w:t>
        </w:r>
        <w:proofErr w:type="gramEnd"/>
        <w:r>
          <w:t>": "no",</w:t>
        </w:r>
      </w:ins>
    </w:p>
    <w:p w14:paraId="597E5B8C" w14:textId="77777777" w:rsidR="001E7EA7" w:rsidRDefault="001E7EA7">
      <w:pPr>
        <w:pStyle w:val="Code"/>
        <w:rPr>
          <w:ins w:id="773" w:author="Eric Robertson" w:date="2016-10-18T14:19:00Z"/>
        </w:rPr>
        <w:pPrChange w:id="77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75" w:author="Eric Robertson" w:date="2016-10-18T14:19:00Z">
        <w:r>
          <w:t xml:space="preserve">        "</w:t>
        </w:r>
        <w:proofErr w:type="spellStart"/>
        <w:proofErr w:type="gramStart"/>
        <w:r>
          <w:t>othersubjects</w:t>
        </w:r>
        <w:proofErr w:type="spellEnd"/>
        <w:proofErr w:type="gramEnd"/>
        <w:r>
          <w:t>": "no",</w:t>
        </w:r>
      </w:ins>
    </w:p>
    <w:p w14:paraId="5F8B014B" w14:textId="77777777" w:rsidR="001E7EA7" w:rsidRDefault="001E7EA7">
      <w:pPr>
        <w:pStyle w:val="Code"/>
        <w:rPr>
          <w:ins w:id="776" w:author="Eric Robertson" w:date="2016-10-18T14:19:00Z"/>
        </w:rPr>
        <w:pPrChange w:id="77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78" w:author="Eric Robertson" w:date="2016-10-18T14:19:00Z">
        <w:r>
          <w:t xml:space="preserve">        "</w:t>
        </w:r>
        <w:proofErr w:type="spellStart"/>
        <w:proofErr w:type="gramStart"/>
        <w:r>
          <w:t>compositepixelsize</w:t>
        </w:r>
        <w:proofErr w:type="spellEnd"/>
        <w:proofErr w:type="gramEnd"/>
        <w:r>
          <w:t>": "small",</w:t>
        </w:r>
      </w:ins>
    </w:p>
    <w:p w14:paraId="72BD889D" w14:textId="77777777" w:rsidR="001E7EA7" w:rsidRDefault="001E7EA7">
      <w:pPr>
        <w:pStyle w:val="Code"/>
        <w:rPr>
          <w:ins w:id="779" w:author="Eric Robertson" w:date="2016-10-18T14:19:00Z"/>
        </w:rPr>
        <w:pPrChange w:id="780"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81" w:author="Eric Robertson" w:date="2016-10-18T14:19:00Z">
        <w:r>
          <w:t xml:space="preserve">        "</w:t>
        </w:r>
        <w:proofErr w:type="spellStart"/>
        <w:proofErr w:type="gramStart"/>
        <w:r>
          <w:t>largemanmade</w:t>
        </w:r>
        <w:proofErr w:type="spellEnd"/>
        <w:proofErr w:type="gramEnd"/>
        <w:r>
          <w:t>": "no",</w:t>
        </w:r>
      </w:ins>
    </w:p>
    <w:p w14:paraId="6C2EDE3A" w14:textId="77777777" w:rsidR="001E7EA7" w:rsidRDefault="001E7EA7">
      <w:pPr>
        <w:pStyle w:val="Code"/>
        <w:rPr>
          <w:ins w:id="782" w:author="Eric Robertson" w:date="2016-10-18T14:19:00Z"/>
        </w:rPr>
        <w:pPrChange w:id="783"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84" w:author="Eric Robertson" w:date="2016-10-18T14:19:00Z">
        <w:r>
          <w:t xml:space="preserve">        "</w:t>
        </w:r>
        <w:proofErr w:type="spellStart"/>
        <w:proofErr w:type="gramStart"/>
        <w:r>
          <w:t>histogramnormalizationglobal</w:t>
        </w:r>
        <w:proofErr w:type="spellEnd"/>
        <w:proofErr w:type="gramEnd"/>
        <w:r>
          <w:t>": "no",</w:t>
        </w:r>
      </w:ins>
    </w:p>
    <w:p w14:paraId="5D104630" w14:textId="77777777" w:rsidR="001E7EA7" w:rsidRDefault="001E7EA7">
      <w:pPr>
        <w:pStyle w:val="Code"/>
        <w:rPr>
          <w:ins w:id="785" w:author="Eric Robertson" w:date="2016-10-18T14:19:00Z"/>
        </w:rPr>
        <w:pPrChange w:id="786"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87" w:author="Eric Robertson" w:date="2016-10-18T14:19:00Z">
        <w:r>
          <w:t xml:space="preserve">        "</w:t>
        </w:r>
        <w:proofErr w:type="gramStart"/>
        <w:r>
          <w:t>clone</w:t>
        </w:r>
        <w:proofErr w:type="gramEnd"/>
        <w:r>
          <w:t>": "no",</w:t>
        </w:r>
      </w:ins>
    </w:p>
    <w:p w14:paraId="546187A9" w14:textId="77777777" w:rsidR="001E7EA7" w:rsidRDefault="001E7EA7">
      <w:pPr>
        <w:pStyle w:val="Code"/>
        <w:rPr>
          <w:ins w:id="788" w:author="Eric Robertson" w:date="2016-10-18T14:19:00Z"/>
        </w:rPr>
        <w:pPrChange w:id="789"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90" w:author="Eric Robertson" w:date="2016-10-18T14:19:00Z">
        <w:r>
          <w:t xml:space="preserve">        "</w:t>
        </w:r>
        <w:proofErr w:type="gramStart"/>
        <w:r>
          <w:t>landscape</w:t>
        </w:r>
        <w:proofErr w:type="gramEnd"/>
        <w:r>
          <w:t>": "no",</w:t>
        </w:r>
      </w:ins>
    </w:p>
    <w:p w14:paraId="3C9E51A3" w14:textId="77777777" w:rsidR="001E7EA7" w:rsidRDefault="001E7EA7">
      <w:pPr>
        <w:pStyle w:val="Code"/>
        <w:rPr>
          <w:ins w:id="791" w:author="Eric Robertson" w:date="2016-10-18T14:19:00Z"/>
        </w:rPr>
        <w:pPrChange w:id="79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93" w:author="Eric Robertson" w:date="2016-10-18T14:19:00Z">
        <w:r>
          <w:t xml:space="preserve">        "</w:t>
        </w:r>
        <w:proofErr w:type="spellStart"/>
        <w:proofErr w:type="gramStart"/>
        <w:r>
          <w:t>imagecompression</w:t>
        </w:r>
        <w:proofErr w:type="spellEnd"/>
        <w:proofErr w:type="gramEnd"/>
        <w:r>
          <w:t>": "no"</w:t>
        </w:r>
      </w:ins>
    </w:p>
    <w:p w14:paraId="24A93802" w14:textId="20AE9BA1" w:rsidR="001E7EA7" w:rsidRDefault="001E7EA7">
      <w:pPr>
        <w:pStyle w:val="Code"/>
        <w:rPr>
          <w:ins w:id="794" w:author="Eric Robertson" w:date="2016-10-06T12:08:00Z"/>
        </w:rPr>
        <w:pPrChange w:id="795" w:author="Eric Robertson" w:date="2016-10-18T14:19:00Z">
          <w:pPr>
            <w:pStyle w:val="ListBullet2"/>
          </w:pPr>
        </w:pPrChange>
      </w:pPr>
      <w:ins w:id="796" w:author="Eric Robertson" w:date="2016-10-18T14:19:00Z">
        <w:r>
          <w:t xml:space="preserve">      }</w:t>
        </w:r>
      </w:ins>
    </w:p>
    <w:p w14:paraId="1D4FBA0B" w14:textId="77777777" w:rsidR="002C2D16" w:rsidRPr="000B0E72" w:rsidRDefault="002C2D16">
      <w:pPr>
        <w:pStyle w:val="ListBullet2"/>
        <w:numPr>
          <w:ilvl w:val="0"/>
          <w:numId w:val="0"/>
        </w:numPr>
        <w:pPrChange w:id="797" w:author="Eric Robertson" w:date="2016-10-06T12:14:00Z">
          <w:pPr>
            <w:pStyle w:val="ListBullet2"/>
          </w:pPr>
        </w:pPrChange>
      </w:pPr>
    </w:p>
    <w:p w14:paraId="3A656DEB" w14:textId="77777777" w:rsidR="00E20C6A" w:rsidRPr="00C8495E" w:rsidRDefault="00E20C6A" w:rsidP="00AA3D31">
      <w:pPr>
        <w:pStyle w:val="BodyText"/>
      </w:pPr>
      <w:r w:rsidRPr="00E20C6A">
        <w:t xml:space="preserve">A link is a connection between source and target nodes. </w:t>
      </w:r>
      <w:proofErr w:type="gramStart"/>
      <w:r w:rsidRPr="00E20C6A">
        <w:t>The nodes are referenced by a number</w:t>
      </w:r>
      <w:proofErr w:type="gramEnd"/>
      <w:r w:rsidRPr="00E20C6A">
        <w:t xml:space="preserve">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proofErr w:type="gramStart"/>
      <w:r>
        <w:t>inputmaskname</w:t>
      </w:r>
      <w:proofErr w:type="spellEnd"/>
      <w:proofErr w:type="gram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proofErr w:type="gramStart"/>
      <w:r>
        <w:t>exifdiff</w:t>
      </w:r>
      <w:proofErr w:type="spellEnd"/>
      <w:proofErr w:type="gram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proofErr w:type="gramStart"/>
      <w:r w:rsidRPr="00274563">
        <w:rPr>
          <w:b/>
          <w:i/>
        </w:rPr>
        <w:t>source</w:t>
      </w:r>
      <w:proofErr w:type="gramEnd"/>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proofErr w:type="gramStart"/>
      <w:r w:rsidRPr="00274563">
        <w:rPr>
          <w:b/>
          <w:i/>
        </w:rPr>
        <w:t>target</w:t>
      </w:r>
      <w:proofErr w:type="gramEnd"/>
      <w:r w:rsidRPr="00274563">
        <w:rPr>
          <w:b/>
          <w:i/>
        </w:rPr>
        <w:t xml:space="preserve">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lastRenderedPageBreak/>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proofErr w:type="gramStart"/>
      <w:r w:rsidRPr="00274563">
        <w:rPr>
          <w:b/>
          <w:i/>
        </w:rPr>
        <w:t>editable</w:t>
      </w:r>
      <w:proofErr w:type="gramEnd"/>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proofErr w:type="gramStart"/>
      <w:r w:rsidRPr="00274563">
        <w:rPr>
          <w:b/>
          <w:i/>
        </w:rPr>
        <w:t>username</w:t>
      </w:r>
      <w:proofErr w:type="gramEnd"/>
      <w:r w:rsidRPr="00274563">
        <w:rPr>
          <w:b/>
          <w:i/>
        </w:rPr>
        <w:t xml:space="preserve"> </w:t>
      </w:r>
      <w:r w:rsidR="00274563">
        <w:t>-</w:t>
      </w:r>
      <w:r w:rsidRPr="00E20C6A">
        <w:t xml:space="preserve"> the name of the user that created the link</w:t>
      </w:r>
    </w:p>
    <w:p w14:paraId="6B720F62" w14:textId="585A1271" w:rsidR="00A6325D" w:rsidRPr="000A73FA" w:rsidRDefault="00A6325D" w:rsidP="00732A79">
      <w:pPr>
        <w:pStyle w:val="ListBullet2"/>
      </w:pPr>
      <w:proofErr w:type="gramStart"/>
      <w:r>
        <w:rPr>
          <w:b/>
          <w:i/>
        </w:rPr>
        <w:t>automated</w:t>
      </w:r>
      <w:proofErr w:type="gramEnd"/>
      <w:r>
        <w:rPr>
          <w:b/>
          <w:i/>
        </w:rPr>
        <w:t xml:space="preserve"> –</w:t>
      </w:r>
      <w:r>
        <w:t>‘yes’ if the link is created through a batch or automated process</w:t>
      </w:r>
    </w:p>
    <w:p w14:paraId="4556015C" w14:textId="11C504C3" w:rsidR="00E20C6A" w:rsidRPr="00E20C6A" w:rsidRDefault="00E20C6A" w:rsidP="00732A79">
      <w:pPr>
        <w:pStyle w:val="ListBullet2"/>
      </w:pPr>
      <w:proofErr w:type="spellStart"/>
      <w:proofErr w:type="gramStart"/>
      <w:r w:rsidRPr="00274563">
        <w:rPr>
          <w:b/>
          <w:i/>
        </w:rPr>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proofErr w:type="gramStart"/>
      <w:r w:rsidRPr="00274563">
        <w:rPr>
          <w:b/>
          <w:i/>
        </w:rPr>
        <w:t>op</w:t>
      </w:r>
      <w:proofErr w:type="gramEnd"/>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proofErr w:type="gramStart"/>
      <w:r w:rsidRPr="00274563">
        <w:rPr>
          <w:b/>
          <w:i/>
        </w:rPr>
        <w:t>softwareVersion</w:t>
      </w:r>
      <w:proofErr w:type="spellEnd"/>
      <w:proofErr w:type="gram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proofErr w:type="gramStart"/>
      <w:r>
        <w:rPr>
          <w:b/>
          <w:i/>
        </w:rPr>
        <w:t>arguments</w:t>
      </w:r>
      <w:proofErr w:type="gramEnd"/>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proofErr w:type="gramStart"/>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proofErr w:type="gramStart"/>
      <w:r w:rsidRPr="000A73FA">
        <w:rPr>
          <w:b/>
          <w:i/>
        </w:rPr>
        <w:t>masks</w:t>
      </w:r>
      <w:proofErr w:type="gramEnd"/>
      <w:r w:rsidRPr="000A73FA">
        <w:rPr>
          <w:b/>
          <w:i/>
        </w:rPr>
        <w:t xml:space="preserve">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bookmarkStart w:id="798" w:name="_GoBack"/>
      <w:proofErr w:type="spellStart"/>
      <w:proofErr w:type="gramStart"/>
      <w:r>
        <w:rPr>
          <w:b/>
          <w:i/>
        </w:rPr>
        <w:t>exif</w:t>
      </w:r>
      <w:bookmarkEnd w:id="798"/>
      <w:r>
        <w:rPr>
          <w:b/>
          <w:i/>
        </w:rPr>
        <w:t>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pPr>
        <w:pStyle w:val="ListBullet2"/>
        <w:tabs>
          <w:tab w:val="clear" w:pos="720"/>
          <w:tab w:val="num" w:pos="1080"/>
        </w:tabs>
        <w:ind w:left="1080"/>
        <w:pPrChange w:id="799" w:author="Eric Robertson" w:date="2016-10-06T12:14:00Z">
          <w:pPr>
            <w:pStyle w:val="ListBullet2"/>
          </w:pPr>
        </w:pPrChange>
      </w:pPr>
      <w:r>
        <w:t>[</w:t>
      </w:r>
      <w:proofErr w:type="gramStart"/>
      <w:r>
        <w:t>‘change’</w:t>
      </w:r>
      <w:proofErr w:type="gramEnd"/>
      <w:r>
        <w:t>, old value, new value]</w:t>
      </w:r>
    </w:p>
    <w:p w14:paraId="0FE452C9" w14:textId="77777777" w:rsidR="008662C2" w:rsidRPr="00732A79" w:rsidRDefault="008662C2">
      <w:pPr>
        <w:pStyle w:val="ListBullet2"/>
        <w:tabs>
          <w:tab w:val="clear" w:pos="720"/>
          <w:tab w:val="num" w:pos="1080"/>
        </w:tabs>
        <w:ind w:left="1080"/>
        <w:pPrChange w:id="800" w:author="Eric Robertson" w:date="2016-10-06T12:14:00Z">
          <w:pPr>
            <w:pStyle w:val="ListBullet2"/>
          </w:pPr>
        </w:pPrChange>
      </w:pPr>
      <w:r>
        <w:t>[</w:t>
      </w:r>
      <w:proofErr w:type="gramStart"/>
      <w:r>
        <w:t>‘add’</w:t>
      </w:r>
      <w:proofErr w:type="gramEnd"/>
      <w:r>
        <w:t>, new value]</w:t>
      </w:r>
    </w:p>
    <w:p w14:paraId="4548AAF5" w14:textId="77777777" w:rsidR="008662C2" w:rsidRDefault="008662C2">
      <w:pPr>
        <w:pStyle w:val="ListBullet2"/>
        <w:tabs>
          <w:tab w:val="clear" w:pos="720"/>
          <w:tab w:val="num" w:pos="1080"/>
        </w:tabs>
        <w:ind w:left="1080"/>
        <w:rPr>
          <w:ins w:id="801" w:author="Eric Robertson" w:date="2016-10-06T12:14:00Z"/>
        </w:rPr>
        <w:pPrChange w:id="802" w:author="Eric Robertson" w:date="2016-10-06T12:14:00Z">
          <w:pPr>
            <w:pStyle w:val="ListBullet2"/>
          </w:pPr>
        </w:pPrChange>
      </w:pPr>
      <w:r>
        <w:t>[</w:t>
      </w:r>
      <w:proofErr w:type="gramStart"/>
      <w:r>
        <w:t>‘delete’</w:t>
      </w:r>
      <w:proofErr w:type="gramEnd"/>
      <w:r>
        <w:t>, old value]</w:t>
      </w:r>
    </w:p>
    <w:p w14:paraId="1F6C6581" w14:textId="77777777" w:rsidR="00E90B39" w:rsidRDefault="00E90B39" w:rsidP="00E90B39">
      <w:pPr>
        <w:pStyle w:val="ListBullet2"/>
        <w:rPr>
          <w:ins w:id="803" w:author="Eric Robertson" w:date="2016-10-06T12:14:00Z"/>
        </w:rPr>
      </w:pPr>
      <w:proofErr w:type="spellStart"/>
      <w:proofErr w:type="gramStart"/>
      <w:ins w:id="804" w:author="Eric Robertson" w:date="2016-10-06T12:14:00Z">
        <w:r>
          <w:rPr>
            <w:b/>
            <w:i/>
          </w:rPr>
          <w:t>compositecolor</w:t>
        </w:r>
        <w:proofErr w:type="spellEnd"/>
        <w:proofErr w:type="gramEnd"/>
        <w:r w:rsidRPr="00E20C6A">
          <w:t xml:space="preserve"> </w:t>
        </w:r>
        <w:r>
          <w:t>– The assigned RGB color of the link when assigned to affected pixels in the composite mask.</w:t>
        </w:r>
      </w:ins>
    </w:p>
    <w:p w14:paraId="1C7EC2EF" w14:textId="64001954" w:rsidR="00E90B39" w:rsidRDefault="00E90B39" w:rsidP="00E90B39">
      <w:pPr>
        <w:pStyle w:val="ListBullet2"/>
        <w:rPr>
          <w:ins w:id="805" w:author="Eric Robertson" w:date="2016-10-06T12:14:00Z"/>
        </w:rPr>
      </w:pPr>
      <w:proofErr w:type="gramStart"/>
      <w:ins w:id="806" w:author="Eric Robertson" w:date="2016-10-06T12:14:00Z">
        <w:r>
          <w:rPr>
            <w:b/>
            <w:i/>
          </w:rPr>
          <w:t>transform</w:t>
        </w:r>
        <w:proofErr w:type="gramEnd"/>
        <w:r>
          <w:rPr>
            <w:b/>
            <w:i/>
          </w:rPr>
          <w:t xml:space="preserve"> matrix</w:t>
        </w:r>
        <w:r w:rsidRPr="00E20C6A">
          <w:t xml:space="preserve"> </w:t>
        </w:r>
      </w:ins>
      <w:ins w:id="807" w:author="Eric Robertson" w:date="2016-10-06T12:15:00Z">
        <w:r>
          <w:t>–</w:t>
        </w:r>
      </w:ins>
      <w:ins w:id="808" w:author="Eric Robertson" w:date="2016-10-06T12:14:00Z">
        <w:r w:rsidRPr="00E20C6A">
          <w:t xml:space="preserve"> </w:t>
        </w:r>
      </w:ins>
      <w:ins w:id="809" w:author="Eric Robertson" w:date="2016-10-06T12:15:00Z">
        <w:r>
          <w:t>A description of a 3x3 transformation matrix used to realign images to their original after a transformation, applied masks during construction of the composite mask</w:t>
        </w:r>
      </w:ins>
      <w:ins w:id="810" w:author="Eric Robertson" w:date="2016-10-06T12:16:00Z">
        <w:r>
          <w:t>.</w:t>
        </w:r>
      </w:ins>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ns w:id="811" w:author="Eric Robertson" w:date="2016-10-18T14:23:00Z"/>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812" w:name="_Toc50876249"/>
      <w:bookmarkStart w:id="813" w:name="_Toc51126450"/>
      <w:bookmarkStart w:id="814" w:name="_Toc51126669"/>
      <w:bookmarkStart w:id="815" w:name="_Toc51387376"/>
      <w:bookmarkStart w:id="816" w:name="_Toc51720456"/>
      <w:bookmarkStart w:id="817" w:name="_Toc53278026"/>
      <w:bookmarkStart w:id="818" w:name="_Toc53278220"/>
      <w:bookmarkStart w:id="819" w:name="_Toc53278575"/>
      <w:bookmarkStart w:id="820" w:name="_Toc53278975"/>
      <w:bookmarkStart w:id="821" w:name="_Toc53285162"/>
      <w:bookmarkStart w:id="822" w:name="_Toc53388095"/>
      <w:bookmarkStart w:id="823" w:name="_Toc53463709"/>
      <w:bookmarkStart w:id="824" w:name="_Toc53463822"/>
      <w:bookmarkStart w:id="825" w:name="_Toc50876254"/>
      <w:bookmarkStart w:id="826" w:name="_Toc51126455"/>
      <w:bookmarkStart w:id="827" w:name="_Toc51126674"/>
      <w:bookmarkStart w:id="828" w:name="_Toc51387381"/>
      <w:bookmarkStart w:id="829" w:name="_Toc51720461"/>
      <w:bookmarkStart w:id="830" w:name="_Toc53278031"/>
      <w:bookmarkStart w:id="831" w:name="_Toc53278225"/>
      <w:bookmarkStart w:id="832" w:name="_Toc53278580"/>
      <w:bookmarkStart w:id="833" w:name="_Toc53278980"/>
      <w:bookmarkStart w:id="834" w:name="_Toc53285167"/>
      <w:bookmarkStart w:id="835" w:name="_Toc53388100"/>
      <w:bookmarkStart w:id="836" w:name="_Toc53463714"/>
      <w:bookmarkStart w:id="837" w:name="_Toc53463827"/>
      <w:bookmarkStart w:id="838" w:name="_Toc50876255"/>
      <w:bookmarkStart w:id="839" w:name="_Toc51126456"/>
      <w:bookmarkStart w:id="840" w:name="_Toc51126675"/>
      <w:bookmarkStart w:id="841" w:name="_Toc51387382"/>
      <w:bookmarkStart w:id="842" w:name="_Toc51720462"/>
      <w:bookmarkStart w:id="843" w:name="_Toc53278032"/>
      <w:bookmarkStart w:id="844" w:name="_Toc53278226"/>
      <w:bookmarkStart w:id="845" w:name="_Toc53278581"/>
      <w:bookmarkStart w:id="846" w:name="_Toc53278981"/>
      <w:bookmarkStart w:id="847" w:name="_Toc53285168"/>
      <w:bookmarkStart w:id="848" w:name="_Toc53388101"/>
      <w:bookmarkStart w:id="849" w:name="_Toc53463715"/>
      <w:bookmarkStart w:id="850" w:name="_Toc53463828"/>
      <w:bookmarkStart w:id="851" w:name="_Toc50876256"/>
      <w:bookmarkStart w:id="852" w:name="_Toc51126457"/>
      <w:bookmarkStart w:id="853" w:name="_Toc51126676"/>
      <w:bookmarkStart w:id="854" w:name="_Toc51387383"/>
      <w:bookmarkStart w:id="855" w:name="_Toc51720463"/>
      <w:bookmarkStart w:id="856" w:name="_Toc53278033"/>
      <w:bookmarkStart w:id="857" w:name="_Toc53278227"/>
      <w:bookmarkStart w:id="858" w:name="_Toc53278582"/>
      <w:bookmarkStart w:id="859" w:name="_Toc53278982"/>
      <w:bookmarkStart w:id="860" w:name="_Toc53285169"/>
      <w:bookmarkStart w:id="861" w:name="_Toc53388102"/>
      <w:bookmarkStart w:id="862" w:name="_Toc53463716"/>
      <w:bookmarkStart w:id="863" w:name="_Toc53463829"/>
      <w:bookmarkStart w:id="864" w:name="_Toc50876260"/>
      <w:bookmarkStart w:id="865" w:name="_Toc51126461"/>
      <w:bookmarkStart w:id="866" w:name="_Toc51126680"/>
      <w:bookmarkStart w:id="867" w:name="_Toc51387387"/>
      <w:bookmarkStart w:id="868" w:name="_Toc51720467"/>
      <w:bookmarkStart w:id="869" w:name="_Toc53278037"/>
      <w:bookmarkStart w:id="870" w:name="_Toc53278231"/>
      <w:bookmarkStart w:id="871" w:name="_Toc53278586"/>
      <w:bookmarkStart w:id="872" w:name="_Toc53278986"/>
      <w:bookmarkStart w:id="873" w:name="_Toc53285173"/>
      <w:bookmarkStart w:id="874" w:name="_Toc53388106"/>
      <w:bookmarkStart w:id="875" w:name="_Toc53463720"/>
      <w:bookmarkStart w:id="876" w:name="_Toc53463833"/>
      <w:bookmarkStart w:id="877" w:name="_Toc50876264"/>
      <w:bookmarkStart w:id="878" w:name="_Toc51126465"/>
      <w:bookmarkStart w:id="879" w:name="_Toc51126684"/>
      <w:bookmarkStart w:id="880" w:name="_Toc51387391"/>
      <w:bookmarkStart w:id="881" w:name="_Toc51720471"/>
      <w:bookmarkStart w:id="882" w:name="_Toc53278041"/>
      <w:bookmarkStart w:id="883" w:name="_Toc53278235"/>
      <w:bookmarkStart w:id="884" w:name="_Toc53278590"/>
      <w:bookmarkStart w:id="885" w:name="_Toc53278990"/>
      <w:bookmarkStart w:id="886" w:name="_Toc53285177"/>
      <w:bookmarkStart w:id="887" w:name="_Toc53388110"/>
      <w:bookmarkStart w:id="888" w:name="_Toc53463724"/>
      <w:bookmarkStart w:id="889" w:name="_Toc53463837"/>
      <w:bookmarkStart w:id="890" w:name="_Toc50876265"/>
      <w:bookmarkStart w:id="891" w:name="_Toc51126466"/>
      <w:bookmarkStart w:id="892" w:name="_Toc51126685"/>
      <w:bookmarkStart w:id="893" w:name="_Toc51387392"/>
      <w:bookmarkStart w:id="894" w:name="_Toc51720472"/>
      <w:bookmarkStart w:id="895" w:name="_Toc53278042"/>
      <w:bookmarkStart w:id="896" w:name="_Toc53278236"/>
      <w:bookmarkStart w:id="897" w:name="_Toc53278591"/>
      <w:bookmarkStart w:id="898" w:name="_Toc53278991"/>
      <w:bookmarkStart w:id="899" w:name="_Toc53285178"/>
      <w:bookmarkStart w:id="900" w:name="_Toc53388111"/>
      <w:bookmarkStart w:id="901" w:name="_Toc53463725"/>
      <w:bookmarkStart w:id="902" w:name="_Toc53463838"/>
      <w:bookmarkStart w:id="903" w:name="_Toc50876266"/>
      <w:bookmarkStart w:id="904" w:name="_Toc51126467"/>
      <w:bookmarkStart w:id="905" w:name="_Toc51126686"/>
      <w:bookmarkStart w:id="906" w:name="_Toc51387393"/>
      <w:bookmarkStart w:id="907" w:name="_Toc51720473"/>
      <w:bookmarkStart w:id="908" w:name="_Toc53278043"/>
      <w:bookmarkStart w:id="909" w:name="_Toc53278237"/>
      <w:bookmarkStart w:id="910" w:name="_Toc53278592"/>
      <w:bookmarkStart w:id="911" w:name="_Toc53278992"/>
      <w:bookmarkStart w:id="912" w:name="_Toc53285179"/>
      <w:bookmarkStart w:id="913" w:name="_Toc53388112"/>
      <w:bookmarkStart w:id="914" w:name="_Toc53463726"/>
      <w:bookmarkStart w:id="915" w:name="_Toc53463839"/>
      <w:bookmarkStart w:id="916" w:name="_Toc50876273"/>
      <w:bookmarkStart w:id="917" w:name="_Toc51126474"/>
      <w:bookmarkStart w:id="918" w:name="_Toc51126693"/>
      <w:bookmarkStart w:id="919" w:name="_Toc51387400"/>
      <w:bookmarkStart w:id="920" w:name="_Toc51720480"/>
      <w:bookmarkStart w:id="921" w:name="_Toc53278050"/>
      <w:bookmarkStart w:id="922" w:name="_Toc53278244"/>
      <w:bookmarkStart w:id="923" w:name="_Toc53278599"/>
      <w:bookmarkStart w:id="924" w:name="_Toc53278999"/>
      <w:bookmarkStart w:id="925" w:name="_Toc53285186"/>
      <w:bookmarkStart w:id="926" w:name="_Toc53388119"/>
      <w:bookmarkStart w:id="927" w:name="_Toc53463733"/>
      <w:bookmarkStart w:id="928" w:name="_Toc53463846"/>
      <w:bookmarkStart w:id="929" w:name="_Toc50876277"/>
      <w:bookmarkStart w:id="930" w:name="_Toc51126478"/>
      <w:bookmarkStart w:id="931" w:name="_Toc51126697"/>
      <w:bookmarkStart w:id="932" w:name="_Toc51387404"/>
      <w:bookmarkStart w:id="933" w:name="_Toc51720484"/>
      <w:bookmarkStart w:id="934" w:name="_Toc53278054"/>
      <w:bookmarkStart w:id="935" w:name="_Toc53278248"/>
      <w:bookmarkStart w:id="936" w:name="_Toc53278603"/>
      <w:bookmarkStart w:id="937" w:name="_Toc53279003"/>
      <w:bookmarkStart w:id="938" w:name="_Toc53285190"/>
      <w:bookmarkStart w:id="939" w:name="_Toc53388123"/>
      <w:bookmarkStart w:id="940" w:name="_Toc53463737"/>
      <w:bookmarkStart w:id="941" w:name="_Toc53463850"/>
      <w:bookmarkStart w:id="942" w:name="_Toc50876278"/>
      <w:bookmarkStart w:id="943" w:name="_Toc51126479"/>
      <w:bookmarkStart w:id="944" w:name="_Toc51126698"/>
      <w:bookmarkStart w:id="945" w:name="_Toc51387405"/>
      <w:bookmarkStart w:id="946" w:name="_Toc51720485"/>
      <w:bookmarkStart w:id="947" w:name="_Toc53278055"/>
      <w:bookmarkStart w:id="948" w:name="_Toc53278249"/>
      <w:bookmarkStart w:id="949" w:name="_Toc53278604"/>
      <w:bookmarkStart w:id="950" w:name="_Toc53279004"/>
      <w:bookmarkStart w:id="951" w:name="_Toc53285191"/>
      <w:bookmarkStart w:id="952" w:name="_Toc53388124"/>
      <w:bookmarkStart w:id="953" w:name="_Toc53463738"/>
      <w:bookmarkStart w:id="954" w:name="_Toc53463851"/>
      <w:bookmarkStart w:id="955" w:name="_Toc50876279"/>
      <w:bookmarkStart w:id="956" w:name="_Toc51126480"/>
      <w:bookmarkStart w:id="957" w:name="_Toc51126699"/>
      <w:bookmarkStart w:id="958" w:name="_Toc51387406"/>
      <w:bookmarkStart w:id="959" w:name="_Toc51720486"/>
      <w:bookmarkStart w:id="960" w:name="_Toc53278056"/>
      <w:bookmarkStart w:id="961" w:name="_Toc53278250"/>
      <w:bookmarkStart w:id="962" w:name="_Toc53278605"/>
      <w:bookmarkStart w:id="963" w:name="_Toc53279005"/>
      <w:bookmarkStart w:id="964" w:name="_Toc53285192"/>
      <w:bookmarkStart w:id="965" w:name="_Toc53388125"/>
      <w:bookmarkStart w:id="966" w:name="_Toc53463739"/>
      <w:bookmarkStart w:id="967" w:name="_Toc53463852"/>
      <w:bookmarkStart w:id="968" w:name="_Toc50876280"/>
      <w:bookmarkStart w:id="969" w:name="_Toc51126481"/>
      <w:bookmarkStart w:id="970" w:name="_Toc51126700"/>
      <w:bookmarkStart w:id="971" w:name="_Toc51387407"/>
      <w:bookmarkStart w:id="972" w:name="_Toc51720487"/>
      <w:bookmarkStart w:id="973" w:name="_Toc53278057"/>
      <w:bookmarkStart w:id="974" w:name="_Toc53278251"/>
      <w:bookmarkStart w:id="975" w:name="_Toc53278606"/>
      <w:bookmarkStart w:id="976" w:name="_Toc53279006"/>
      <w:bookmarkStart w:id="977" w:name="_Toc53285193"/>
      <w:bookmarkStart w:id="978" w:name="_Toc53388126"/>
      <w:bookmarkStart w:id="979" w:name="_Toc53463740"/>
      <w:bookmarkStart w:id="980" w:name="_Toc53463853"/>
      <w:bookmarkStart w:id="981" w:name="_Toc50876281"/>
      <w:bookmarkStart w:id="982" w:name="_Toc51126482"/>
      <w:bookmarkStart w:id="983" w:name="_Toc51126701"/>
      <w:bookmarkStart w:id="984" w:name="_Toc51387408"/>
      <w:bookmarkStart w:id="985" w:name="_Toc51720488"/>
      <w:bookmarkStart w:id="986" w:name="_Toc53278058"/>
      <w:bookmarkStart w:id="987" w:name="_Toc53278252"/>
      <w:bookmarkStart w:id="988" w:name="_Toc53278607"/>
      <w:bookmarkStart w:id="989" w:name="_Toc53279007"/>
      <w:bookmarkStart w:id="990" w:name="_Toc53285194"/>
      <w:bookmarkStart w:id="991" w:name="_Toc53388127"/>
      <w:bookmarkStart w:id="992" w:name="_Toc53463741"/>
      <w:bookmarkStart w:id="993" w:name="_Toc53463854"/>
      <w:bookmarkStart w:id="994" w:name="_Toc50876285"/>
      <w:bookmarkStart w:id="995" w:name="_Toc51126486"/>
      <w:bookmarkStart w:id="996" w:name="_Toc51126705"/>
      <w:bookmarkStart w:id="997" w:name="_Toc51387412"/>
      <w:bookmarkStart w:id="998" w:name="_Toc51720492"/>
      <w:bookmarkStart w:id="999" w:name="_Toc53278062"/>
      <w:bookmarkStart w:id="1000" w:name="_Toc53278256"/>
      <w:bookmarkStart w:id="1001" w:name="_Toc53278611"/>
      <w:bookmarkStart w:id="1002" w:name="_Toc53279011"/>
      <w:bookmarkStart w:id="1003" w:name="_Toc53285198"/>
      <w:bookmarkStart w:id="1004" w:name="_Toc53388131"/>
      <w:bookmarkStart w:id="1005" w:name="_Toc53463745"/>
      <w:bookmarkStart w:id="1006" w:name="_Toc53463858"/>
      <w:bookmarkStart w:id="1007" w:name="_Toc50876286"/>
      <w:bookmarkStart w:id="1008" w:name="_Toc51126487"/>
      <w:bookmarkStart w:id="1009" w:name="_Toc51126706"/>
      <w:bookmarkStart w:id="1010" w:name="_Toc51387413"/>
      <w:bookmarkStart w:id="1011" w:name="_Toc51720493"/>
      <w:bookmarkStart w:id="1012" w:name="_Toc53278063"/>
      <w:bookmarkStart w:id="1013" w:name="_Toc53278257"/>
      <w:bookmarkStart w:id="1014" w:name="_Toc53278612"/>
      <w:bookmarkStart w:id="1015" w:name="_Toc53279012"/>
      <w:bookmarkStart w:id="1016" w:name="_Toc53285199"/>
      <w:bookmarkStart w:id="1017" w:name="_Toc53388132"/>
      <w:bookmarkStart w:id="1018" w:name="_Toc53463746"/>
      <w:bookmarkStart w:id="1019" w:name="_Toc53463859"/>
      <w:bookmarkStart w:id="1020" w:name="_Toc50876290"/>
      <w:bookmarkStart w:id="1021" w:name="_Toc51126491"/>
      <w:bookmarkStart w:id="1022" w:name="_Toc51126710"/>
      <w:bookmarkStart w:id="1023" w:name="_Toc51387417"/>
      <w:bookmarkStart w:id="1024" w:name="_Toc51720497"/>
      <w:bookmarkStart w:id="1025" w:name="_Toc53278067"/>
      <w:bookmarkStart w:id="1026" w:name="_Toc53278261"/>
      <w:bookmarkStart w:id="1027" w:name="_Toc53278616"/>
      <w:bookmarkStart w:id="1028" w:name="_Toc53279016"/>
      <w:bookmarkStart w:id="1029" w:name="_Toc53285203"/>
      <w:bookmarkStart w:id="1030" w:name="_Toc53388136"/>
      <w:bookmarkStart w:id="1031" w:name="_Toc53463750"/>
      <w:bookmarkStart w:id="1032" w:name="_Toc53463863"/>
      <w:bookmarkStart w:id="1033" w:name="_Toc50876291"/>
      <w:bookmarkStart w:id="1034" w:name="_Toc51126492"/>
      <w:bookmarkStart w:id="1035" w:name="_Toc51126711"/>
      <w:bookmarkStart w:id="1036" w:name="_Toc51387418"/>
      <w:bookmarkStart w:id="1037" w:name="_Toc51720498"/>
      <w:bookmarkStart w:id="1038" w:name="_Toc53278068"/>
      <w:bookmarkStart w:id="1039" w:name="_Toc53278262"/>
      <w:bookmarkStart w:id="1040" w:name="_Toc53278617"/>
      <w:bookmarkStart w:id="1041" w:name="_Toc53279017"/>
      <w:bookmarkStart w:id="1042" w:name="_Toc53285204"/>
      <w:bookmarkStart w:id="1043" w:name="_Toc53388137"/>
      <w:bookmarkStart w:id="1044" w:name="_Toc53463751"/>
      <w:bookmarkStart w:id="1045" w:name="_Toc53463864"/>
      <w:bookmarkStart w:id="1046" w:name="_Toc50876292"/>
      <w:bookmarkStart w:id="1047" w:name="_Toc51126493"/>
      <w:bookmarkStart w:id="1048" w:name="_Toc51126712"/>
      <w:bookmarkStart w:id="1049" w:name="_Toc51387419"/>
      <w:bookmarkStart w:id="1050" w:name="_Toc51720499"/>
      <w:bookmarkStart w:id="1051" w:name="_Toc53278069"/>
      <w:bookmarkStart w:id="1052" w:name="_Toc53278263"/>
      <w:bookmarkStart w:id="1053" w:name="_Toc53278618"/>
      <w:bookmarkStart w:id="1054" w:name="_Toc53279018"/>
      <w:bookmarkStart w:id="1055" w:name="_Toc53285205"/>
      <w:bookmarkStart w:id="1056" w:name="_Toc53388138"/>
      <w:bookmarkStart w:id="1057" w:name="_Toc53463752"/>
      <w:bookmarkStart w:id="1058" w:name="_Toc53463865"/>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4C67FF05" w14:textId="77777777" w:rsidR="009B3311" w:rsidRDefault="009B3311" w:rsidP="00154DAF">
      <w:pPr>
        <w:spacing w:after="240"/>
        <w:jc w:val="both"/>
        <w:rPr>
          <w:ins w:id="1059" w:author="Eric Robertson" w:date="2016-10-18T14:23:00Z"/>
          <w:i/>
          <w:sz w:val="22"/>
          <w:szCs w:val="22"/>
        </w:rPr>
      </w:pPr>
    </w:p>
    <w:p w14:paraId="7812993E" w14:textId="6748D149" w:rsidR="009B3311" w:rsidRDefault="009B3311">
      <w:pPr>
        <w:pStyle w:val="Heading1"/>
        <w:rPr>
          <w:ins w:id="1060" w:author="Eric Robertson" w:date="2016-10-18T14:23:00Z"/>
        </w:rPr>
        <w:pPrChange w:id="1061" w:author="Eric Robertson" w:date="2016-10-18T14:23:00Z">
          <w:pPr>
            <w:spacing w:after="240"/>
            <w:jc w:val="both"/>
          </w:pPr>
        </w:pPrChange>
      </w:pPr>
      <w:ins w:id="1062" w:author="Eric Robertson" w:date="2016-10-18T14:23:00Z">
        <w:r>
          <w:t>Project properties</w:t>
        </w:r>
      </w:ins>
    </w:p>
    <w:p w14:paraId="7C8DCEF0" w14:textId="6F91C059" w:rsidR="009B3311" w:rsidRDefault="009B3311">
      <w:pPr>
        <w:rPr>
          <w:ins w:id="1063" w:author="Eric Robertson" w:date="2016-10-18T14:29:00Z"/>
        </w:rPr>
        <w:pPrChange w:id="1064" w:author="Eric Robertson" w:date="2016-10-18T14:23:00Z">
          <w:pPr>
            <w:spacing w:after="240"/>
            <w:jc w:val="both"/>
          </w:pPr>
        </w:pPrChange>
      </w:pPr>
      <w:ins w:id="1065" w:author="Eric Robertson" w:date="2016-10-18T14:23:00Z">
        <w:r>
          <w:t>Project Properties is a JSON file that describes properties captured by the user at the project level.  The JSON file also describes properties assigned to each final image done during export.</w:t>
        </w:r>
      </w:ins>
    </w:p>
    <w:p w14:paraId="7FAF792D" w14:textId="77777777" w:rsidR="00656DD2" w:rsidRDefault="00656DD2">
      <w:pPr>
        <w:rPr>
          <w:ins w:id="1066" w:author="Eric Robertson" w:date="2016-10-18T14:29:00Z"/>
        </w:rPr>
        <w:pPrChange w:id="1067" w:author="Eric Robertson" w:date="2016-10-18T14:23:00Z">
          <w:pPr>
            <w:spacing w:after="240"/>
            <w:jc w:val="both"/>
          </w:pPr>
        </w:pPrChange>
      </w:pPr>
    </w:p>
    <w:p w14:paraId="09C8C071" w14:textId="18ED67E8" w:rsidR="00656DD2" w:rsidRDefault="00656DD2">
      <w:pPr>
        <w:rPr>
          <w:ins w:id="1068" w:author="Eric Robertson" w:date="2016-10-18T14:30:00Z"/>
        </w:rPr>
        <w:pPrChange w:id="1069" w:author="Eric Robertson" w:date="2016-10-18T14:23:00Z">
          <w:pPr>
            <w:spacing w:after="240"/>
            <w:jc w:val="both"/>
          </w:pPr>
        </w:pPrChange>
      </w:pPr>
      <w:ins w:id="1070" w:author="Eric Robertson" w:date="2016-10-18T14:29:00Z">
        <w:r>
          <w:t xml:space="preserve">A project property is defined for a final image node if the ‘node’ property attribute is true.  </w:t>
        </w:r>
      </w:ins>
      <w:ins w:id="1071" w:author="Eric Robertson" w:date="2016-10-18T14:30:00Z">
        <w:r>
          <w:t xml:space="preserve"> Properties may automatically be determined based on rules.  The rules are setup in t</w:t>
        </w:r>
      </w:ins>
      <w:ins w:id="1072" w:author="Eric Robertson" w:date="2016-10-18T14:31:00Z">
        <w:r>
          <w:t>h</w:t>
        </w:r>
      </w:ins>
      <w:ins w:id="1073" w:author="Eric Robertson" w:date="2016-10-18T14:30:00Z">
        <w:r>
          <w:t>ree ways:</w:t>
        </w:r>
      </w:ins>
    </w:p>
    <w:p w14:paraId="55BF42E6" w14:textId="77777777" w:rsidR="00656DD2" w:rsidRDefault="00656DD2">
      <w:pPr>
        <w:pStyle w:val="ListParagraph"/>
        <w:numPr>
          <w:ilvl w:val="0"/>
          <w:numId w:val="28"/>
        </w:numPr>
        <w:rPr>
          <w:ins w:id="1074" w:author="Eric Robertson" w:date="2016-10-18T14:32:00Z"/>
        </w:rPr>
        <w:pPrChange w:id="1075" w:author="Eric Robertson" w:date="2016-10-18T14:32:00Z">
          <w:pPr>
            <w:spacing w:after="240"/>
            <w:jc w:val="both"/>
          </w:pPr>
        </w:pPrChange>
      </w:pPr>
      <w:ins w:id="1076" w:author="Eric Robertson" w:date="2016-10-18T14:30:00Z">
        <w:r>
          <w:t xml:space="preserve">Existence of an edge with a </w:t>
        </w:r>
      </w:ins>
      <w:ins w:id="1077" w:author="Eric Robertson" w:date="2016-10-18T14:31:00Z">
        <w:r>
          <w:t>specified</w:t>
        </w:r>
      </w:ins>
      <w:ins w:id="1078" w:author="Eric Robertson" w:date="2016-10-18T14:30:00Z">
        <w:r>
          <w:t xml:space="preserve"> operation</w:t>
        </w:r>
      </w:ins>
    </w:p>
    <w:p w14:paraId="348579C8" w14:textId="77777777" w:rsidR="00656DD2" w:rsidRDefault="00656DD2">
      <w:pPr>
        <w:pStyle w:val="ListParagraph"/>
        <w:numPr>
          <w:ilvl w:val="0"/>
          <w:numId w:val="28"/>
        </w:numPr>
        <w:rPr>
          <w:ins w:id="1079" w:author="Eric Robertson" w:date="2016-10-18T14:32:00Z"/>
        </w:rPr>
        <w:pPrChange w:id="1080" w:author="Eric Robertson" w:date="2016-10-18T14:32:00Z">
          <w:pPr>
            <w:spacing w:after="240"/>
            <w:jc w:val="both"/>
          </w:pPr>
        </w:pPrChange>
      </w:pPr>
      <w:ins w:id="1081" w:author="Eric Robertson" w:date="2016-10-18T14:31:00Z">
        <w:r>
          <w:t>Existence of an edge with a specified operation and argument with a specific valued.</w:t>
        </w:r>
      </w:ins>
    </w:p>
    <w:p w14:paraId="6F59D5D7" w14:textId="7F9DB86E" w:rsidR="00656DD2" w:rsidRDefault="00656DD2">
      <w:pPr>
        <w:pStyle w:val="ListParagraph"/>
        <w:numPr>
          <w:ilvl w:val="0"/>
          <w:numId w:val="28"/>
        </w:numPr>
        <w:rPr>
          <w:ins w:id="1082" w:author="Eric Robertson" w:date="2016-10-18T14:32:00Z"/>
        </w:rPr>
        <w:pPrChange w:id="1083" w:author="Eric Robertson" w:date="2016-10-18T14:32:00Z">
          <w:pPr>
            <w:spacing w:after="240"/>
            <w:jc w:val="both"/>
          </w:pPr>
        </w:pPrChange>
      </w:pPr>
      <w:ins w:id="1084" w:author="Eric Robertson" w:date="2016-10-18T14:31:00Z">
        <w:r>
          <w:lastRenderedPageBreak/>
          <w:t>A general rule (python function)</w:t>
        </w:r>
      </w:ins>
    </w:p>
    <w:p w14:paraId="60B95ECD" w14:textId="228DAD15" w:rsidR="00656DD2" w:rsidRDefault="00656DD2">
      <w:pPr>
        <w:rPr>
          <w:ins w:id="1085" w:author="Eric Robertson" w:date="2016-10-18T14:32:00Z"/>
        </w:rPr>
        <w:pPrChange w:id="1086" w:author="Eric Robertson" w:date="2016-10-18T14:32:00Z">
          <w:pPr>
            <w:spacing w:after="240"/>
            <w:jc w:val="both"/>
          </w:pPr>
        </w:pPrChange>
      </w:pPr>
      <w:ins w:id="1087" w:author="Eric Robertson" w:date="2016-10-18T14:32:00Z">
        <w:r>
          <w:t>Project level properties inspect all edges.  Final image node properties inspect those edges from the final node to the base node, ignoring paths of edges starting with a donor.</w:t>
        </w:r>
      </w:ins>
    </w:p>
    <w:p w14:paraId="26F866D4" w14:textId="77777777" w:rsidR="00656DD2" w:rsidRDefault="00656DD2">
      <w:pPr>
        <w:rPr>
          <w:ins w:id="1088" w:author="Eric Robertson" w:date="2016-10-18T14:33:00Z"/>
        </w:rPr>
        <w:pPrChange w:id="1089" w:author="Eric Robertson" w:date="2016-10-18T14:32:00Z">
          <w:pPr>
            <w:spacing w:after="240"/>
            <w:jc w:val="both"/>
          </w:pPr>
        </w:pPrChange>
      </w:pPr>
    </w:p>
    <w:p w14:paraId="3035BED8" w14:textId="5682989E" w:rsidR="00656DD2" w:rsidRDefault="00E67861">
      <w:pPr>
        <w:pStyle w:val="Heading2"/>
        <w:rPr>
          <w:ins w:id="1090" w:author="Eric Robertson" w:date="2016-10-18T14:33:00Z"/>
        </w:rPr>
        <w:pPrChange w:id="1091" w:author="Eric Robertson" w:date="2016-10-18T14:33:00Z">
          <w:pPr>
            <w:spacing w:after="240"/>
            <w:jc w:val="both"/>
          </w:pPr>
        </w:pPrChange>
      </w:pPr>
      <w:ins w:id="1092" w:author="Eric Robertson" w:date="2016-10-18T14:33:00Z">
        <w:r>
          <w:t>Example Edge with Specific Operation</w:t>
        </w:r>
      </w:ins>
    </w:p>
    <w:p w14:paraId="7AB50ACB" w14:textId="77777777" w:rsidR="00E67861" w:rsidRPr="00E67861" w:rsidRDefault="00E67861">
      <w:pPr>
        <w:pStyle w:val="Code"/>
        <w:rPr>
          <w:ins w:id="1093" w:author="Eric Robertson" w:date="2016-10-18T14:33:00Z"/>
        </w:rPr>
        <w:pPrChange w:id="1094" w:author="Eric Robertson" w:date="2016-10-18T14:33: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1095" w:author="Eric Robertson" w:date="2016-10-18T14:33:00Z">
        <w:r w:rsidRPr="00E67861">
          <w:t>{</w:t>
        </w:r>
        <w:r w:rsidRPr="00E67861">
          <w:br/>
          <w:t xml:space="preserve">  </w:t>
        </w:r>
        <w:r w:rsidRPr="00E67861">
          <w:rPr>
            <w:color w:val="660E7A"/>
          </w:rPr>
          <w:t>"</w:t>
        </w:r>
        <w:proofErr w:type="gramStart"/>
        <w:r w:rsidRPr="00E67861">
          <w:rPr>
            <w:color w:val="660E7A"/>
          </w:rPr>
          <w:t>description</w:t>
        </w:r>
        <w:proofErr w:type="gramEnd"/>
        <w:r w:rsidRPr="00E67861">
          <w:rPr>
            <w:color w:val="660E7A"/>
          </w:rPr>
          <w:t>"</w:t>
        </w:r>
        <w:r w:rsidRPr="00E67861">
          <w:t>: "Image Compression",</w:t>
        </w:r>
        <w:r w:rsidRPr="00E67861">
          <w:br/>
          <w:t xml:space="preserve">  </w:t>
        </w:r>
        <w:r w:rsidRPr="00E67861">
          <w:rPr>
            <w:color w:val="660E7A"/>
          </w:rPr>
          <w:t>"name"</w:t>
        </w:r>
        <w:r w:rsidRPr="00E67861">
          <w:t>: "</w:t>
        </w:r>
        <w:proofErr w:type="spellStart"/>
        <w:r w:rsidRPr="00E67861">
          <w:t>imagecompression</w:t>
        </w:r>
        <w:proofErr w:type="spellEnd"/>
        <w:r w:rsidRPr="00E67861">
          <w:t>",</w:t>
        </w:r>
        <w:r w:rsidRPr="00E67861">
          <w:br/>
          <w:t xml:space="preserve">  </w:t>
        </w:r>
        <w:r w:rsidRPr="00E67861">
          <w:rPr>
            <w:color w:val="660E7A"/>
          </w:rPr>
          <w:t>"type"</w:t>
        </w:r>
        <w:r w:rsidRPr="00E67861">
          <w:t>: "</w:t>
        </w:r>
        <w:proofErr w:type="spellStart"/>
        <w:r w:rsidRPr="00E67861">
          <w:t>yesno</w:t>
        </w:r>
        <w:proofErr w:type="spellEnd"/>
        <w:r w:rsidRPr="00E67861">
          <w:t>",</w:t>
        </w:r>
        <w:r w:rsidRPr="00E67861">
          <w:br/>
          <w:t xml:space="preserve">  </w:t>
        </w:r>
        <w:r w:rsidRPr="00E67861">
          <w:rPr>
            <w:color w:val="660E7A"/>
          </w:rPr>
          <w:t xml:space="preserve">"operation" </w:t>
        </w:r>
        <w:r w:rsidRPr="00E67861">
          <w:t>: "</w:t>
        </w:r>
        <w:proofErr w:type="spellStart"/>
        <w:r w:rsidRPr="00E67861">
          <w:t>AntiForensicExifQuantizationTable</w:t>
        </w:r>
        <w:proofErr w:type="spellEnd"/>
        <w:r w:rsidRPr="00E67861">
          <w:t>",</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ins>
    </w:p>
    <w:p w14:paraId="7B4D1098" w14:textId="77777777" w:rsidR="00E67861" w:rsidRPr="00E67861" w:rsidRDefault="00E67861">
      <w:pPr>
        <w:rPr>
          <w:ins w:id="1096" w:author="Eric Robertson" w:date="2016-10-18T14:31:00Z"/>
        </w:rPr>
        <w:pPrChange w:id="1097" w:author="Eric Robertson" w:date="2016-10-18T14:33:00Z">
          <w:pPr>
            <w:spacing w:after="240"/>
            <w:jc w:val="both"/>
          </w:pPr>
        </w:pPrChange>
      </w:pPr>
    </w:p>
    <w:p w14:paraId="56C8551C" w14:textId="47072E20" w:rsidR="00656DD2" w:rsidRDefault="00E67861">
      <w:pPr>
        <w:pStyle w:val="Heading2"/>
        <w:rPr>
          <w:ins w:id="1098" w:author="Eric Robertson" w:date="2016-10-18T14:34:00Z"/>
        </w:rPr>
        <w:pPrChange w:id="1099" w:author="Eric Robertson" w:date="2016-10-18T14:34:00Z">
          <w:pPr>
            <w:spacing w:after="240"/>
            <w:jc w:val="both"/>
          </w:pPr>
        </w:pPrChange>
      </w:pPr>
      <w:ins w:id="1100" w:author="Eric Robertson" w:date="2016-10-18T14:34:00Z">
        <w:r>
          <w:t>Example Edge with Specific Operation and Argument Value</w:t>
        </w:r>
      </w:ins>
    </w:p>
    <w:p w14:paraId="2B4A0514" w14:textId="77777777" w:rsidR="00E67861" w:rsidRDefault="00E67861">
      <w:pPr>
        <w:pStyle w:val="Code"/>
        <w:rPr>
          <w:ins w:id="1101" w:author="Eric Robertson" w:date="2016-10-18T14:34:00Z"/>
        </w:rPr>
        <w:pPrChange w:id="1102" w:author="Eric Robertson" w:date="2016-10-18T14:34:00Z">
          <w:pPr>
            <w:pStyle w:val="HTMLPreformatted"/>
            <w:shd w:val="clear" w:color="auto" w:fill="FFFFFF"/>
          </w:pPr>
        </w:pPrChange>
      </w:pPr>
      <w:ins w:id="1103" w:author="Eric Robertson" w:date="2016-10-18T14:34:00Z">
        <w:r>
          <w:t>{</w:t>
        </w:r>
        <w:r>
          <w:br/>
          <w:t xml:space="preserve">  </w:t>
        </w:r>
        <w:r>
          <w:rPr>
            <w:color w:val="660E7A"/>
          </w:rPr>
          <w:t>"</w:t>
        </w:r>
        <w:proofErr w:type="gramStart"/>
        <w:r>
          <w:rPr>
            <w:color w:val="660E7A"/>
          </w:rPr>
          <w:t>description</w:t>
        </w:r>
        <w:proofErr w:type="gramEnd"/>
        <w:r>
          <w:rPr>
            <w:color w:val="660E7A"/>
          </w:rPr>
          <w:t>"</w:t>
        </w:r>
        <w:r>
          <w:t>: "Other Subjects",</w:t>
        </w:r>
        <w:r>
          <w:br/>
          <w:t xml:space="preserve">  </w:t>
        </w:r>
        <w:r>
          <w:rPr>
            <w:color w:val="660E7A"/>
          </w:rPr>
          <w:t>"name"</w:t>
        </w:r>
        <w:r>
          <w:t>: "</w:t>
        </w:r>
        <w:proofErr w:type="spellStart"/>
        <w:r>
          <w:t>othersubjects</w:t>
        </w:r>
        <w:proofErr w:type="spellEnd"/>
        <w:r>
          <w:t>",</w:t>
        </w:r>
        <w:r>
          <w:br/>
          <w:t xml:space="preserve">  </w:t>
        </w:r>
        <w:r>
          <w:rPr>
            <w:color w:val="660E7A"/>
          </w:rPr>
          <w:t>"type"</w:t>
        </w:r>
        <w:r>
          <w:t>:"</w:t>
        </w:r>
        <w:proofErr w:type="spellStart"/>
        <w:r>
          <w:t>yesno</w:t>
        </w:r>
        <w:proofErr w:type="spellEnd"/>
        <w:r>
          <w:t>",</w:t>
        </w:r>
        <w:r>
          <w:br/>
          <w:t xml:space="preserve">  </w:t>
        </w:r>
        <w:r>
          <w:rPr>
            <w:color w:val="660E7A"/>
          </w:rPr>
          <w:t xml:space="preserve">"operation" </w:t>
        </w:r>
        <w:r>
          <w:t>:"</w:t>
        </w:r>
        <w:proofErr w:type="spellStart"/>
        <w:r>
          <w:t>PasteSplice</w:t>
        </w:r>
        <w:proofErr w:type="spellEnd"/>
        <w:r>
          <w:t>",</w:t>
        </w:r>
        <w:r>
          <w:br/>
          <w:t xml:space="preserve">  </w:t>
        </w:r>
        <w:r>
          <w:rPr>
            <w:color w:val="660E7A"/>
          </w:rPr>
          <w:t>"</w:t>
        </w:r>
        <w:proofErr w:type="spellStart"/>
        <w:r>
          <w:rPr>
            <w:color w:val="660E7A"/>
          </w:rPr>
          <w:t>parameter"</w:t>
        </w:r>
        <w:r>
          <w:t>:"subject</w:t>
        </w:r>
        <w:proofErr w:type="spellEnd"/>
        <w:r>
          <w:t>",</w:t>
        </w:r>
        <w:r>
          <w:br/>
          <w:t xml:space="preserve">  </w:t>
        </w:r>
        <w:r>
          <w:rPr>
            <w:color w:val="660E7A"/>
          </w:rPr>
          <w:t>"</w:t>
        </w:r>
        <w:proofErr w:type="spellStart"/>
        <w:r>
          <w:rPr>
            <w:color w:val="660E7A"/>
          </w:rPr>
          <w:t>value"</w:t>
        </w:r>
        <w:r>
          <w:t>:"other</w:t>
        </w:r>
        <w:proofErr w:type="spellEnd"/>
        <w:r>
          <w:t>",</w:t>
        </w:r>
        <w:r>
          <w:br/>
          <w:t xml:space="preserve">  </w:t>
        </w:r>
        <w:r>
          <w:rPr>
            <w:color w:val="660E7A"/>
          </w:rPr>
          <w:t xml:space="preserve">"node" </w:t>
        </w:r>
        <w:r>
          <w:t xml:space="preserve">: </w:t>
        </w:r>
        <w:r>
          <w:rPr>
            <w:color w:val="000080"/>
          </w:rPr>
          <w:t>true</w:t>
        </w:r>
        <w:r>
          <w:rPr>
            <w:color w:val="000080"/>
          </w:rPr>
          <w:br/>
        </w:r>
        <w:r>
          <w:t>},</w:t>
        </w:r>
      </w:ins>
    </w:p>
    <w:p w14:paraId="7FF3CCDD" w14:textId="77777777" w:rsidR="00E67861" w:rsidRPr="00E67861" w:rsidRDefault="00E67861">
      <w:pPr>
        <w:rPr>
          <w:ins w:id="1104" w:author="Eric Robertson" w:date="2016-10-18T14:30:00Z"/>
        </w:rPr>
        <w:pPrChange w:id="1105" w:author="Eric Robertson" w:date="2016-10-18T14:34:00Z">
          <w:pPr>
            <w:spacing w:after="240"/>
            <w:jc w:val="both"/>
          </w:pPr>
        </w:pPrChange>
      </w:pPr>
    </w:p>
    <w:p w14:paraId="23BF9A47" w14:textId="1D0ECF58" w:rsidR="00656DD2" w:rsidRDefault="00E67861">
      <w:pPr>
        <w:pStyle w:val="Heading2"/>
        <w:rPr>
          <w:ins w:id="1106" w:author="Eric Robertson" w:date="2016-10-18T14:34:00Z"/>
        </w:rPr>
        <w:pPrChange w:id="1107" w:author="Eric Robertson" w:date="2016-10-18T14:34:00Z">
          <w:pPr>
            <w:spacing w:after="240"/>
            <w:jc w:val="both"/>
          </w:pPr>
        </w:pPrChange>
      </w:pPr>
      <w:ins w:id="1108" w:author="Eric Robertson" w:date="2016-10-18T14:34:00Z">
        <w:r>
          <w:t>Example with a Rule</w:t>
        </w:r>
      </w:ins>
    </w:p>
    <w:p w14:paraId="40BD424B" w14:textId="77777777" w:rsidR="00E67861" w:rsidRDefault="00E67861">
      <w:pPr>
        <w:pStyle w:val="Code"/>
        <w:rPr>
          <w:ins w:id="1109" w:author="Eric Robertson" w:date="2016-10-18T14:34:00Z"/>
        </w:rPr>
        <w:pPrChange w:id="1110" w:author="Eric Robertson" w:date="2016-10-18T14:35:00Z">
          <w:pPr>
            <w:pStyle w:val="HTMLPreformatted"/>
            <w:shd w:val="clear" w:color="auto" w:fill="FFFFFF"/>
          </w:pPr>
        </w:pPrChange>
      </w:pPr>
      <w:ins w:id="1111" w:author="Eric Robertson" w:date="2016-10-18T14:34:00Z">
        <w:r>
          <w:t>{</w:t>
        </w:r>
        <w:r>
          <w:br/>
          <w:t xml:space="preserve">  </w:t>
        </w:r>
        <w:r>
          <w:rPr>
            <w:color w:val="660E7A"/>
          </w:rPr>
          <w:t>"</w:t>
        </w:r>
        <w:proofErr w:type="gramStart"/>
        <w:r>
          <w:rPr>
            <w:color w:val="660E7A"/>
          </w:rPr>
          <w:t>description</w:t>
        </w:r>
        <w:proofErr w:type="gramEnd"/>
        <w:r>
          <w:rPr>
            <w:color w:val="660E7A"/>
          </w:rPr>
          <w:t>"</w:t>
        </w:r>
        <w:r>
          <w:t>: "</w:t>
        </w:r>
        <w:proofErr w:type="spellStart"/>
        <w:r>
          <w:t>ColorEnhancement</w:t>
        </w:r>
        <w:proofErr w:type="spellEnd"/>
        <w:r>
          <w:t>",</w:t>
        </w:r>
        <w:r>
          <w:br/>
          <w:t xml:space="preserve">  </w:t>
        </w:r>
        <w:r>
          <w:rPr>
            <w:color w:val="660E7A"/>
          </w:rPr>
          <w:t>"name"</w:t>
        </w:r>
        <w:r>
          <w:t>: "color",</w:t>
        </w:r>
        <w:r>
          <w:br/>
          <w:t xml:space="preserve">  </w:t>
        </w:r>
        <w:r>
          <w:rPr>
            <w:color w:val="660E7A"/>
          </w:rPr>
          <w:t>"type"</w:t>
        </w:r>
        <w:r>
          <w:t>: "</w:t>
        </w:r>
        <w:proofErr w:type="spellStart"/>
        <w:r>
          <w:t>yesno</w:t>
        </w:r>
        <w:proofErr w:type="spellEnd"/>
        <w:r>
          <w:t>",</w:t>
        </w:r>
        <w:r>
          <w:br/>
          <w:t xml:space="preserve">  </w:t>
        </w:r>
        <w:r>
          <w:rPr>
            <w:color w:val="660E7A"/>
          </w:rPr>
          <w:t>"_comment"</w:t>
        </w:r>
        <w:r>
          <w:t>: " any color category operation",</w:t>
        </w:r>
        <w:r>
          <w:br/>
          <w:t xml:space="preserve">  </w:t>
        </w:r>
        <w:r>
          <w:rPr>
            <w:color w:val="660E7A"/>
          </w:rPr>
          <w:t>"rule"</w:t>
        </w:r>
        <w:r>
          <w:t>: "</w:t>
        </w:r>
        <w:proofErr w:type="spellStart"/>
        <w:r>
          <w:t>colorGlobalRule</w:t>
        </w:r>
        <w:proofErr w:type="spellEnd"/>
        <w:r>
          <w:t>",</w:t>
        </w:r>
        <w:r>
          <w:br/>
          <w:t xml:space="preserve">  </w:t>
        </w:r>
        <w:r>
          <w:rPr>
            <w:color w:val="660E7A"/>
          </w:rPr>
          <w:t xml:space="preserve">"node" </w:t>
        </w:r>
        <w:r>
          <w:t xml:space="preserve">: </w:t>
        </w:r>
        <w:r>
          <w:rPr>
            <w:color w:val="000080"/>
          </w:rPr>
          <w:t>true</w:t>
        </w:r>
        <w:r>
          <w:rPr>
            <w:color w:val="000080"/>
          </w:rPr>
          <w:br/>
        </w:r>
        <w:r>
          <w:t>},</w:t>
        </w:r>
      </w:ins>
    </w:p>
    <w:p w14:paraId="5C35226E" w14:textId="7B9BACE3" w:rsidR="00E67861" w:rsidRDefault="00E67861">
      <w:pPr>
        <w:pStyle w:val="Heading2"/>
        <w:rPr>
          <w:ins w:id="1112" w:author="Eric Robertson" w:date="2016-10-18T14:35:00Z"/>
        </w:rPr>
        <w:pPrChange w:id="1113" w:author="Eric Robertson" w:date="2016-10-18T14:35:00Z">
          <w:pPr>
            <w:spacing w:after="240"/>
            <w:jc w:val="both"/>
          </w:pPr>
        </w:pPrChange>
      </w:pPr>
      <w:ins w:id="1114" w:author="Eric Robertson" w:date="2016-10-18T14:35:00Z">
        <w:r>
          <w:t>Example Project Property without a Rule</w:t>
        </w:r>
      </w:ins>
    </w:p>
    <w:p w14:paraId="44293323" w14:textId="77777777" w:rsidR="00E67861" w:rsidRDefault="00E67861">
      <w:pPr>
        <w:pStyle w:val="Code"/>
        <w:rPr>
          <w:ins w:id="1115" w:author="Eric Robertson" w:date="2016-10-18T14:35:00Z"/>
        </w:rPr>
        <w:pPrChange w:id="1116" w:author="Eric Robertson" w:date="2016-10-18T14:35:00Z">
          <w:pPr>
            <w:pStyle w:val="HTMLPreformatted"/>
            <w:shd w:val="clear" w:color="auto" w:fill="FFFFFF"/>
          </w:pPr>
        </w:pPrChange>
      </w:pPr>
      <w:ins w:id="1117" w:author="Eric Robertson" w:date="2016-10-18T14:35:00Z">
        <w:r>
          <w:t>{</w:t>
        </w:r>
        <w:r>
          <w:br/>
          <w:t xml:space="preserve">  </w:t>
        </w:r>
        <w:r>
          <w:rPr>
            <w:color w:val="660E7A"/>
          </w:rPr>
          <w:t>"</w:t>
        </w:r>
        <w:proofErr w:type="gramStart"/>
        <w:r>
          <w:rPr>
            <w:color w:val="660E7A"/>
          </w:rPr>
          <w:t>description</w:t>
        </w:r>
        <w:proofErr w:type="gramEnd"/>
        <w:r>
          <w:rPr>
            <w:color w:val="660E7A"/>
          </w:rPr>
          <w:t>"</w:t>
        </w:r>
        <w:r>
          <w:t>: "Manipulation Category",</w:t>
        </w:r>
        <w:r>
          <w:br/>
          <w:t xml:space="preserve">  </w:t>
        </w:r>
        <w:r>
          <w:rPr>
            <w:color w:val="660E7A"/>
          </w:rPr>
          <w:t>"name"</w:t>
        </w:r>
        <w:r>
          <w:t>: "</w:t>
        </w:r>
        <w:proofErr w:type="spellStart"/>
        <w:r>
          <w:t>manipulationcategory</w:t>
        </w:r>
        <w:proofErr w:type="spellEnd"/>
        <w:r>
          <w:t>",</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r>
        <w:r>
          <w:lastRenderedPageBreak/>
          <w:t>},</w:t>
        </w:r>
      </w:ins>
    </w:p>
    <w:p w14:paraId="37A51DD3" w14:textId="77777777" w:rsidR="00E67861" w:rsidRPr="00E67861" w:rsidRDefault="00E67861">
      <w:pPr>
        <w:rPr>
          <w:ins w:id="1118" w:author="Eric Robertson" w:date="2016-10-18T14:34:00Z"/>
        </w:rPr>
        <w:pPrChange w:id="1119" w:author="Eric Robertson" w:date="2016-10-18T14:35:00Z">
          <w:pPr>
            <w:spacing w:after="240"/>
            <w:jc w:val="both"/>
          </w:pPr>
        </w:pPrChange>
      </w:pPr>
    </w:p>
    <w:p w14:paraId="1671B61D" w14:textId="77777777" w:rsidR="00E67861" w:rsidRPr="00E67861" w:rsidRDefault="00E67861">
      <w:pPr>
        <w:rPr>
          <w:ins w:id="1120" w:author="Eric Robertson" w:date="2016-10-18T14:30:00Z"/>
        </w:rPr>
        <w:pPrChange w:id="1121" w:author="Eric Robertson" w:date="2016-10-18T14:34:00Z">
          <w:pPr>
            <w:spacing w:after="240"/>
            <w:jc w:val="both"/>
          </w:pPr>
        </w:pPrChange>
      </w:pPr>
    </w:p>
    <w:p w14:paraId="69B9C492" w14:textId="77777777" w:rsidR="00656DD2" w:rsidRPr="009B3311" w:rsidRDefault="00656DD2">
      <w:pPr>
        <w:pPrChange w:id="1122" w:author="Eric Robertson" w:date="2016-10-18T14:23:00Z">
          <w:pPr>
            <w:spacing w:after="240"/>
            <w:jc w:val="both"/>
          </w:pPr>
        </w:pPrChange>
      </w:pPr>
    </w:p>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DB2434" w:rsidRDefault="00DB2434">
      <w:r>
        <w:separator/>
      </w:r>
    </w:p>
  </w:endnote>
  <w:endnote w:type="continuationSeparator" w:id="0">
    <w:p w14:paraId="114A74D6" w14:textId="77777777" w:rsidR="00DB2434" w:rsidRDefault="00DB2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DB2434" w:rsidRDefault="00DB2434"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B2434" w:rsidRDefault="00DB24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DB2434" w:rsidRPr="00E407F7" w:rsidRDefault="00DB2434"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DB2434" w:rsidRPr="00AA3D31" w:rsidRDefault="00DB2434"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413F99">
      <w:rPr>
        <w:rStyle w:val="PageNumber"/>
        <w:noProof/>
      </w:rPr>
      <w:t>36</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DB2434" w:rsidRDefault="00DB2434"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413F99">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DB2434" w:rsidRPr="00AA3D31" w:rsidRDefault="00DB2434"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413F99">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DB2434" w:rsidRDefault="00DB2434">
      <w:r>
        <w:separator/>
      </w:r>
    </w:p>
  </w:footnote>
  <w:footnote w:type="continuationSeparator" w:id="0">
    <w:p w14:paraId="0EB57BFA" w14:textId="77777777" w:rsidR="00DB2434" w:rsidRDefault="00DB24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DB2434" w:rsidRDefault="00DB2434">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DB2434" w:rsidRDefault="00DB2434"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14:paraId="439F9778" w14:textId="77777777" w:rsidR="00DB2434" w:rsidRDefault="00DB2434" w:rsidP="00AA3D31">
    <w:pPr>
      <w:pStyle w:val="Header"/>
      <w:pBdr>
        <w:bottom w:val="single" w:sz="4" w:space="1" w:color="auto"/>
      </w:pBdr>
    </w:pPr>
    <w:r>
      <w:t xml:space="preserve">                                                                                                                                                                      20 July 2016</w:t>
    </w:r>
  </w:p>
  <w:p w14:paraId="5C82BF31" w14:textId="77777777" w:rsidR="00DB2434" w:rsidRPr="00C8740A" w:rsidRDefault="00DB2434"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DB2434" w:rsidRDefault="00DB2434">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DB2434" w:rsidRDefault="00DB2434">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DB2434" w:rsidRDefault="00DB2434">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DB2434" w:rsidRDefault="00DB2434"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55975C17" w14:textId="77777777" w:rsidR="00DB2434" w:rsidRDefault="00DB2434"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DB2434" w:rsidRDefault="00DB2434">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DB2434" w:rsidRDefault="00DB2434"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77777777" w:rsidR="00DB2434" w:rsidRDefault="00DB2434" w:rsidP="00AA3D31">
    <w:pPr>
      <w:pStyle w:val="Header"/>
      <w:pBdr>
        <w:bottom w:val="single" w:sz="4" w:space="1" w:color="auto"/>
      </w:pBdr>
    </w:pPr>
    <w:r>
      <w:t xml:space="preserve">                                                                                                                                                                 22 August 2016</w:t>
    </w:r>
  </w:p>
  <w:p w14:paraId="2ACA8FAE" w14:textId="77777777" w:rsidR="00DB2434" w:rsidRPr="00C8740A" w:rsidRDefault="00DB2434"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DB2434" w:rsidRDefault="00DB2434">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9">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3"/>
  </w:num>
  <w:num w:numId="3">
    <w:abstractNumId w:val="9"/>
  </w:num>
  <w:num w:numId="4">
    <w:abstractNumId w:val="7"/>
  </w:num>
  <w:num w:numId="5">
    <w:abstractNumId w:val="8"/>
  </w:num>
  <w:num w:numId="6">
    <w:abstractNumId w:val="25"/>
  </w:num>
  <w:num w:numId="7">
    <w:abstractNumId w:val="6"/>
  </w:num>
  <w:num w:numId="8">
    <w:abstractNumId w:val="5"/>
  </w:num>
  <w:num w:numId="9">
    <w:abstractNumId w:val="4"/>
  </w:num>
  <w:num w:numId="10">
    <w:abstractNumId w:val="2"/>
  </w:num>
  <w:num w:numId="11">
    <w:abstractNumId w:val="1"/>
  </w:num>
  <w:num w:numId="12">
    <w:abstractNumId w:val="0"/>
  </w:num>
  <w:num w:numId="13">
    <w:abstractNumId w:val="28"/>
  </w:num>
  <w:num w:numId="14">
    <w:abstractNumId w:val="14"/>
  </w:num>
  <w:num w:numId="15">
    <w:abstractNumId w:val="12"/>
  </w:num>
  <w:num w:numId="16">
    <w:abstractNumId w:val="22"/>
  </w:num>
  <w:num w:numId="17">
    <w:abstractNumId w:val="26"/>
  </w:num>
  <w:num w:numId="18">
    <w:abstractNumId w:val="13"/>
  </w:num>
  <w:num w:numId="19">
    <w:abstractNumId w:val="20"/>
  </w:num>
  <w:num w:numId="20">
    <w:abstractNumId w:val="10"/>
  </w:num>
  <w:num w:numId="21">
    <w:abstractNumId w:val="19"/>
  </w:num>
  <w:num w:numId="22">
    <w:abstractNumId w:val="17"/>
  </w:num>
  <w:num w:numId="23">
    <w:abstractNumId w:val="23"/>
  </w:num>
  <w:num w:numId="24">
    <w:abstractNumId w:val="21"/>
  </w:num>
  <w:num w:numId="25">
    <w:abstractNumId w:val="24"/>
  </w:num>
  <w:num w:numId="26">
    <w:abstractNumId w:val="11"/>
  </w:num>
  <w:num w:numId="27">
    <w:abstractNumId w:val="18"/>
  </w:num>
  <w:num w:numId="28">
    <w:abstractNumId w:val="27"/>
  </w:num>
  <w:num w:numId="29">
    <w:abstractNumId w:val="15"/>
  </w:num>
  <w:num w:numId="30">
    <w:abstractNumId w:val="1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71E6"/>
    <w:rsid w:val="0010040E"/>
    <w:rsid w:val="0010287C"/>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2434"/>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0" w:author="Eric Robertson" w:date="2016-10-06T12:01:00Z">
        <w:pPr>
          <w:spacing w:before="120" w:after="240"/>
          <w:jc w:val="center"/>
        </w:pPr>
      </w:pPrChange>
    </w:pPr>
    <w:rPr>
      <w:bCs/>
      <w:i/>
      <w:rPrChange w:id="0"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1" w:author="Eric Robertson" w:date="2016-10-06T12:01:00Z">
        <w:pPr>
          <w:spacing w:before="120" w:after="240"/>
          <w:jc w:val="center"/>
        </w:pPr>
      </w:pPrChange>
    </w:pPr>
    <w:rPr>
      <w:bCs/>
      <w:i/>
      <w:rPrChange w:id="1"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image" Target="media/image17.png"/><Relationship Id="rId51" Type="http://schemas.openxmlformats.org/officeDocument/2006/relationships/image" Target="media/image18.jpg"/><Relationship Id="rId52" Type="http://schemas.openxmlformats.org/officeDocument/2006/relationships/image" Target="media/image19.png"/><Relationship Id="rId53" Type="http://schemas.openxmlformats.org/officeDocument/2006/relationships/image" Target="media/image20.jpg"/><Relationship Id="rId54" Type="http://schemas.openxmlformats.org/officeDocument/2006/relationships/hyperlink" Target="https://en.wikipedia.org/wiki/Structural_similarity" TargetMode="External"/><Relationship Id="rId55" Type="http://schemas.openxmlformats.org/officeDocument/2006/relationships/hyperlink" Target="https://en.wikipedia.org/wiki/Peak_signal-to-noise_ratio" TargetMode="External"/><Relationship Id="rId56" Type="http://schemas.openxmlformats.org/officeDocument/2006/relationships/fontTable" Target="fontTable.xml"/><Relationship Id="rId57" Type="http://schemas.openxmlformats.org/officeDocument/2006/relationships/theme" Target="theme/theme1.xml"/><Relationship Id="rId58" Type="http://schemas.microsoft.com/office/2011/relationships/people" Target="people.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jpg"/><Relationship Id="rId45" Type="http://schemas.openxmlformats.org/officeDocument/2006/relationships/image" Target="media/image12.jp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1875F49A-7DFD-E845-817F-D4DDBAAEE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8729</Words>
  <Characters>49761</Characters>
  <Application>Microsoft Macintosh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58374</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2</cp:revision>
  <cp:lastPrinted>2011-03-17T12:18:00Z</cp:lastPrinted>
  <dcterms:created xsi:type="dcterms:W3CDTF">2016-10-21T21:03:00Z</dcterms:created>
  <dcterms:modified xsi:type="dcterms:W3CDTF">2016-10-21T21:03:00Z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