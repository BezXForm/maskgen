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C4C4F62" w:rsidR="00D002E0" w:rsidRDefault="001D5024" w:rsidP="00D002E0">
      <w:pPr>
        <w:spacing w:before="800" w:after="240"/>
        <w:jc w:val="center"/>
        <w:rPr>
          <w:b/>
          <w:bCs/>
          <w:sz w:val="32"/>
        </w:rPr>
      </w:pPr>
      <w:ins w:id="2" w:author="Eric Robertson" w:date="2016-09-08T10:13:00Z">
        <w:r>
          <w:rPr>
            <w:b/>
            <w:bCs/>
            <w:sz w:val="32"/>
          </w:rPr>
          <w:t>08</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77777777" w:rsidR="00866C13" w:rsidRPr="00866C13" w:rsidRDefault="00866C13" w:rsidP="002657D4">
            <w:pPr>
              <w:widowControl w:val="0"/>
              <w:jc w:val="center"/>
            </w:pPr>
          </w:p>
        </w:tc>
        <w:tc>
          <w:tcPr>
            <w:tcW w:w="5309" w:type="dxa"/>
            <w:vAlign w:val="center"/>
          </w:tcPr>
          <w:p w14:paraId="3C556EF2" w14:textId="77777777" w:rsidR="00866C13" w:rsidRPr="00866C13" w:rsidRDefault="00866C13" w:rsidP="002657D4">
            <w:pPr>
              <w:widowControl w:val="0"/>
            </w:pP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3"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4"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15"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6" w:author="Eric Robertson" w:date="2016-09-08T13:55:00Z"/>
          <w:rFonts w:asciiTheme="minorHAnsi" w:eastAsiaTheme="minorEastAsia" w:hAnsiTheme="minorHAnsi" w:cstheme="minorBidi"/>
          <w:b w:val="0"/>
          <w:bCs w:val="0"/>
          <w:caps w:val="0"/>
          <w:noProof/>
          <w:sz w:val="24"/>
          <w:lang w:eastAsia="ja-JP"/>
        </w:rPr>
      </w:pPr>
      <w:ins w:id="17"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18" w:author="Eric Robertson" w:date="2016-09-08T13:55:00Z">
        <w:r>
          <w:rPr>
            <w:noProof/>
          </w:rPr>
          <w:t>1</w:t>
        </w:r>
        <w:r>
          <w:rPr>
            <w:noProof/>
          </w:rPr>
          <w:fldChar w:fldCharType="end"/>
        </w:r>
      </w:ins>
    </w:p>
    <w:p w14:paraId="0451A9FE" w14:textId="77777777" w:rsidR="009F578C" w:rsidRDefault="009F578C">
      <w:pPr>
        <w:pStyle w:val="TOC2"/>
        <w:tabs>
          <w:tab w:val="left" w:pos="717"/>
        </w:tabs>
        <w:rPr>
          <w:ins w:id="19" w:author="Eric Robertson" w:date="2016-09-08T13:55:00Z"/>
          <w:rFonts w:asciiTheme="minorHAnsi" w:eastAsiaTheme="minorEastAsia" w:hAnsiTheme="minorHAnsi" w:cstheme="minorBidi"/>
          <w:noProof/>
          <w:sz w:val="24"/>
          <w:lang w:eastAsia="ja-JP"/>
        </w:rPr>
      </w:pPr>
      <w:ins w:id="20"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1"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2" w:author="Eric Robertson" w:date="2016-09-08T13:55:00Z"/>
          <w:rFonts w:asciiTheme="minorHAnsi" w:eastAsiaTheme="minorEastAsia" w:hAnsiTheme="minorHAnsi" w:cstheme="minorBidi"/>
          <w:b w:val="0"/>
          <w:bCs w:val="0"/>
          <w:caps w:val="0"/>
          <w:noProof/>
          <w:sz w:val="24"/>
          <w:lang w:eastAsia="ja-JP"/>
        </w:rPr>
      </w:pPr>
      <w:ins w:id="23"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4"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5" w:author="Eric Robertson" w:date="2016-09-08T13:55:00Z"/>
          <w:rFonts w:asciiTheme="minorHAnsi" w:eastAsiaTheme="minorEastAsia" w:hAnsiTheme="minorHAnsi" w:cstheme="minorBidi"/>
          <w:noProof/>
          <w:sz w:val="24"/>
          <w:lang w:eastAsia="ja-JP"/>
        </w:rPr>
      </w:pPr>
      <w:ins w:id="26"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27" w:author="Eric Robertson" w:date="2016-09-08T13:55:00Z">
        <w:r>
          <w:rPr>
            <w:noProof/>
          </w:rPr>
          <w:t>3</w:t>
        </w:r>
        <w:r>
          <w:rPr>
            <w:noProof/>
          </w:rPr>
          <w:fldChar w:fldCharType="end"/>
        </w:r>
      </w:ins>
    </w:p>
    <w:p w14:paraId="00C13C84" w14:textId="77777777" w:rsidR="009F578C" w:rsidRDefault="009F578C">
      <w:pPr>
        <w:pStyle w:val="TOC2"/>
        <w:tabs>
          <w:tab w:val="left" w:pos="717"/>
        </w:tabs>
        <w:rPr>
          <w:ins w:id="28" w:author="Eric Robertson" w:date="2016-09-08T13:55:00Z"/>
          <w:rFonts w:asciiTheme="minorHAnsi" w:eastAsiaTheme="minorEastAsia" w:hAnsiTheme="minorHAnsi" w:cstheme="minorBidi"/>
          <w:noProof/>
          <w:sz w:val="24"/>
          <w:lang w:eastAsia="ja-JP"/>
        </w:rPr>
      </w:pPr>
      <w:ins w:id="29"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0"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1" w:author="Eric Robertson" w:date="2016-09-08T13:55:00Z"/>
          <w:rFonts w:asciiTheme="minorHAnsi" w:eastAsiaTheme="minorEastAsia" w:hAnsiTheme="minorHAnsi" w:cstheme="minorBidi"/>
          <w:noProof/>
          <w:sz w:val="24"/>
          <w:lang w:eastAsia="ja-JP"/>
        </w:rPr>
      </w:pPr>
      <w:ins w:id="32"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3"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4" w:author="Eric Robertson" w:date="2016-09-08T13:55:00Z"/>
          <w:rFonts w:asciiTheme="minorHAnsi" w:eastAsiaTheme="minorEastAsia" w:hAnsiTheme="minorHAnsi" w:cstheme="minorBidi"/>
          <w:noProof/>
          <w:sz w:val="24"/>
          <w:lang w:eastAsia="ja-JP"/>
        </w:rPr>
      </w:pPr>
      <w:ins w:id="35"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36"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7" w:author="Eric Robertson" w:date="2016-09-08T13:55:00Z"/>
          <w:rFonts w:eastAsiaTheme="minorEastAsia" w:cstheme="minorBidi"/>
          <w:i w:val="0"/>
          <w:iCs w:val="0"/>
          <w:noProof/>
          <w:lang w:eastAsia="ja-JP"/>
        </w:rPr>
      </w:pPr>
      <w:ins w:id="38"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39"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0" w:author="Eric Robertson" w:date="2016-09-08T13:55:00Z"/>
          <w:rFonts w:asciiTheme="minorHAnsi" w:eastAsiaTheme="minorEastAsia" w:hAnsiTheme="minorHAnsi" w:cstheme="minorBidi"/>
          <w:b w:val="0"/>
          <w:bCs w:val="0"/>
          <w:caps w:val="0"/>
          <w:noProof/>
          <w:sz w:val="24"/>
          <w:lang w:eastAsia="ja-JP"/>
        </w:rPr>
      </w:pPr>
      <w:ins w:id="41"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2"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3" w:author="Eric Robertson" w:date="2016-09-08T13:55:00Z"/>
          <w:rFonts w:asciiTheme="minorHAnsi" w:eastAsiaTheme="minorEastAsia" w:hAnsiTheme="minorHAnsi" w:cstheme="minorBidi"/>
          <w:noProof/>
          <w:sz w:val="24"/>
          <w:lang w:eastAsia="ja-JP"/>
        </w:rPr>
      </w:pPr>
      <w:ins w:id="44"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45"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6" w:author="Eric Robertson" w:date="2016-09-08T13:55:00Z"/>
          <w:rFonts w:eastAsiaTheme="minorEastAsia" w:cstheme="minorBidi"/>
          <w:i w:val="0"/>
          <w:iCs w:val="0"/>
          <w:noProof/>
          <w:lang w:eastAsia="ja-JP"/>
        </w:rPr>
      </w:pPr>
      <w:ins w:id="47"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48" w:author="Eric Robertson" w:date="2016-09-08T13:55:00Z">
        <w:r>
          <w:rPr>
            <w:noProof/>
          </w:rPr>
          <w:t>9</w:t>
        </w:r>
        <w:r>
          <w:rPr>
            <w:noProof/>
          </w:rPr>
          <w:fldChar w:fldCharType="end"/>
        </w:r>
      </w:ins>
    </w:p>
    <w:p w14:paraId="1C4B33B8" w14:textId="77777777" w:rsidR="009F578C" w:rsidRDefault="009F578C">
      <w:pPr>
        <w:pStyle w:val="TOC2"/>
        <w:tabs>
          <w:tab w:val="left" w:pos="717"/>
        </w:tabs>
        <w:rPr>
          <w:ins w:id="49" w:author="Eric Robertson" w:date="2016-09-08T13:55:00Z"/>
          <w:rFonts w:asciiTheme="minorHAnsi" w:eastAsiaTheme="minorEastAsia" w:hAnsiTheme="minorHAnsi" w:cstheme="minorBidi"/>
          <w:noProof/>
          <w:sz w:val="24"/>
          <w:lang w:eastAsia="ja-JP"/>
        </w:rPr>
      </w:pPr>
      <w:ins w:id="50"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1"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2" w:author="Eric Robertson" w:date="2016-09-08T13:55:00Z"/>
          <w:rFonts w:asciiTheme="minorHAnsi" w:eastAsiaTheme="minorEastAsia" w:hAnsiTheme="minorHAnsi" w:cstheme="minorBidi"/>
          <w:b w:val="0"/>
          <w:bCs w:val="0"/>
          <w:caps w:val="0"/>
          <w:noProof/>
          <w:sz w:val="24"/>
          <w:lang w:eastAsia="ja-JP"/>
        </w:rPr>
      </w:pPr>
      <w:ins w:id="53"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4"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5" w:author="Eric Robertson" w:date="2016-09-08T13:55:00Z"/>
          <w:rFonts w:asciiTheme="minorHAnsi" w:eastAsiaTheme="minorEastAsia" w:hAnsiTheme="minorHAnsi" w:cstheme="minorBidi"/>
          <w:noProof/>
          <w:sz w:val="24"/>
          <w:lang w:eastAsia="ja-JP"/>
        </w:rPr>
      </w:pPr>
      <w:ins w:id="56"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57"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58" w:author="Eric Robertson" w:date="2016-09-08T13:55:00Z"/>
          <w:rFonts w:asciiTheme="minorHAnsi" w:eastAsiaTheme="minorEastAsia" w:hAnsiTheme="minorHAnsi" w:cstheme="minorBidi"/>
          <w:noProof/>
          <w:sz w:val="24"/>
          <w:lang w:eastAsia="ja-JP"/>
        </w:rPr>
      </w:pPr>
      <w:ins w:id="59"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0"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1" w:author="Eric Robertson" w:date="2016-09-08T13:55:00Z"/>
          <w:rFonts w:asciiTheme="minorHAnsi" w:eastAsiaTheme="minorEastAsia" w:hAnsiTheme="minorHAnsi" w:cstheme="minorBidi"/>
          <w:noProof/>
          <w:sz w:val="24"/>
          <w:lang w:eastAsia="ja-JP"/>
        </w:rPr>
      </w:pPr>
      <w:ins w:id="62"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3"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4" w:author="Eric Robertson" w:date="2016-09-08T13:55:00Z"/>
          <w:rFonts w:asciiTheme="minorHAnsi" w:eastAsiaTheme="minorEastAsia" w:hAnsiTheme="minorHAnsi" w:cstheme="minorBidi"/>
          <w:noProof/>
          <w:sz w:val="24"/>
          <w:lang w:eastAsia="ja-JP"/>
        </w:rPr>
      </w:pPr>
      <w:ins w:id="65"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66"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7" w:author="Eric Robertson" w:date="2016-09-08T13:55:00Z"/>
          <w:rFonts w:asciiTheme="minorHAnsi" w:eastAsiaTheme="minorEastAsia" w:hAnsiTheme="minorHAnsi" w:cstheme="minorBidi"/>
          <w:noProof/>
          <w:sz w:val="24"/>
          <w:lang w:eastAsia="ja-JP"/>
        </w:rPr>
      </w:pPr>
      <w:ins w:id="68"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69"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0" w:author="Eric Robertson" w:date="2016-09-08T13:55:00Z"/>
          <w:rFonts w:asciiTheme="minorHAnsi" w:eastAsiaTheme="minorEastAsia" w:hAnsiTheme="minorHAnsi" w:cstheme="minorBidi"/>
          <w:noProof/>
          <w:sz w:val="24"/>
          <w:lang w:eastAsia="ja-JP"/>
        </w:rPr>
      </w:pPr>
      <w:ins w:id="71"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2"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3" w:author="Eric Robertson" w:date="2016-09-08T13:55:00Z"/>
          <w:rFonts w:asciiTheme="minorHAnsi" w:eastAsiaTheme="minorEastAsia" w:hAnsiTheme="minorHAnsi" w:cstheme="minorBidi"/>
          <w:noProof/>
          <w:sz w:val="24"/>
          <w:lang w:eastAsia="ja-JP"/>
        </w:rPr>
      </w:pPr>
      <w:ins w:id="74"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75"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6" w:author="Eric Robertson" w:date="2016-09-08T13:55:00Z"/>
          <w:rFonts w:asciiTheme="minorHAnsi" w:eastAsiaTheme="minorEastAsia" w:hAnsiTheme="minorHAnsi" w:cstheme="minorBidi"/>
          <w:noProof/>
          <w:sz w:val="24"/>
          <w:lang w:eastAsia="ja-JP"/>
        </w:rPr>
      </w:pPr>
      <w:ins w:id="77"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78"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79" w:author="Eric Robertson" w:date="2016-09-08T13:55:00Z"/>
          <w:rFonts w:asciiTheme="minorHAnsi" w:eastAsiaTheme="minorEastAsia" w:hAnsiTheme="minorHAnsi" w:cstheme="minorBidi"/>
          <w:noProof/>
          <w:sz w:val="24"/>
          <w:lang w:eastAsia="ja-JP"/>
        </w:rPr>
      </w:pPr>
      <w:ins w:id="80"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1"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2" w:author="Eric Robertson" w:date="2016-09-08T13:55:00Z"/>
          <w:rFonts w:asciiTheme="minorHAnsi" w:eastAsiaTheme="minorEastAsia" w:hAnsiTheme="minorHAnsi" w:cstheme="minorBidi"/>
          <w:b w:val="0"/>
          <w:bCs w:val="0"/>
          <w:caps w:val="0"/>
          <w:noProof/>
          <w:sz w:val="24"/>
          <w:lang w:eastAsia="ja-JP"/>
        </w:rPr>
      </w:pPr>
      <w:ins w:id="83"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4"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5" w:author="Eric Robertson" w:date="2016-09-08T13:55:00Z"/>
          <w:rFonts w:asciiTheme="minorHAnsi" w:eastAsiaTheme="minorEastAsia" w:hAnsiTheme="minorHAnsi" w:cstheme="minorBidi"/>
          <w:noProof/>
          <w:sz w:val="24"/>
          <w:lang w:eastAsia="ja-JP"/>
        </w:rPr>
      </w:pPr>
      <w:ins w:id="86"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87"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88" w:author="Eric Robertson" w:date="2016-09-08T13:55:00Z"/>
          <w:rFonts w:asciiTheme="minorHAnsi" w:eastAsiaTheme="minorEastAsia" w:hAnsiTheme="minorHAnsi" w:cstheme="minorBidi"/>
          <w:noProof/>
          <w:sz w:val="24"/>
          <w:lang w:eastAsia="ja-JP"/>
        </w:rPr>
      </w:pPr>
      <w:ins w:id="89"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0"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1" w:author="Eric Robertson" w:date="2016-09-08T13:55:00Z"/>
          <w:rFonts w:asciiTheme="minorHAnsi" w:eastAsiaTheme="minorEastAsia" w:hAnsiTheme="minorHAnsi" w:cstheme="minorBidi"/>
          <w:b w:val="0"/>
          <w:bCs w:val="0"/>
          <w:caps w:val="0"/>
          <w:noProof/>
          <w:sz w:val="24"/>
          <w:lang w:eastAsia="ja-JP"/>
        </w:rPr>
      </w:pPr>
      <w:ins w:id="92"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3"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4" w:author="Eric Robertson" w:date="2016-09-08T13:55:00Z"/>
          <w:rFonts w:asciiTheme="minorHAnsi" w:eastAsiaTheme="minorEastAsia" w:hAnsiTheme="minorHAnsi" w:cstheme="minorBidi"/>
          <w:b w:val="0"/>
          <w:bCs w:val="0"/>
          <w:caps w:val="0"/>
          <w:noProof/>
          <w:sz w:val="24"/>
          <w:lang w:eastAsia="ja-JP"/>
        </w:rPr>
      </w:pPr>
      <w:ins w:id="95"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96"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7" w:author="Eric Robertson" w:date="2016-09-08T13:55:00Z"/>
          <w:rFonts w:asciiTheme="minorHAnsi" w:eastAsiaTheme="minorEastAsia" w:hAnsiTheme="minorHAnsi" w:cstheme="minorBidi"/>
          <w:noProof/>
          <w:sz w:val="24"/>
          <w:lang w:eastAsia="ja-JP"/>
        </w:rPr>
      </w:pPr>
      <w:ins w:id="98"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99"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0" w:author="Eric Robertson" w:date="2016-09-08T13:55:00Z"/>
          <w:rFonts w:asciiTheme="minorHAnsi" w:eastAsiaTheme="minorEastAsia" w:hAnsiTheme="minorHAnsi" w:cstheme="minorBidi"/>
          <w:b w:val="0"/>
          <w:bCs w:val="0"/>
          <w:caps w:val="0"/>
          <w:noProof/>
          <w:sz w:val="24"/>
          <w:lang w:eastAsia="ja-JP"/>
        </w:rPr>
      </w:pPr>
      <w:ins w:id="101"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2"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3" w:author="Eric Robertson" w:date="2016-09-08T13:55:00Z"/>
          <w:rFonts w:asciiTheme="minorHAnsi" w:eastAsiaTheme="minorEastAsia" w:hAnsiTheme="minorHAnsi" w:cstheme="minorBidi"/>
          <w:b w:val="0"/>
          <w:bCs w:val="0"/>
          <w:caps w:val="0"/>
          <w:noProof/>
          <w:sz w:val="24"/>
          <w:lang w:eastAsia="ja-JP"/>
        </w:rPr>
      </w:pPr>
      <w:ins w:id="104"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05"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6" w:author="Eric Robertson" w:date="2016-09-08T13:55:00Z"/>
          <w:rFonts w:asciiTheme="minorHAnsi" w:eastAsiaTheme="minorEastAsia" w:hAnsiTheme="minorHAnsi" w:cstheme="minorBidi"/>
          <w:b w:val="0"/>
          <w:bCs w:val="0"/>
          <w:caps w:val="0"/>
          <w:noProof/>
          <w:sz w:val="24"/>
          <w:lang w:eastAsia="ja-JP"/>
        </w:rPr>
      </w:pPr>
      <w:ins w:id="107"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08"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09" w:author="Eric Robertson" w:date="2016-09-08T13:55:00Z"/>
          <w:rFonts w:asciiTheme="minorHAnsi" w:eastAsiaTheme="minorEastAsia" w:hAnsiTheme="minorHAnsi" w:cstheme="minorBidi"/>
          <w:b w:val="0"/>
          <w:bCs w:val="0"/>
          <w:caps w:val="0"/>
          <w:noProof/>
          <w:sz w:val="24"/>
          <w:lang w:eastAsia="ja-JP"/>
        </w:rPr>
      </w:pPr>
      <w:ins w:id="110"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1" w:author="Eric Robertson" w:date="2016-09-08T13:55:00Z">
        <w:r>
          <w:rPr>
            <w:noProof/>
          </w:rPr>
          <w:t>22</w:t>
        </w:r>
        <w:r>
          <w:rPr>
            <w:noProof/>
          </w:rPr>
          <w:fldChar w:fldCharType="end"/>
        </w:r>
      </w:ins>
    </w:p>
    <w:p w14:paraId="12E2F406" w14:textId="77777777" w:rsidR="009F578C" w:rsidRDefault="009F578C">
      <w:pPr>
        <w:pStyle w:val="TOC2"/>
        <w:rPr>
          <w:ins w:id="112" w:author="Eric Robertson" w:date="2016-09-08T13:55:00Z"/>
          <w:rFonts w:asciiTheme="minorHAnsi" w:eastAsiaTheme="minorEastAsia" w:hAnsiTheme="minorHAnsi" w:cstheme="minorBidi"/>
          <w:noProof/>
          <w:sz w:val="24"/>
          <w:lang w:eastAsia="ja-JP"/>
        </w:rPr>
      </w:pPr>
      <w:ins w:id="113"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4"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5" w:author="Eric Robertson" w:date="2016-09-08T13:55:00Z"/>
          <w:rFonts w:asciiTheme="minorHAnsi" w:eastAsiaTheme="minorEastAsia" w:hAnsiTheme="minorHAnsi" w:cstheme="minorBidi"/>
          <w:noProof/>
          <w:sz w:val="24"/>
          <w:lang w:eastAsia="ja-JP"/>
        </w:rPr>
      </w:pPr>
      <w:ins w:id="116"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17"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18" w:author="Eric Robertson" w:date="2016-09-08T13:55:00Z"/>
          <w:rFonts w:asciiTheme="minorHAnsi" w:eastAsiaTheme="minorEastAsia" w:hAnsiTheme="minorHAnsi" w:cstheme="minorBidi"/>
          <w:noProof/>
          <w:sz w:val="24"/>
          <w:lang w:eastAsia="ja-JP"/>
        </w:rPr>
      </w:pPr>
      <w:ins w:id="119"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0"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1" w:author="Eric Robertson" w:date="2016-09-08T13:55:00Z"/>
          <w:rFonts w:asciiTheme="minorHAnsi" w:eastAsiaTheme="minorEastAsia" w:hAnsiTheme="minorHAnsi" w:cstheme="minorBidi"/>
          <w:noProof/>
          <w:sz w:val="24"/>
          <w:lang w:eastAsia="ja-JP"/>
        </w:rPr>
      </w:pPr>
      <w:ins w:id="122"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3"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4" w:author="Eric Robertson" w:date="2016-09-08T13:55:00Z"/>
          <w:rFonts w:asciiTheme="minorHAnsi" w:eastAsiaTheme="minorEastAsia" w:hAnsiTheme="minorHAnsi" w:cstheme="minorBidi"/>
          <w:noProof/>
          <w:sz w:val="24"/>
          <w:lang w:eastAsia="ja-JP"/>
        </w:rPr>
      </w:pPr>
      <w:ins w:id="125"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26"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7" w:author="Eric Robertson" w:date="2016-09-08T13:55:00Z"/>
          <w:rFonts w:asciiTheme="minorHAnsi" w:eastAsiaTheme="minorEastAsia" w:hAnsiTheme="minorHAnsi" w:cstheme="minorBidi"/>
          <w:b w:val="0"/>
          <w:bCs w:val="0"/>
          <w:caps w:val="0"/>
          <w:noProof/>
          <w:sz w:val="24"/>
          <w:lang w:eastAsia="ja-JP"/>
        </w:rPr>
      </w:pPr>
      <w:ins w:id="128"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29"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0" w:author="Eric Robertson" w:date="2016-09-08T13:55:00Z"/>
          <w:rFonts w:asciiTheme="minorHAnsi" w:eastAsiaTheme="minorEastAsia" w:hAnsiTheme="minorHAnsi" w:cstheme="minorBidi"/>
          <w:b w:val="0"/>
          <w:bCs w:val="0"/>
          <w:caps w:val="0"/>
          <w:noProof/>
          <w:szCs w:val="22"/>
        </w:rPr>
      </w:pPr>
      <w:del w:id="131"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2" w:author="Eric Robertson" w:date="2016-09-08T13:55:00Z"/>
          <w:rFonts w:asciiTheme="minorHAnsi" w:eastAsiaTheme="minorEastAsia" w:hAnsiTheme="minorHAnsi" w:cstheme="minorBidi"/>
          <w:b w:val="0"/>
          <w:bCs w:val="0"/>
          <w:caps w:val="0"/>
          <w:noProof/>
          <w:szCs w:val="22"/>
        </w:rPr>
      </w:pPr>
      <w:del w:id="133"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4" w:author="Eric Robertson" w:date="2016-09-08T13:55:00Z"/>
          <w:rFonts w:asciiTheme="minorHAnsi" w:eastAsiaTheme="minorEastAsia" w:hAnsiTheme="minorHAnsi" w:cstheme="minorBidi"/>
          <w:noProof/>
          <w:szCs w:val="22"/>
        </w:rPr>
      </w:pPr>
      <w:del w:id="135"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6" w:author="Eric Robertson" w:date="2016-09-08T13:55:00Z"/>
          <w:rFonts w:asciiTheme="minorHAnsi" w:eastAsiaTheme="minorEastAsia" w:hAnsiTheme="minorHAnsi" w:cstheme="minorBidi"/>
          <w:b w:val="0"/>
          <w:bCs w:val="0"/>
          <w:caps w:val="0"/>
          <w:noProof/>
          <w:szCs w:val="22"/>
        </w:rPr>
      </w:pPr>
      <w:del w:id="137"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38" w:author="Eric Robertson" w:date="2016-09-08T13:55:00Z"/>
          <w:rFonts w:asciiTheme="minorHAnsi" w:eastAsiaTheme="minorEastAsia" w:hAnsiTheme="minorHAnsi" w:cstheme="minorBidi"/>
          <w:noProof/>
          <w:szCs w:val="22"/>
        </w:rPr>
      </w:pPr>
      <w:del w:id="139"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0" w:author="Eric Robertson" w:date="2016-09-08T13:55:00Z"/>
          <w:rFonts w:eastAsiaTheme="minorEastAsia" w:cstheme="minorBidi"/>
          <w:i w:val="0"/>
          <w:iCs w:val="0"/>
          <w:noProof/>
          <w:sz w:val="22"/>
          <w:szCs w:val="22"/>
        </w:rPr>
      </w:pPr>
      <w:del w:id="141"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2" w:author="Eric Robertson" w:date="2016-09-08T13:55:00Z"/>
          <w:rFonts w:asciiTheme="minorHAnsi" w:eastAsiaTheme="minorEastAsia" w:hAnsiTheme="minorHAnsi" w:cstheme="minorBidi"/>
          <w:noProof/>
          <w:szCs w:val="22"/>
        </w:rPr>
      </w:pPr>
      <w:del w:id="143"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6" w:author="Eric Robertson" w:date="2016-09-08T13:55:00Z"/>
          <w:rFonts w:asciiTheme="minorHAnsi" w:eastAsiaTheme="minorEastAsia" w:hAnsiTheme="minorHAnsi" w:cstheme="minorBidi"/>
          <w:noProof/>
          <w:szCs w:val="22"/>
        </w:rPr>
      </w:pPr>
      <w:del w:id="147"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48" w:author="Eric Robertson" w:date="2016-09-08T13:55:00Z"/>
          <w:rFonts w:eastAsiaTheme="minorEastAsia" w:cstheme="minorBidi"/>
          <w:i w:val="0"/>
          <w:iCs w:val="0"/>
          <w:noProof/>
          <w:sz w:val="22"/>
          <w:szCs w:val="22"/>
        </w:rPr>
      </w:pPr>
      <w:del w:id="149"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0" w:author="Eric Robertson" w:date="2016-09-08T13:55:00Z"/>
          <w:rFonts w:asciiTheme="minorHAnsi" w:eastAsiaTheme="minorEastAsia" w:hAnsiTheme="minorHAnsi" w:cstheme="minorBidi"/>
          <w:b w:val="0"/>
          <w:bCs w:val="0"/>
          <w:caps w:val="0"/>
          <w:noProof/>
          <w:szCs w:val="22"/>
        </w:rPr>
      </w:pPr>
      <w:del w:id="151"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2" w:author="Eric Robertson" w:date="2016-09-08T13:55:00Z"/>
          <w:rFonts w:asciiTheme="minorHAnsi" w:eastAsiaTheme="minorEastAsia" w:hAnsiTheme="minorHAnsi" w:cstheme="minorBidi"/>
          <w:noProof/>
          <w:szCs w:val="22"/>
        </w:rPr>
      </w:pPr>
      <w:del w:id="153"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4" w:author="Eric Robertson" w:date="2016-09-08T13:55:00Z"/>
          <w:rFonts w:eastAsiaTheme="minorEastAsia" w:cstheme="minorBidi"/>
          <w:i w:val="0"/>
          <w:iCs w:val="0"/>
          <w:noProof/>
          <w:sz w:val="22"/>
          <w:szCs w:val="22"/>
        </w:rPr>
      </w:pPr>
      <w:del w:id="155"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56" w:author="Eric Robertson" w:date="2016-09-08T13:55:00Z"/>
          <w:rFonts w:asciiTheme="minorHAnsi" w:eastAsiaTheme="minorEastAsia" w:hAnsiTheme="minorHAnsi" w:cstheme="minorBidi"/>
          <w:noProof/>
          <w:szCs w:val="22"/>
        </w:rPr>
      </w:pPr>
      <w:del w:id="157"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58" w:author="Eric Robertson" w:date="2016-09-08T13:55:00Z"/>
          <w:rFonts w:asciiTheme="minorHAnsi" w:eastAsiaTheme="minorEastAsia" w:hAnsiTheme="minorHAnsi" w:cstheme="minorBidi"/>
          <w:noProof/>
          <w:szCs w:val="22"/>
        </w:rPr>
      </w:pPr>
      <w:del w:id="159"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0" w:author="Eric Robertson" w:date="2016-09-08T13:55:00Z"/>
          <w:rFonts w:asciiTheme="minorHAnsi" w:eastAsiaTheme="minorEastAsia" w:hAnsiTheme="minorHAnsi" w:cstheme="minorBidi"/>
          <w:b w:val="0"/>
          <w:bCs w:val="0"/>
          <w:caps w:val="0"/>
          <w:noProof/>
          <w:szCs w:val="22"/>
        </w:rPr>
      </w:pPr>
      <w:del w:id="161"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2" w:author="Eric Robertson" w:date="2016-09-08T13:55:00Z"/>
          <w:rFonts w:asciiTheme="minorHAnsi" w:eastAsiaTheme="minorEastAsia" w:hAnsiTheme="minorHAnsi" w:cstheme="minorBidi"/>
          <w:noProof/>
          <w:szCs w:val="22"/>
        </w:rPr>
      </w:pPr>
      <w:del w:id="163"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4" w:author="Eric Robertson" w:date="2016-09-08T13:55:00Z"/>
          <w:rFonts w:asciiTheme="minorHAnsi" w:eastAsiaTheme="minorEastAsia" w:hAnsiTheme="minorHAnsi" w:cstheme="minorBidi"/>
          <w:noProof/>
          <w:szCs w:val="22"/>
        </w:rPr>
      </w:pPr>
      <w:del w:id="165"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6" w:author="Eric Robertson" w:date="2016-09-08T13:55:00Z"/>
          <w:rFonts w:asciiTheme="minorHAnsi" w:eastAsiaTheme="minorEastAsia" w:hAnsiTheme="minorHAnsi" w:cstheme="minorBidi"/>
          <w:noProof/>
          <w:szCs w:val="22"/>
        </w:rPr>
      </w:pPr>
      <w:del w:id="167"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68" w:author="Eric Robertson" w:date="2016-09-08T13:55:00Z"/>
          <w:rFonts w:asciiTheme="minorHAnsi" w:eastAsiaTheme="minorEastAsia" w:hAnsiTheme="minorHAnsi" w:cstheme="minorBidi"/>
          <w:noProof/>
          <w:szCs w:val="22"/>
        </w:rPr>
      </w:pPr>
      <w:del w:id="169"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0" w:author="Eric Robertson" w:date="2016-09-08T13:55:00Z"/>
          <w:rFonts w:asciiTheme="minorHAnsi" w:eastAsiaTheme="minorEastAsia" w:hAnsiTheme="minorHAnsi" w:cstheme="minorBidi"/>
          <w:noProof/>
          <w:szCs w:val="22"/>
        </w:rPr>
      </w:pPr>
      <w:del w:id="171"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2" w:author="Eric Robertson" w:date="2016-09-08T13:55:00Z"/>
          <w:rFonts w:asciiTheme="minorHAnsi" w:eastAsiaTheme="minorEastAsia" w:hAnsiTheme="minorHAnsi" w:cstheme="minorBidi"/>
          <w:noProof/>
          <w:szCs w:val="22"/>
        </w:rPr>
      </w:pPr>
      <w:del w:id="173"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4" w:author="Eric Robertson" w:date="2016-09-08T13:55:00Z"/>
          <w:rFonts w:asciiTheme="minorHAnsi" w:eastAsiaTheme="minorEastAsia" w:hAnsiTheme="minorHAnsi" w:cstheme="minorBidi"/>
          <w:noProof/>
          <w:szCs w:val="22"/>
        </w:rPr>
      </w:pPr>
      <w:del w:id="175"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6" w:author="Eric Robertson" w:date="2016-09-08T13:55:00Z"/>
          <w:rFonts w:asciiTheme="minorHAnsi" w:eastAsiaTheme="minorEastAsia" w:hAnsiTheme="minorHAnsi" w:cstheme="minorBidi"/>
          <w:noProof/>
          <w:szCs w:val="22"/>
        </w:rPr>
      </w:pPr>
      <w:del w:id="177"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78" w:author="Eric Robertson" w:date="2016-09-08T13:55:00Z"/>
          <w:rFonts w:asciiTheme="minorHAnsi" w:eastAsiaTheme="minorEastAsia" w:hAnsiTheme="minorHAnsi" w:cstheme="minorBidi"/>
          <w:noProof/>
          <w:szCs w:val="22"/>
        </w:rPr>
      </w:pPr>
      <w:del w:id="179"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0" w:author="Eric Robertson" w:date="2016-09-08T13:55:00Z"/>
          <w:rFonts w:asciiTheme="minorHAnsi" w:eastAsiaTheme="minorEastAsia" w:hAnsiTheme="minorHAnsi" w:cstheme="minorBidi"/>
          <w:b w:val="0"/>
          <w:bCs w:val="0"/>
          <w:caps w:val="0"/>
          <w:noProof/>
          <w:szCs w:val="22"/>
        </w:rPr>
      </w:pPr>
      <w:del w:id="181"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2" w:author="Eric Robertson" w:date="2016-09-08T13:55:00Z"/>
          <w:rFonts w:asciiTheme="minorHAnsi" w:eastAsiaTheme="minorEastAsia" w:hAnsiTheme="minorHAnsi" w:cstheme="minorBidi"/>
          <w:noProof/>
          <w:szCs w:val="22"/>
        </w:rPr>
      </w:pPr>
      <w:del w:id="183"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6" w:author="Eric Robertson" w:date="2016-09-08T13:55:00Z"/>
          <w:rFonts w:asciiTheme="minorHAnsi" w:eastAsiaTheme="minorEastAsia" w:hAnsiTheme="minorHAnsi" w:cstheme="minorBidi"/>
          <w:b w:val="0"/>
          <w:bCs w:val="0"/>
          <w:caps w:val="0"/>
          <w:noProof/>
          <w:szCs w:val="22"/>
        </w:rPr>
      </w:pPr>
      <w:del w:id="187"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0" w:author="Eric Robertson" w:date="2016-09-08T13:55:00Z"/>
          <w:rFonts w:asciiTheme="minorHAnsi" w:eastAsiaTheme="minorEastAsia" w:hAnsiTheme="minorHAnsi" w:cstheme="minorBidi"/>
          <w:noProof/>
          <w:szCs w:val="22"/>
        </w:rPr>
      </w:pPr>
      <w:del w:id="191"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2" w:author="Eric Robertson" w:date="2016-09-08T13:55:00Z"/>
          <w:rFonts w:asciiTheme="minorHAnsi" w:eastAsiaTheme="minorEastAsia" w:hAnsiTheme="minorHAnsi" w:cstheme="minorBidi"/>
          <w:b w:val="0"/>
          <w:bCs w:val="0"/>
          <w:caps w:val="0"/>
          <w:noProof/>
          <w:szCs w:val="22"/>
        </w:rPr>
      </w:pPr>
      <w:del w:id="193"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0" w:author="Eric Robertson" w:date="2016-09-08T13:55:00Z"/>
          <w:rFonts w:asciiTheme="minorHAnsi" w:eastAsiaTheme="minorEastAsia" w:hAnsiTheme="minorHAnsi" w:cstheme="minorBidi"/>
          <w:noProof/>
          <w:szCs w:val="22"/>
        </w:rPr>
      </w:pPr>
      <w:del w:id="201"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08" w:author="Eric Robertson" w:date="2016-09-08T13:55:00Z"/>
          <w:rFonts w:asciiTheme="minorHAnsi" w:eastAsiaTheme="minorEastAsia" w:hAnsiTheme="minorHAnsi" w:cstheme="minorBidi"/>
          <w:b w:val="0"/>
          <w:bCs w:val="0"/>
          <w:caps w:val="0"/>
          <w:noProof/>
          <w:szCs w:val="22"/>
        </w:rPr>
      </w:pPr>
      <w:del w:id="209"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1D5024">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0" w:name="_Toc456792461"/>
      <w:bookmarkStart w:id="211" w:name="_Toc334962280"/>
      <w:r>
        <w:lastRenderedPageBreak/>
        <w:t>Overview</w:t>
      </w:r>
      <w:bookmarkEnd w:id="210"/>
      <w:bookmarkEnd w:id="211"/>
    </w:p>
    <w:p w14:paraId="5E722646" w14:textId="77777777" w:rsidR="00936FFD" w:rsidRPr="003D3906" w:rsidRDefault="00936FFD" w:rsidP="00A27DCE">
      <w:pPr>
        <w:pStyle w:val="BodyText"/>
      </w:pPr>
      <w:bookmarkStart w:id="212" w:name="_Toc78164083"/>
      <w:bookmarkStart w:id="21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4" w:name="_Toc457993703"/>
      <w:r>
        <w:t xml:space="preserve">Figure </w:t>
      </w:r>
      <w:fldSimple w:instr=" SEQ Figure \* ARABIC ">
        <w:r w:rsidR="002C2D16">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214"/>
    </w:p>
    <w:p w14:paraId="64EF3314" w14:textId="77777777" w:rsidR="00936FFD" w:rsidRDefault="00936FFD" w:rsidP="00A27DCE">
      <w:pPr>
        <w:pStyle w:val="BodyText"/>
        <w:rPr>
          <w:b/>
        </w:rPr>
      </w:pPr>
    </w:p>
    <w:p w14:paraId="475F207F" w14:textId="77777777" w:rsidR="00264E83" w:rsidRDefault="00A9054E" w:rsidP="00FC16E5">
      <w:pPr>
        <w:jc w:val="both"/>
      </w:pPr>
      <w:bookmarkStart w:id="215" w:name="_Toc456792462"/>
      <w:bookmarkEnd w:id="212"/>
      <w:bookmarkEnd w:id="21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6" w:name="_Toc334962281"/>
      <w:r>
        <w:t>Installation</w:t>
      </w:r>
      <w:bookmarkEnd w:id="215"/>
      <w:bookmarkEnd w:id="216"/>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17" w:name="_Toc457993704"/>
      <w:r>
        <w:t xml:space="preserve">Figure </w:t>
      </w:r>
      <w:fldSimple w:instr=" SEQ Figure \* ARABIC ">
        <w:r w:rsidR="002C2D16">
          <w:rPr>
            <w:noProof/>
          </w:rPr>
          <w:t>2</w:t>
        </w:r>
      </w:fldSimple>
      <w:r>
        <w:t xml:space="preserve">: </w:t>
      </w:r>
      <w:proofErr w:type="spellStart"/>
      <w:r>
        <w:t>GitHub</w:t>
      </w:r>
      <w:proofErr w:type="spellEnd"/>
      <w:r>
        <w:t xml:space="preserve"> website download dialog</w:t>
      </w:r>
      <w:bookmarkEnd w:id="21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18" w:name="_Toc456792463"/>
      <w:bookmarkStart w:id="219" w:name="_Toc334962282"/>
      <w:r>
        <w:t>Dependenc</w:t>
      </w:r>
      <w:r w:rsidR="00CD52AB">
        <w:t>i</w:t>
      </w:r>
      <w:r>
        <w:t>es</w:t>
      </w:r>
      <w:bookmarkEnd w:id="218"/>
      <w:bookmarkEnd w:id="21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1D5024"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ins w:id="220" w:author="Eric Robertson" w:date="2016-09-08T10:15:00Z"/>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614483A9" w14:textId="77777777" w:rsidR="00CC0AC8" w:rsidRPr="00CC0AC8" w:rsidRDefault="00CC0AC8">
      <w:pPr>
        <w:jc w:val="both"/>
        <w:pPrChange w:id="221"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2" w:author="Eric Robertson" w:date="2016-09-08T10:15:00Z"/>
        </w:rPr>
      </w:pPr>
      <w:r w:rsidRPr="003D3906">
        <w:t xml:space="preserve">Most of these can be installed easily </w:t>
      </w:r>
      <w:del w:id="223" w:author="Eric Robertson" w:date="2016-09-08T10:15:00Z">
        <w:r w:rsidRPr="003D3906" w:rsidDel="00CC0AC8">
          <w:delText xml:space="preserve">via </w:delText>
        </w:r>
      </w:del>
      <w:ins w:id="224" w:author="Eric Robertson" w:date="2016-09-08T10:15:00Z">
        <w:r w:rsidR="00CC0AC8">
          <w:t>are installed with the following procedure.</w:t>
        </w:r>
      </w:ins>
    </w:p>
    <w:p w14:paraId="2CEC3831" w14:textId="20E8D792" w:rsidR="00CC0AC8" w:rsidRPr="00CB33EE" w:rsidRDefault="00CC0AC8" w:rsidP="00CC0AC8">
      <w:pPr>
        <w:pStyle w:val="Code"/>
        <w:rPr>
          <w:ins w:id="225" w:author="Eric Robertson" w:date="2016-09-08T10:15:00Z"/>
          <w:rFonts w:ascii="Consolas" w:hAnsi="Consolas" w:cs="Consolas"/>
          <w:color w:val="262626"/>
          <w:sz w:val="20"/>
          <w:szCs w:val="20"/>
        </w:rPr>
      </w:pPr>
      <w:proofErr w:type="gramStart"/>
      <w:ins w:id="226" w:author="Eric Robertson" w:date="2016-09-08T10:15:00Z">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27" w:author="Eric Robertson" w:date="2016-09-08T10:15:00Z"/>
        </w:rPr>
      </w:pPr>
    </w:p>
    <w:p w14:paraId="468E661A" w14:textId="36641E09" w:rsidR="001D5024" w:rsidRDefault="001D5024" w:rsidP="00A27DCE">
      <w:pPr>
        <w:pStyle w:val="BodyText"/>
        <w:rPr>
          <w:ins w:id="228" w:author="Eric Robertson" w:date="2016-10-06T11:23:00Z"/>
        </w:rPr>
      </w:pPr>
      <w:ins w:id="229" w:author="Eric Robertson" w:date="2016-10-06T11:22:00Z">
        <w:r>
          <w:t xml:space="preserve">For use with </w:t>
        </w:r>
      </w:ins>
      <w:ins w:id="230" w:author="Eric Robertson" w:date="2016-10-06T11:23:00Z">
        <w:r>
          <w:t>using plugins that write</w:t>
        </w:r>
      </w:ins>
      <w:ins w:id="231" w:author="Eric Robertson" w:date="2016-10-06T11:22:00Z">
        <w:r>
          <w:t xml:space="preserve"> TIFF files</w:t>
        </w:r>
      </w:ins>
      <w:ins w:id="232" w:author="Eric Robertson" w:date="2016-10-06T11:23:00Z">
        <w:r>
          <w:t xml:space="preserve">, install </w:t>
        </w:r>
        <w:proofErr w:type="spellStart"/>
        <w:r>
          <w:t>tifffile</w:t>
        </w:r>
      </w:ins>
      <w:proofErr w:type="spellEnd"/>
      <w:proofErr w:type="gramStart"/>
      <w:ins w:id="233" w:author="Eric Robertson" w:date="2016-10-06T11:24:00Z">
        <w:r>
          <w:t>,  For</w:t>
        </w:r>
        <w:proofErr w:type="gramEnd"/>
        <w:r>
          <w:t xml:space="preserve"> Mac users, </w:t>
        </w:r>
        <w:proofErr w:type="spellStart"/>
        <w:r>
          <w:t>XCode</w:t>
        </w:r>
        <w:proofErr w:type="spellEnd"/>
        <w:r>
          <w:t xml:space="preserve"> needs to be installed.  For Windows users, Microsoft Visual C++ 9.x for python needs to be installed.   An alternative is to find a prebuild </w:t>
        </w:r>
        <w:proofErr w:type="spellStart"/>
        <w:r>
          <w:t>libtiff</w:t>
        </w:r>
        <w:proofErr w:type="spellEnd"/>
        <w:r>
          <w:t xml:space="preserve"> library for Mac of Windows.  Download at your own risk.</w:t>
        </w:r>
      </w:ins>
    </w:p>
    <w:p w14:paraId="25CCEDFB" w14:textId="03F34B36" w:rsidR="001D5024" w:rsidRPr="00CB33EE" w:rsidRDefault="001D5024" w:rsidP="001D5024">
      <w:pPr>
        <w:pStyle w:val="Code"/>
        <w:rPr>
          <w:ins w:id="234" w:author="Eric Robertson" w:date="2016-10-06T11:23:00Z"/>
          <w:rFonts w:ascii="Consolas" w:hAnsi="Consolas" w:cs="Consolas"/>
          <w:color w:val="262626"/>
          <w:sz w:val="20"/>
          <w:szCs w:val="20"/>
        </w:rPr>
      </w:pPr>
      <w:proofErr w:type="gramStart"/>
      <w:ins w:id="235" w:author="Eric Robertson" w:date="2016-10-06T11:23:00Z">
        <w:r>
          <w:rPr>
            <w:rFonts w:ascii="Consolas" w:hAnsi="Consolas" w:cs="Consolas"/>
            <w:color w:val="262626"/>
            <w:sz w:val="20"/>
            <w:szCs w:val="20"/>
          </w:rPr>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ins>
    </w:p>
    <w:p w14:paraId="3C052F51" w14:textId="77777777" w:rsidR="001D5024" w:rsidRPr="001D5024" w:rsidRDefault="001D5024" w:rsidP="001D5024">
      <w:pPr>
        <w:rPr>
          <w:ins w:id="236" w:author="Eric Robertson" w:date="2016-10-06T11:22:00Z"/>
        </w:rPr>
        <w:pPrChange w:id="237" w:author="Eric Robertson" w:date="2016-10-06T11:23:00Z">
          <w:pPr>
            <w:pStyle w:val="BodyText"/>
          </w:pPr>
        </w:pPrChange>
      </w:pPr>
    </w:p>
    <w:p w14:paraId="58DA19C2" w14:textId="1FA2C2EC" w:rsidR="0090535E" w:rsidRDefault="0090535E" w:rsidP="00A27DCE">
      <w:pPr>
        <w:pStyle w:val="BodyText"/>
        <w:rPr>
          <w:ins w:id="238" w:author="Eric Robertson" w:date="2016-09-08T10:17:00Z"/>
        </w:rPr>
      </w:pPr>
      <w:del w:id="239"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documentation</w:t>
        </w:r>
      </w:hyperlink>
      <w:r w:rsidRPr="003D3906">
        <w:t>.</w:t>
      </w:r>
    </w:p>
    <w:p w14:paraId="3D7AEDB2" w14:textId="3E530414" w:rsidR="00CC0AC8" w:rsidRDefault="00CC0AC8">
      <w:pPr>
        <w:rPr>
          <w:ins w:id="240" w:author="Eric Robertson" w:date="2016-09-08T10:17:00Z"/>
        </w:rPr>
        <w:pPrChange w:id="241" w:author="Eric Robertson" w:date="2016-09-08T10:17:00Z">
          <w:pPr>
            <w:pStyle w:val="BodyText"/>
          </w:pPr>
        </w:pPrChange>
      </w:pPr>
      <w:ins w:id="242" w:author="Eric Robertson" w:date="2016-09-08T10:17:00Z">
        <w:r w:rsidRPr="00CB33EE">
          <w:t>Anaconda</w:t>
        </w:r>
        <w:r>
          <w:t xml:space="preserve"> users can install </w:t>
        </w:r>
        <w:proofErr w:type="spellStart"/>
        <w:r>
          <w:t>opencv</w:t>
        </w:r>
        <w:proofErr w:type="spellEnd"/>
        <w:r>
          <w:t xml:space="preserve"> as follows.</w:t>
        </w:r>
      </w:ins>
    </w:p>
    <w:p w14:paraId="2F0B12FA" w14:textId="0C8C220B" w:rsidR="00CC0AC8" w:rsidRPr="00CB33EE" w:rsidRDefault="00CC0AC8" w:rsidP="00CC0AC8">
      <w:pPr>
        <w:pStyle w:val="Code"/>
        <w:rPr>
          <w:ins w:id="243" w:author="Eric Robertson" w:date="2016-09-08T10:17:00Z"/>
          <w:rFonts w:ascii="Consolas" w:hAnsi="Consolas" w:cs="Consolas"/>
          <w:color w:val="262626"/>
          <w:sz w:val="20"/>
          <w:szCs w:val="20"/>
        </w:rPr>
      </w:pPr>
      <w:proofErr w:type="spellStart"/>
      <w:proofErr w:type="gramStart"/>
      <w:ins w:id="244" w:author="Eric Robertson" w:date="2016-09-08T10:1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w:t>
        </w:r>
        <w:r w:rsidRPr="00CC0AC8">
          <w:rPr>
            <w:rFonts w:ascii="Consolas" w:hAnsi="Consolas"/>
            <w:sz w:val="20"/>
            <w:szCs w:val="20"/>
            <w:rPrChange w:id="245" w:author="Eric Robertson" w:date="2016-09-08T10:19:00Z">
              <w:rPr>
                <w:rFonts w:ascii="Menlo Regular" w:hAnsi="Menlo Regular"/>
                <w:sz w:val="22"/>
              </w:rPr>
            </w:rPrChange>
          </w:rPr>
          <w:t xml:space="preserve">-c https://conda.binstar.org/menpo </w:t>
        </w:r>
        <w:proofErr w:type="spellStart"/>
        <w:r w:rsidRPr="00CC0AC8">
          <w:rPr>
            <w:rFonts w:ascii="Consolas" w:hAnsi="Consolas"/>
            <w:sz w:val="20"/>
            <w:szCs w:val="20"/>
            <w:rPrChange w:id="246" w:author="Eric Robertson" w:date="2016-09-08T10:19:00Z">
              <w:rPr>
                <w:rFonts w:ascii="Menlo Regular" w:hAnsi="Menlo Regular"/>
                <w:sz w:val="22"/>
              </w:rPr>
            </w:rPrChange>
          </w:rPr>
          <w:t>opencv</w:t>
        </w:r>
      </w:ins>
      <w:proofErr w:type="spellEnd"/>
    </w:p>
    <w:p w14:paraId="2FFD9A09" w14:textId="77777777" w:rsidR="00CC0AC8" w:rsidRPr="00CC0AC8" w:rsidRDefault="00CC0AC8">
      <w:pPr>
        <w:pPrChange w:id="247"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1D5024"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Default="0090535E" w:rsidP="00A27DCE">
      <w:pPr>
        <w:pStyle w:val="BodyText"/>
        <w:rPr>
          <w:ins w:id="248" w:author="Eric Robertson" w:date="2016-10-06T11:25:00Z"/>
        </w:rPr>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39E11B95" w14:textId="286A9D76" w:rsidR="001D5024" w:rsidRDefault="00DF3A1E" w:rsidP="00DF3A1E">
      <w:pPr>
        <w:pStyle w:val="Heading2"/>
        <w:rPr>
          <w:ins w:id="249" w:author="Eric Robertson" w:date="2016-10-06T11:35:00Z"/>
        </w:rPr>
        <w:pPrChange w:id="250" w:author="Eric Robertson" w:date="2016-10-06T11:35:00Z">
          <w:pPr>
            <w:pStyle w:val="BodyText"/>
          </w:pPr>
        </w:pPrChange>
      </w:pPr>
      <w:ins w:id="251" w:author="Eric Robertson" w:date="2016-10-06T11:35:00Z">
        <w:r>
          <w:t>FFMPEG</w:t>
        </w:r>
      </w:ins>
    </w:p>
    <w:p w14:paraId="616630CA" w14:textId="6DC09ADB" w:rsidR="00DF3A1E" w:rsidRDefault="00DF3A1E" w:rsidP="00DF3A1E">
      <w:pPr>
        <w:rPr>
          <w:ins w:id="252" w:author="Eric Robertson" w:date="2016-10-06T11:47:00Z"/>
        </w:rPr>
        <w:pPrChange w:id="253" w:author="Eric Robertson" w:date="2016-10-06T11:35:00Z">
          <w:pPr>
            <w:pStyle w:val="BodyText"/>
          </w:pPr>
        </w:pPrChange>
      </w:pPr>
      <w:ins w:id="254" w:author="Eric Robertson" w:date="2016-10-06T11:35:00Z">
        <w:r>
          <w:t xml:space="preserve">Video processing requires </w:t>
        </w:r>
        <w:proofErr w:type="spellStart"/>
        <w:r>
          <w:t>ffmpeg</w:t>
        </w:r>
        <w:proofErr w:type="spellEnd"/>
        <w:r>
          <w:t xml:space="preserve"> to be installed and </w:t>
        </w:r>
      </w:ins>
      <w:ins w:id="255" w:author="Eric Robertson" w:date="2016-10-06T11:37:00Z">
        <w:r>
          <w:t xml:space="preserve">accessible via the PATH environment variable.  </w:t>
        </w:r>
      </w:ins>
    </w:p>
    <w:p w14:paraId="5C430CF3" w14:textId="77777777" w:rsidR="00F25339" w:rsidRDefault="00F25339" w:rsidP="00DF3A1E">
      <w:pPr>
        <w:rPr>
          <w:ins w:id="256" w:author="Eric Robertson" w:date="2016-10-06T11:42:00Z"/>
        </w:rPr>
        <w:pPrChange w:id="257" w:author="Eric Robertson" w:date="2016-10-06T11:35:00Z">
          <w:pPr>
            <w:pStyle w:val="BodyText"/>
          </w:pPr>
        </w:pPrChange>
      </w:pPr>
    </w:p>
    <w:p w14:paraId="5DA3C382" w14:textId="7B468AAD" w:rsidR="00F25339" w:rsidRDefault="00F25339" w:rsidP="00DF3A1E">
      <w:pPr>
        <w:rPr>
          <w:ins w:id="258" w:author="Eric Robertson" w:date="2016-10-06T11:47:00Z"/>
        </w:rPr>
        <w:pPrChange w:id="259" w:author="Eric Robertson" w:date="2016-10-06T11:35:00Z">
          <w:pPr>
            <w:pStyle w:val="BodyText"/>
          </w:pPr>
        </w:pPrChange>
      </w:pPr>
      <w:ins w:id="260" w:author="Eric Robertson" w:date="2016-10-06T11:47:00Z">
        <w:r>
          <w:t>For Python 2.7:</w:t>
        </w:r>
      </w:ins>
    </w:p>
    <w:p w14:paraId="349A4204" w14:textId="0C6DEE83" w:rsidR="00F25339" w:rsidRDefault="00F25339" w:rsidP="00F25339">
      <w:pPr>
        <w:pStyle w:val="Code"/>
        <w:rPr>
          <w:ins w:id="261" w:author="Eric Robertson" w:date="2016-10-06T11:47:00Z"/>
        </w:rPr>
      </w:pPr>
      <w:proofErr w:type="gramStart"/>
      <w:ins w:id="262" w:author="Eric Robertson" w:date="2016-10-06T11:47:00Z">
        <w:r>
          <w:t>pip</w:t>
        </w:r>
        <w:proofErr w:type="gramEnd"/>
        <w:r>
          <w:t xml:space="preserve"> install </w:t>
        </w:r>
        <w:proofErr w:type="spellStart"/>
        <w:r>
          <w:t>ffmpeg</w:t>
        </w:r>
        <w:proofErr w:type="spellEnd"/>
      </w:ins>
    </w:p>
    <w:p w14:paraId="271C1461" w14:textId="77777777" w:rsidR="00F25339" w:rsidRDefault="00F25339" w:rsidP="00DF3A1E">
      <w:pPr>
        <w:rPr>
          <w:ins w:id="263" w:author="Eric Robertson" w:date="2016-10-06T11:47:00Z"/>
        </w:rPr>
        <w:pPrChange w:id="264" w:author="Eric Robertson" w:date="2016-10-06T11:35:00Z">
          <w:pPr>
            <w:pStyle w:val="BodyText"/>
          </w:pPr>
        </w:pPrChange>
      </w:pPr>
    </w:p>
    <w:p w14:paraId="2EB4DCFA" w14:textId="4B2A0C06" w:rsidR="00F25339" w:rsidRDefault="00F25339" w:rsidP="00DF3A1E">
      <w:pPr>
        <w:rPr>
          <w:ins w:id="265" w:author="Eric Robertson" w:date="2016-10-06T11:41:00Z"/>
        </w:rPr>
        <w:pPrChange w:id="266" w:author="Eric Robertson" w:date="2016-10-06T11:35:00Z">
          <w:pPr>
            <w:pStyle w:val="BodyText"/>
          </w:pPr>
        </w:pPrChange>
      </w:pPr>
      <w:ins w:id="267" w:author="Eric Robertson" w:date="2016-10-06T11:47:00Z">
        <w:r>
          <w:t>For Anaconda:</w:t>
        </w:r>
      </w:ins>
    </w:p>
    <w:p w14:paraId="0A2A6646" w14:textId="29953F22" w:rsidR="00DF3A1E" w:rsidRDefault="00DF3A1E" w:rsidP="00DF3A1E">
      <w:pPr>
        <w:pStyle w:val="Code"/>
        <w:rPr>
          <w:ins w:id="268" w:author="Eric Robertson" w:date="2016-10-06T11:47:00Z"/>
        </w:rPr>
      </w:pPr>
      <w:proofErr w:type="spellStart"/>
      <w:proofErr w:type="gramStart"/>
      <w:ins w:id="269" w:author="Eric Robertson" w:date="2016-10-06T11:41:00Z">
        <w:r>
          <w:t>conda</w:t>
        </w:r>
        <w:proofErr w:type="spellEnd"/>
        <w:proofErr w:type="gramEnd"/>
        <w:r>
          <w:t xml:space="preserve"> install </w:t>
        </w:r>
      </w:ins>
      <w:ins w:id="270" w:author="Eric Robertson" w:date="2016-10-06T11:42:00Z">
        <w:r>
          <w:t>–</w:t>
        </w:r>
      </w:ins>
      <w:ins w:id="271" w:author="Eric Robertson" w:date="2016-10-06T11:41:00Z">
        <w:r>
          <w:t xml:space="preserve">c </w:t>
        </w:r>
      </w:ins>
      <w:proofErr w:type="spellStart"/>
      <w:ins w:id="272" w:author="Eric Robertson" w:date="2016-10-06T11:42:00Z">
        <w:r>
          <w:t>menp</w:t>
        </w:r>
        <w:r w:rsidR="00F25339">
          <w:t>o</w:t>
        </w:r>
        <w:proofErr w:type="spellEnd"/>
        <w:r>
          <w:t xml:space="preserve"> </w:t>
        </w:r>
        <w:proofErr w:type="spellStart"/>
        <w:r>
          <w:t>ffmpeg</w:t>
        </w:r>
      </w:ins>
      <w:proofErr w:type="spellEnd"/>
    </w:p>
    <w:p w14:paraId="0C04DE7C" w14:textId="498281A8" w:rsidR="00F25339" w:rsidRPr="00F25339" w:rsidRDefault="00F25339" w:rsidP="00F25339">
      <w:pPr>
        <w:pStyle w:val="Code"/>
        <w:ind w:left="0"/>
        <w:rPr>
          <w:ins w:id="273" w:author="Eric Robertson" w:date="2016-10-06T11:41:00Z"/>
          <w:rPrChange w:id="274" w:author="Eric Robertson" w:date="2016-10-06T11:47:00Z">
            <w:rPr>
              <w:ins w:id="275" w:author="Eric Robertson" w:date="2016-10-06T11:41:00Z"/>
              <w:sz w:val="20"/>
            </w:rPr>
          </w:rPrChange>
        </w:rPr>
        <w:pPrChange w:id="276" w:author="Eric Robertson" w:date="2016-10-06T11:47:00Z">
          <w:pPr>
            <w:pStyle w:val="Code"/>
          </w:pPr>
        </w:pPrChange>
      </w:pPr>
    </w:p>
    <w:p w14:paraId="0BEBF494" w14:textId="77777777" w:rsidR="001D5024" w:rsidRPr="001D5024" w:rsidRDefault="001D5024" w:rsidP="001D5024">
      <w:pPr>
        <w:pPrChange w:id="277" w:author="Eric Robertson" w:date="2016-10-06T11:25:00Z">
          <w:pPr>
            <w:pStyle w:val="BodyText"/>
          </w:pPr>
        </w:pPrChange>
      </w:pPr>
    </w:p>
    <w:p w14:paraId="16FA6D99" w14:textId="77777777" w:rsidR="00BC0B7D" w:rsidRDefault="0090535E" w:rsidP="00C8495E">
      <w:pPr>
        <w:pStyle w:val="Heading1"/>
      </w:pPr>
      <w:bookmarkStart w:id="278" w:name="_Toc456792464"/>
      <w:bookmarkStart w:id="279" w:name="_Toc334962283"/>
      <w:r>
        <w:lastRenderedPageBreak/>
        <w:t>General Operation</w:t>
      </w:r>
      <w:bookmarkEnd w:id="278"/>
      <w:bookmarkEnd w:id="279"/>
    </w:p>
    <w:p w14:paraId="204B4E4A" w14:textId="77777777" w:rsidR="0090535E" w:rsidRPr="00E711A7" w:rsidRDefault="0090535E" w:rsidP="00C8495E">
      <w:pPr>
        <w:pStyle w:val="Heading2"/>
        <w:rPr>
          <w:rStyle w:val="SubtleEmphasis"/>
          <w:i w:val="0"/>
          <w:color w:val="auto"/>
        </w:rPr>
      </w:pPr>
      <w:bookmarkStart w:id="280" w:name="_Toc456792465"/>
      <w:bookmarkStart w:id="281" w:name="_Toc334962284"/>
      <w:bookmarkStart w:id="282" w:name="_Toc78164085"/>
      <w:bookmarkStart w:id="283" w:name="_Toc184094370"/>
      <w:r w:rsidRPr="00E711A7">
        <w:rPr>
          <w:rStyle w:val="SubtleEmphasis"/>
          <w:i w:val="0"/>
          <w:color w:val="auto"/>
        </w:rPr>
        <w:t xml:space="preserve">Starting the </w:t>
      </w:r>
      <w:bookmarkEnd w:id="280"/>
      <w:r w:rsidR="00B66C46">
        <w:rPr>
          <w:rStyle w:val="SubtleEmphasis"/>
          <w:i w:val="0"/>
          <w:color w:val="auto"/>
        </w:rPr>
        <w:t>UI</w:t>
      </w:r>
      <w:bookmarkEnd w:id="281"/>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644AB4DB" w:rsidR="002B4EE6" w:rsidRDefault="002B4EE6" w:rsidP="00CA3BEA">
      <w:pPr>
        <w:pStyle w:val="Code"/>
        <w:pBdr>
          <w:bottom w:val="single" w:sz="4" w:space="0" w:color="auto"/>
        </w:pBdr>
      </w:pPr>
      <w:proofErr w:type="gramStart"/>
      <w:r>
        <w:t>python</w:t>
      </w:r>
      <w:proofErr w:type="gramEnd"/>
      <w:r>
        <w:t xml:space="preserve"> </w:t>
      </w:r>
      <w:ins w:id="284" w:author="Eric Robertson" w:date="2016-09-08T10:14:00Z">
        <w:r w:rsidR="00CC0AC8">
          <w:t xml:space="preserve">–m </w:t>
        </w:r>
        <w:proofErr w:type="spellStart"/>
        <w:r w:rsidR="00CC0AC8">
          <w:t>maskgen</w:t>
        </w:r>
        <w:r w:rsidR="009B1E4C">
          <w:t>.</w:t>
        </w:r>
      </w:ins>
      <w:del w:id="285" w:author="Eric Robertson" w:date="2016-09-08T10:14:00Z">
        <w:r w:rsidDel="00CC0AC8">
          <w:delText>src/python/</w:delText>
        </w:r>
      </w:del>
      <w:r>
        <w:t>MaskGenUI</w:t>
      </w:r>
      <w:proofErr w:type="spellEnd"/>
      <w:del w:id="286" w:author="Eric Robertson" w:date="2016-09-08T10:14:00Z">
        <w:r w:rsidDel="00CC0AC8">
          <w:delText>.py</w:delText>
        </w:r>
      </w:del>
      <w:r>
        <w:t xml:space="preserve">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del w:id="287" w:author="Eric Robertson" w:date="2016-09-08T13:54:00Z">
        <w:r w:rsidRPr="00E008B9" w:rsidDel="008B3969">
          <w:delText xml:space="preserve"> </w:delText>
        </w:r>
      </w:del>
      <w:ins w:id="288" w:author="Eric Robertson" w:date="2016-09-08T13:54:00Z">
        <w:r w:rsidR="008B3969">
          <w:t xml:space="preserve"> by time, oldest to newest.</w:t>
        </w:r>
      </w:ins>
      <w:del w:id="289"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proofErr w:type="gramStart"/>
      <w:r>
        <w:t>python</w:t>
      </w:r>
      <w:proofErr w:type="gramEnd"/>
      <w:r>
        <w:t xml:space="preserve"> </w:t>
      </w:r>
      <w:ins w:id="290" w:author="Eric Robertson" w:date="2016-09-08T13:51:00Z">
        <w:r w:rsidR="003A6724">
          <w:t xml:space="preserve">–m </w:t>
        </w:r>
        <w:proofErr w:type="spellStart"/>
        <w:r w:rsidR="003A6724">
          <w:t>maskgen</w:t>
        </w:r>
        <w:proofErr w:type="spellEnd"/>
        <w:r w:rsidR="003A6724" w:rsidDel="00CC0AC8">
          <w:t xml:space="preserve"> </w:t>
        </w:r>
        <w:proofErr w:type="spellStart"/>
        <w:r w:rsidR="003A6724">
          <w:t>MaskGenUI</w:t>
        </w:r>
        <w:proofErr w:type="spellEnd"/>
        <w:r w:rsidR="003A6724">
          <w:t xml:space="preserve"> </w:t>
        </w:r>
      </w:ins>
      <w:del w:id="291"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r>
        <w:t xml:space="preserve">By default, the tool will assume two files: operations.csv and software.csv are located in the same directory as the tool.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proofErr w:type="gramStart"/>
      <w:r>
        <w:t>python</w:t>
      </w:r>
      <w:proofErr w:type="gramEnd"/>
      <w:r>
        <w:t xml:space="preserve"> </w:t>
      </w:r>
      <w:ins w:id="292" w:author="Eric Robertson" w:date="2016-09-08T13:51:00Z">
        <w:r w:rsidR="003A6724">
          <w:t xml:space="preserve">–m </w:t>
        </w:r>
        <w:proofErr w:type="spellStart"/>
        <w:r w:rsidR="003A6724">
          <w:t>maskgen</w:t>
        </w:r>
        <w:r w:rsidR="009B1E4C">
          <w:t>.</w:t>
        </w:r>
        <w:r w:rsidR="003A6724">
          <w:t>MaskGenUI</w:t>
        </w:r>
        <w:proofErr w:type="spellEnd"/>
        <w:r w:rsidR="003A6724">
          <w:t xml:space="preserve"> </w:t>
        </w:r>
      </w:ins>
      <w:del w:id="293"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lastRenderedPageBreak/>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294" w:name="_Toc457993705"/>
      <w:r>
        <w:t xml:space="preserve">Figure </w:t>
      </w:r>
      <w:fldSimple w:instr=" SEQ Figure \* ARABIC ">
        <w:r w:rsidR="002C2D16">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294"/>
    </w:p>
    <w:p w14:paraId="30375C17" w14:textId="00A94562" w:rsidR="00AD026D" w:rsidDel="009A6C70" w:rsidRDefault="00AD026D" w:rsidP="00AD026D">
      <w:pPr>
        <w:pStyle w:val="Heading3"/>
        <w:rPr>
          <w:del w:id="295" w:author="Eric Robertson" w:date="2016-09-08T13:52:00Z"/>
        </w:rPr>
      </w:pPr>
      <w:bookmarkStart w:id="296" w:name="_Toc456792466"/>
      <w:del w:id="297" w:author="Eric Robertson" w:date="2016-09-08T13:52:00Z">
        <w:r w:rsidDel="009A6C70">
          <w:delText>Video Mode</w:delText>
        </w:r>
      </w:del>
    </w:p>
    <w:p w14:paraId="1C5D44DA" w14:textId="5CC06FE3" w:rsidR="00AD026D" w:rsidDel="009A6C70" w:rsidRDefault="00AD026D" w:rsidP="00AD026D">
      <w:pPr>
        <w:rPr>
          <w:del w:id="298" w:author="Eric Robertson" w:date="2016-09-08T13:52:00Z"/>
        </w:rPr>
      </w:pPr>
      <w:del w:id="299"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300" w:author="Eric Robertson" w:date="2016-09-08T13:52:00Z"/>
        </w:rPr>
      </w:pPr>
    </w:p>
    <w:p w14:paraId="41271F42" w14:textId="591FF8BB" w:rsidR="00AD026D" w:rsidRPr="00E008B9" w:rsidDel="009A6C70" w:rsidRDefault="00AD026D" w:rsidP="00AD026D">
      <w:pPr>
        <w:pStyle w:val="Code"/>
        <w:pBdr>
          <w:bottom w:val="single" w:sz="4" w:space="0" w:color="auto"/>
        </w:pBdr>
        <w:rPr>
          <w:del w:id="301" w:author="Eric Robertson" w:date="2016-09-08T13:52:00Z"/>
        </w:rPr>
      </w:pPr>
      <w:del w:id="302"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303"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304" w:name="_Toc334962285"/>
      <w:r>
        <w:t>Projects</w:t>
      </w:r>
      <w:bookmarkEnd w:id="296"/>
      <w:bookmarkEnd w:id="304"/>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305" w:name="_Toc457993706"/>
      <w:r>
        <w:lastRenderedPageBreak/>
        <w:t xml:space="preserve">Figure </w:t>
      </w:r>
      <w:fldSimple w:instr=" SEQ Figure \* ARABIC ">
        <w:r w:rsidR="002C2D16">
          <w:rPr>
            <w:noProof/>
          </w:rPr>
          <w:t>4</w:t>
        </w:r>
      </w:fldSimple>
      <w:r>
        <w:t>: File menu.</w:t>
      </w:r>
      <w:bookmarkEnd w:id="305"/>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r>
        <w:rPr>
          <w:b/>
        </w:rPr>
        <w:t>Fetch Meta-Data (S3)</w:t>
      </w:r>
      <w:r>
        <w:t xml:space="preserve">: </w:t>
      </w:r>
      <w:r w:rsidR="00114C60">
        <w:t>P</w:t>
      </w:r>
      <w:r w:rsidR="00114C60" w:rsidRPr="00114C60">
        <w:t>rompts the user for the bucket and path to pull down operations.csv 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306" w:name="_Toc456792467"/>
      <w:bookmarkStart w:id="307" w:name="_Toc334962286"/>
      <w:r>
        <w:t>Processing</w:t>
      </w:r>
      <w:bookmarkEnd w:id="306"/>
      <w:bookmarkEnd w:id="307"/>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lastRenderedPageBreak/>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308" w:name="_Toc457993707"/>
      <w:r>
        <w:t xml:space="preserve">Figure </w:t>
      </w:r>
      <w:fldSimple w:instr=" SEQ Figure \* ARABIC ">
        <w:r w:rsidR="002C2D16">
          <w:rPr>
            <w:noProof/>
          </w:rPr>
          <w:t>5</w:t>
        </w:r>
      </w:fldSimple>
      <w:r>
        <w:t>: Process menu.</w:t>
      </w:r>
      <w:bookmarkEnd w:id="308"/>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lastRenderedPageBreak/>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309" w:name="_Toc334962287"/>
      <w:r>
        <w:t>Workflow</w:t>
      </w:r>
      <w:bookmarkEnd w:id="309"/>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310" w:name="_Toc334962288"/>
      <w:r>
        <w:t>JPEG Workflow</w:t>
      </w:r>
      <w:bookmarkEnd w:id="310"/>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lastRenderedPageBreak/>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282"/>
    <w:bookmarkEnd w:id="283"/>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311" w:name="_Toc456792468"/>
      <w:bookmarkStart w:id="312" w:name="_Toc334962289"/>
      <w:r>
        <w:t>Graph Operations</w:t>
      </w:r>
      <w:bookmarkEnd w:id="311"/>
      <w:bookmarkEnd w:id="312"/>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13" w:name="_Toc456792469"/>
      <w:bookmarkStart w:id="314" w:name="_Toc334962290"/>
      <w:r w:rsidRPr="00E711A7">
        <w:rPr>
          <w:rStyle w:val="SubtleEmphasis"/>
          <w:i w:val="0"/>
          <w:color w:val="auto"/>
        </w:rPr>
        <w:t>Linking Nodes</w:t>
      </w:r>
      <w:bookmarkEnd w:id="313"/>
      <w:bookmarkEnd w:id="314"/>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lastRenderedPageBreak/>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315" w:name="_Toc334962291"/>
      <w:r>
        <w:t>Video Displays</w:t>
      </w:r>
      <w:bookmarkEnd w:id="315"/>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316" w:name="_Toc456792470"/>
      <w:bookmarkStart w:id="317"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34098D" w:rsidRDefault="0034098D"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34098D" w:rsidRDefault="0034098D"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16"/>
      <w:bookmarkEnd w:id="317"/>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34098D" w:rsidRPr="00B812D4" w:rsidRDefault="0034098D"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34098D" w:rsidRPr="00B812D4" w:rsidRDefault="0034098D"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34098D" w:rsidRDefault="0034098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34098D" w:rsidRDefault="0034098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34098D" w:rsidRDefault="0034098D"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34098D" w:rsidRDefault="0034098D"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34098D" w:rsidRDefault="0034098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34098D" w:rsidRPr="00E04D7F" w:rsidRDefault="0034098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34098D" w:rsidRDefault="0034098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34098D" w:rsidRPr="00E04D7F" w:rsidRDefault="0034098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34098D" w:rsidRDefault="0034098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34098D" w:rsidRDefault="0034098D"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34098D" w:rsidRDefault="0034098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34098D" w:rsidRDefault="0034098D"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34098D" w:rsidRDefault="0034098D"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34098D" w:rsidRDefault="0034098D"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318"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2C2D16">
          <w:rPr>
            <w:noProof/>
          </w:rPr>
          <w:t>6</w:t>
        </w:r>
      </w:fldSimple>
      <w:r>
        <w:t>: Description of user interface.</w:t>
      </w:r>
      <w:bookmarkEnd w:id="318"/>
    </w:p>
    <w:p w14:paraId="0152775C" w14:textId="77777777" w:rsidR="00CE5F67" w:rsidRPr="00486891" w:rsidRDefault="003D3906" w:rsidP="00C8495E">
      <w:pPr>
        <w:pStyle w:val="Heading1"/>
      </w:pPr>
      <w:bookmarkStart w:id="319" w:name="_Toc456792471"/>
      <w:bookmarkStart w:id="320" w:name="_Toc334962293"/>
      <w:r>
        <w:lastRenderedPageBreak/>
        <w:t>Link Descriptions</w:t>
      </w:r>
      <w:bookmarkEnd w:id="319"/>
      <w:bookmarkEnd w:id="320"/>
    </w:p>
    <w:p w14:paraId="53B9BB32" w14:textId="0A840617" w:rsidR="00647C25" w:rsidRDefault="004B671E" w:rsidP="004B671E">
      <w:pPr>
        <w:keepNext/>
        <w:jc w:val="both"/>
        <w:rPr>
          <w:noProof/>
        </w:rPr>
      </w:pPr>
      <w:bookmarkStart w:id="321" w:name="_Toc78164087"/>
      <w:bookmarkStart w:id="322"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operations.csv</w:t>
      </w:r>
      <w:r w:rsidR="00C005F8">
        <w:rPr>
          <w:bCs/>
        </w:rPr>
        <w:t xml:space="preserve"> (video_operations.csv for video)</w:t>
      </w:r>
      <w:r w:rsidRPr="004B671E">
        <w:rPr>
          <w:bCs/>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w:t>
      </w:r>
      <w:r w:rsidR="00C005F8">
        <w:rPr>
          <w:bCs/>
        </w:rPr>
        <w:t xml:space="preserve">(video_software.csv for video) </w:t>
      </w:r>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323" w:name="_Toc457993709"/>
      <w:r>
        <w:t xml:space="preserve">Figure </w:t>
      </w:r>
      <w:fldSimple w:instr=" SEQ Figure \* ARABIC ">
        <w:r w:rsidR="002C2D16">
          <w:rPr>
            <w:noProof/>
          </w:rPr>
          <w:t>7</w:t>
        </w:r>
      </w:fldSimple>
      <w:r>
        <w:t>:</w:t>
      </w:r>
      <w:r w:rsidRPr="00E62E3F">
        <w:t xml:space="preserve"> Link description window.</w:t>
      </w:r>
      <w:bookmarkEnd w:id="323"/>
    </w:p>
    <w:p w14:paraId="18E24A34" w14:textId="50457A09" w:rsidR="00C038F5" w:rsidRDefault="00D05CCF" w:rsidP="00FC16E5">
      <w:pPr>
        <w:jc w:val="both"/>
      </w:pPr>
      <w:r>
        <w:t xml:space="preserve">Each </w:t>
      </w:r>
      <w:r w:rsidR="00C038F5">
        <w:t xml:space="preserve">parameter in the parameters list is editable by clicking the parameter name.  A dialog window appears prompting for the new parameter value.  The tool prompts with a file selection window for parameters associated with file names.  The tool validates parameter values collected </w:t>
      </w:r>
      <w:r w:rsidR="00C038F5">
        <w:lastRenderedPageBreak/>
        <w:t>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324" w:name="_Toc334962294"/>
      <w:r>
        <w:t>Input Masks</w:t>
      </w:r>
      <w:bookmarkEnd w:id="324"/>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325" w:name="_Toc457993710"/>
      <w:r>
        <w:t xml:space="preserve">Figure </w:t>
      </w:r>
      <w:fldSimple w:instr=" SEQ Figure \* ARABIC ">
        <w:r w:rsidR="002C2D16">
          <w:rPr>
            <w:noProof/>
          </w:rPr>
          <w:t>8</w:t>
        </w:r>
      </w:fldSimple>
      <w:r w:rsidRPr="00B83318">
        <w:t xml:space="preserve">: Example of an input mask one might use during seam carving to </w:t>
      </w:r>
      <w:r w:rsidR="003836D5">
        <w:t>ensure preservation of the woman’s hat.</w:t>
      </w:r>
      <w:bookmarkEnd w:id="325"/>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326" w:author="Eric Robertson" w:date="2016-10-06T11:50:00Z"/>
        </w:rPr>
      </w:pPr>
      <w:bookmarkStart w:id="327" w:name="_Toc334962295"/>
      <w:bookmarkStart w:id="328" w:name="_Toc456792472"/>
      <w:r>
        <w:t>Paste</w:t>
      </w:r>
      <w:ins w:id="329" w:author="Eric Robertson" w:date="2016-10-06T11:57:00Z">
        <w:r w:rsidR="008525D4">
          <w:t xml:space="preserve"> </w:t>
        </w:r>
      </w:ins>
      <w:ins w:id="330" w:author="Eric Robertson" w:date="2016-10-06T11:49:00Z">
        <w:r w:rsidR="00F25339">
          <w:t>Sample</w:t>
        </w:r>
      </w:ins>
      <w:del w:id="331" w:author="Eric Robertson" w:date="2016-10-06T11:49:00Z">
        <w:r w:rsidDel="00F25339">
          <w:delText>/Clone vs. Paste/Duplicate</w:delText>
        </w:r>
      </w:del>
      <w:bookmarkEnd w:id="327"/>
    </w:p>
    <w:p w14:paraId="64852E22" w14:textId="305C1A4A" w:rsidR="004439AF" w:rsidDel="00F25339" w:rsidRDefault="00655108" w:rsidP="004439AF">
      <w:pPr>
        <w:pStyle w:val="Heading2"/>
        <w:jc w:val="both"/>
        <w:rPr>
          <w:del w:id="332" w:author="Eric Robertson" w:date="2016-10-06T11:50:00Z"/>
        </w:rPr>
        <w:pPrChange w:id="333" w:author="Eric Robertson" w:date="2016-10-06T11:50:00Z">
          <w:pPr>
            <w:jc w:val="both"/>
          </w:pPr>
        </w:pPrChange>
      </w:pPr>
      <w:del w:id="334" w:author="Eric Robertson" w:date="2016-10-06T11:49:00Z">
        <w:r w:rsidRPr="004439AF" w:rsidDel="00F25339">
          <w:delText xml:space="preserve">Two similar operations are the Paste/Clone and Paste/Duplicate. </w:delText>
        </w:r>
      </w:del>
      <w:del w:id="335"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rsidP="00F25339">
      <w:pPr>
        <w:pStyle w:val="Heading2"/>
        <w:pPrChange w:id="336" w:author="Eric Robertson" w:date="2016-10-06T11:50:00Z">
          <w:pPr>
            <w:jc w:val="both"/>
          </w:pPr>
        </w:pPrChange>
      </w:pPr>
    </w:p>
    <w:p w14:paraId="4D5AEAE4" w14:textId="05E2CB29" w:rsidR="008525D4" w:rsidRPr="008525D4" w:rsidRDefault="004439AF" w:rsidP="008525D4">
      <w:pPr>
        <w:jc w:val="both"/>
        <w:rPr>
          <w:ins w:id="337" w:author="Eric Robertson" w:date="2016-10-06T11:56:00Z"/>
        </w:rPr>
      </w:pPr>
      <w:r>
        <w:t>Paste</w:t>
      </w:r>
      <w:ins w:id="338" w:author="Eric Robertson" w:date="2016-10-06T11:57:00Z">
        <w:r w:rsidR="008525D4">
          <w:t xml:space="preserve"> </w:t>
        </w:r>
      </w:ins>
      <w:ins w:id="339" w:author="Eric Robertson" w:date="2016-10-06T11:49:00Z">
        <w:r w:rsidR="00F25339">
          <w:t>Sample</w:t>
        </w:r>
      </w:ins>
      <w:del w:id="340"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341" w:author="Eric Robertson" w:date="2016-10-06T11:50:00Z">
        <w:r w:rsidR="00F25339">
          <w:t xml:space="preserve"> It can be used semantically for healing, removing or </w:t>
        </w:r>
      </w:ins>
      <w:ins w:id="342" w:author="Eric Robertson" w:date="2016-10-06T11:56:00Z">
        <w:r w:rsidR="008525D4">
          <w:t>cloning</w:t>
        </w:r>
      </w:ins>
      <w:ins w:id="343" w:author="Eric Robertson" w:date="2016-10-06T11:50:00Z">
        <w:r w:rsidR="00F25339">
          <w:t>.</w:t>
        </w:r>
      </w:ins>
      <w:ins w:id="344" w:author="Eric Robertson" w:date="2016-10-06T11:57:00Z">
        <w:r w:rsidR="008525D4">
          <w:t xml:space="preserve"> </w:t>
        </w:r>
      </w:ins>
      <w:ins w:id="345"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346" w:author="Eric Robertson" w:date="2016-10-06T11:56:00Z"/>
        </w:rPr>
      </w:pPr>
      <w:ins w:id="347" w:author="Eric Robertson" w:date="2016-10-06T11:56:00Z">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ins>
    </w:p>
    <w:p w14:paraId="6569F1A3" w14:textId="6898896E" w:rsidR="0034098D" w:rsidRPr="008525D4" w:rsidRDefault="0034098D" w:rsidP="008525D4">
      <w:pPr>
        <w:numPr>
          <w:ilvl w:val="0"/>
          <w:numId w:val="26"/>
        </w:numPr>
        <w:jc w:val="both"/>
        <w:rPr>
          <w:ins w:id="348" w:author="Eric Robertson" w:date="2016-10-06T11:56:00Z"/>
        </w:rPr>
      </w:pPr>
      <w:ins w:id="349" w:author="Eric Robertson" w:date="2016-10-06T11:56:00Z">
        <w:r w:rsidRPr="008525D4">
          <w:t>Heal—Repair image after Paste</w:t>
        </w:r>
      </w:ins>
      <w:ins w:id="350" w:author="Eric Robertson" w:date="2016-10-06T11:57:00Z">
        <w:r w:rsidR="008525D4">
          <w:t xml:space="preserve"> </w:t>
        </w:r>
      </w:ins>
      <w:ins w:id="351"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352" w:author="Eric Robertson" w:date="2016-10-06T11:56:00Z"/>
        </w:rPr>
      </w:pPr>
      <w:ins w:id="353" w:author="Eric Robertson" w:date="2016-10-06T11:56:00Z">
        <w:r w:rsidRPr="008525D4">
          <w:t>Clone—</w:t>
        </w:r>
      </w:ins>
      <w:ins w:id="354" w:author="Eric Robertson" w:date="2016-10-06T11:57:00Z">
        <w:r w:rsidR="00077CF3">
          <w:t xml:space="preserve">Clone is </w:t>
        </w:r>
      </w:ins>
      <w:proofErr w:type="gramStart"/>
      <w:ins w:id="355" w:author="Eric Robertson" w:date="2016-10-06T11:56:00Z">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ins>
      <w:ins w:id="356" w:author="Eric Robertson" w:date="2016-10-06T11:57:00Z">
        <w:r w:rsidR="00077CF3">
          <w:t>Copy/Paste</w:t>
        </w:r>
      </w:ins>
      <w:ins w:id="357" w:author="Eric Robertson" w:date="2016-10-06T11:56:00Z">
        <w:r w:rsidRPr="008525D4">
          <w:t>, where a</w:t>
        </w:r>
      </w:ins>
      <w:ins w:id="358" w:author="Eric Robertson" w:date="2016-10-06T11:57:00Z">
        <w:r w:rsidR="00077CF3">
          <w:t>n</w:t>
        </w:r>
      </w:ins>
      <w:ins w:id="359" w:author="Eric Robertson" w:date="2016-10-06T11:56:00Z">
        <w:r w:rsidRPr="008525D4">
          <w:t xml:space="preserve"> object is copied to another part of an image.  Copy/Paste are to be </w:t>
        </w:r>
        <w:proofErr w:type="spellStart"/>
        <w:r w:rsidRPr="008525D4">
          <w:t>journal</w:t>
        </w:r>
      </w:ins>
      <w:ins w:id="360" w:author="Eric Robertson" w:date="2016-10-06T11:57:00Z">
        <w:r w:rsidR="00077CF3">
          <w:t>l</w:t>
        </w:r>
      </w:ins>
      <w:ins w:id="361" w:author="Eric Robertson" w:date="2016-10-06T11:56:00Z">
        <w:r w:rsidRPr="008525D4">
          <w:t>ed</w:t>
        </w:r>
        <w:proofErr w:type="spellEnd"/>
        <w:r w:rsidRPr="008525D4">
          <w:t xml:space="preserve"> with Paste Splice.</w:t>
        </w:r>
      </w:ins>
    </w:p>
    <w:p w14:paraId="2AEAB8F6" w14:textId="77777777" w:rsidR="008525D4" w:rsidRPr="008525D4" w:rsidRDefault="008525D4" w:rsidP="008525D4">
      <w:pPr>
        <w:jc w:val="both"/>
        <w:rPr>
          <w:ins w:id="362" w:author="Eric Robertson" w:date="2016-10-06T11:56:00Z"/>
        </w:rPr>
      </w:pPr>
      <w:ins w:id="363"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364" w:author="Eric Robertson" w:date="2016-10-06T11:50:00Z"/>
        </w:rPr>
      </w:pPr>
    </w:p>
    <w:p w14:paraId="3D13A403" w14:textId="37A667A4" w:rsidR="008525D4" w:rsidRDefault="00F25339" w:rsidP="004439AF">
      <w:pPr>
        <w:jc w:val="both"/>
        <w:rPr>
          <w:ins w:id="365" w:author="Eric Robertson" w:date="2016-10-06T11:56:00Z"/>
        </w:rPr>
      </w:pPr>
      <w:ins w:id="366" w:author="Eric Robertson" w:date="2016-10-06T11:50:00Z">
        <w:r>
          <w:t>Paste</w:t>
        </w:r>
      </w:ins>
      <w:ins w:id="367" w:author="Eric Robertson" w:date="2016-10-06T11:57:00Z">
        <w:r w:rsidR="008525D4">
          <w:t xml:space="preserve"> </w:t>
        </w:r>
      </w:ins>
      <w:ins w:id="368" w:author="Eric Robertson" w:date="2016-10-06T11:50:00Z">
        <w:r>
          <w:t xml:space="preserve">Sample should not be used for copy/paste of an object.   The next section discusses </w:t>
        </w:r>
        <w:proofErr w:type="gramStart"/>
        <w:r>
          <w:t>the  appropriate</w:t>
        </w:r>
      </w:ins>
      <w:proofErr w:type="gramEnd"/>
      <w:ins w:id="369" w:author="Eric Robertson" w:date="2016-10-06T11:51:00Z">
        <w:r>
          <w:t xml:space="preserve"> procedure for copy/paste.</w:t>
        </w:r>
      </w:ins>
    </w:p>
    <w:p w14:paraId="2CD8484B" w14:textId="3587DC6F" w:rsidR="00655108" w:rsidRPr="004439AF" w:rsidRDefault="004439AF" w:rsidP="004439AF">
      <w:pPr>
        <w:jc w:val="both"/>
      </w:pPr>
      <w:del w:id="370"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371" w:name="_Toc456792473"/>
      <w:bookmarkStart w:id="372" w:name="_Toc334962296"/>
      <w:r>
        <w:t xml:space="preserve">The </w:t>
      </w:r>
      <w:proofErr w:type="spellStart"/>
      <w:r>
        <w:t>Paste</w:t>
      </w:r>
      <w:del w:id="373" w:author="Eric Robertson" w:date="2016-10-06T11:51:00Z">
        <w:r w:rsidDel="00F25339">
          <w:delText>/</w:delText>
        </w:r>
      </w:del>
      <w:r>
        <w:t>Splice</w:t>
      </w:r>
      <w:proofErr w:type="spellEnd"/>
      <w:r>
        <w:t xml:space="preserve"> Operation</w:t>
      </w:r>
      <w:bookmarkEnd w:id="371"/>
      <w:bookmarkEnd w:id="372"/>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374" w:author="Eric Robertson" w:date="2016-10-06T11:52:00Z"/>
        </w:rPr>
      </w:pPr>
      <w:ins w:id="375" w:author="Eric Robertson" w:date="2016-10-06T11:51:00Z">
        <w:r>
          <w:t xml:space="preserve">The </w:t>
        </w:r>
      </w:ins>
      <w:r w:rsidR="007C68B9">
        <w:t xml:space="preserve">Paste Splice </w:t>
      </w:r>
      <w:del w:id="376" w:author="Eric Robertson" w:date="2016-10-06T11:51:00Z">
        <w:r w:rsidR="007C68B9" w:rsidDel="00F25339">
          <w:delText xml:space="preserve">and Paste Duplicate </w:delText>
        </w:r>
      </w:del>
      <w:r w:rsidR="007C68B9">
        <w:t>operation</w:t>
      </w:r>
      <w:del w:id="377" w:author="Eric Robertson" w:date="2016-10-06T11:51:00Z">
        <w:r w:rsidR="007C68B9" w:rsidDel="00F25339">
          <w:delText>s</w:delText>
        </w:r>
      </w:del>
      <w:r w:rsidR="007C68B9">
        <w:t xml:space="preserve"> often include</w:t>
      </w:r>
      <w:ins w:id="378"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379" w:author="Eric Robertson" w:date="2016-10-06T11:52:00Z"/>
        </w:rPr>
      </w:pPr>
    </w:p>
    <w:p w14:paraId="1E11D9E8" w14:textId="0FE05B5B" w:rsidR="00F25339" w:rsidRDefault="00F25339" w:rsidP="00FC16E5">
      <w:pPr>
        <w:rPr>
          <w:ins w:id="380" w:author="Eric Robertson" w:date="2016-10-06T11:52:00Z"/>
        </w:rPr>
      </w:pPr>
      <w:ins w:id="381" w:author="Eric Robertson" w:date="2016-10-06T11:52:00Z">
        <w:r>
          <w:t xml:space="preserve">Copy/Paste within the same image requires a </w:t>
        </w:r>
        <w:proofErr w:type="spellStart"/>
        <w:r>
          <w:t>PasteSplice</w:t>
        </w:r>
        <w:proofErr w:type="spellEnd"/>
        <w:r>
          <w:t>.</w:t>
        </w:r>
        <w:r w:rsidR="008525D4">
          <w:t xml:space="preserve">  </w:t>
        </w:r>
      </w:ins>
      <w:proofErr w:type="gramStart"/>
      <w:ins w:id="382" w:author="Eric Robertson" w:date="2016-10-06T11:53:00Z">
        <w:r w:rsidR="008525D4">
          <w:t>The</w:t>
        </w:r>
      </w:ins>
      <w:ins w:id="383" w:author="Eric Robertson" w:date="2016-10-06T11:52:00Z">
        <w:r w:rsidR="008525D4">
          <w:t xml:space="preserve"> image being altered to be both a donor and the recipient of the </w:t>
        </w:r>
      </w:ins>
      <w:ins w:id="384" w:author="Eric Robertson" w:date="2016-10-06T11:53:00Z">
        <w:r w:rsidR="008525D4">
          <w:t>pasted pixels.</w:t>
        </w:r>
        <w:proofErr w:type="gramEnd"/>
        <w:r w:rsidR="008525D4">
          <w:t xml:space="preserve">  The diagram below summarizes the basic approach.</w:t>
        </w:r>
      </w:ins>
    </w:p>
    <w:p w14:paraId="76D367D4" w14:textId="661C6B9C" w:rsidR="008525D4" w:rsidRDefault="008525D4" w:rsidP="00FC16E5">
      <w:ins w:id="385"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rsidP="00481250">
      <w:pPr>
        <w:pStyle w:val="Caption"/>
        <w:rPr>
          <w:ins w:id="386" w:author="Eric Robertson" w:date="2016-10-06T11:55:00Z"/>
        </w:rPr>
        <w:pPrChange w:id="387" w:author="Eric Robertson" w:date="2016-10-06T12:01:00Z">
          <w:pPr>
            <w:pStyle w:val="Heading2"/>
          </w:pPr>
        </w:pPrChange>
      </w:pPr>
      <w:bookmarkStart w:id="388" w:name="_Toc334962297"/>
      <w:ins w:id="389" w:author="Eric Robertson" w:date="2016-10-06T11:55:00Z">
        <w:r>
          <w:t xml:space="preserve">Figure </w:t>
        </w:r>
        <w:r>
          <w:fldChar w:fldCharType="begin"/>
        </w:r>
        <w:r>
          <w:instrText xml:space="preserve"> SEQ Figure \* ARABIC </w:instrText>
        </w:r>
      </w:ins>
      <w:r>
        <w:fldChar w:fldCharType="separate"/>
      </w:r>
      <w:ins w:id="390" w:author="Eric Robertson" w:date="2016-10-06T12:03:00Z">
        <w:r w:rsidR="002C2D16">
          <w:rPr>
            <w:noProof/>
          </w:rPr>
          <w:t>9</w:t>
        </w:r>
      </w:ins>
      <w:ins w:id="391" w:author="Eric Robertson" w:date="2016-10-06T11:55:00Z">
        <w:r>
          <w:fldChar w:fldCharType="end"/>
        </w:r>
        <w:r>
          <w:t xml:space="preserve"> Paste Splice for Copy/Paste</w:t>
        </w:r>
      </w:ins>
    </w:p>
    <w:p w14:paraId="3FD0CAC1" w14:textId="77777777" w:rsidR="008525D4" w:rsidRPr="008525D4" w:rsidRDefault="008525D4" w:rsidP="008525D4">
      <w:pPr>
        <w:rPr>
          <w:ins w:id="392" w:author="Eric Robertson" w:date="2016-10-06T11:54:00Z"/>
        </w:rPr>
        <w:pPrChange w:id="393" w:author="Eric Robertson" w:date="2016-10-06T11:55:00Z">
          <w:pPr>
            <w:pStyle w:val="Heading2"/>
          </w:pPr>
        </w:pPrChange>
      </w:pPr>
    </w:p>
    <w:p w14:paraId="7A1C2213" w14:textId="4A22E80B" w:rsidR="008525D4" w:rsidRDefault="008525D4" w:rsidP="008525D4">
      <w:pPr>
        <w:pStyle w:val="Heading2"/>
        <w:numPr>
          <w:ilvl w:val="0"/>
          <w:numId w:val="0"/>
        </w:numPr>
        <w:ind w:left="504"/>
        <w:rPr>
          <w:ins w:id="394" w:author="Eric Robertson" w:date="2016-10-06T11:55:00Z"/>
        </w:rPr>
        <w:pPrChange w:id="395" w:author="Eric Robertson" w:date="2016-10-06T11:55:00Z">
          <w:pPr>
            <w:pStyle w:val="Heading2"/>
          </w:pPr>
        </w:pPrChange>
      </w:pPr>
      <w:ins w:id="396"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rsidP="00481250">
      <w:pPr>
        <w:pStyle w:val="Caption"/>
        <w:rPr>
          <w:ins w:id="397" w:author="Eric Robertson" w:date="2016-10-06T11:55:00Z"/>
        </w:rPr>
        <w:pPrChange w:id="398" w:author="Eric Robertson" w:date="2016-10-06T12:01:00Z">
          <w:pPr>
            <w:pStyle w:val="Heading2"/>
          </w:pPr>
        </w:pPrChange>
      </w:pPr>
      <w:ins w:id="399" w:author="Eric Robertson" w:date="2016-10-06T11:55:00Z">
        <w:r>
          <w:t xml:space="preserve">Figure </w:t>
        </w:r>
        <w:r>
          <w:fldChar w:fldCharType="begin"/>
        </w:r>
        <w:r>
          <w:instrText xml:space="preserve"> SEQ Figure \* ARABIC </w:instrText>
        </w:r>
      </w:ins>
      <w:r>
        <w:fldChar w:fldCharType="separate"/>
      </w:r>
      <w:ins w:id="400" w:author="Eric Robertson" w:date="2016-10-06T12:03:00Z">
        <w:r w:rsidR="002C2D16">
          <w:rPr>
            <w:noProof/>
          </w:rPr>
          <w:t>10</w:t>
        </w:r>
      </w:ins>
      <w:ins w:id="401"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388"/>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402"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proofErr w:type="gramStart"/>
      <w:r>
        <w:t xml:space="preserve">Figure </w:t>
      </w:r>
      <w:proofErr w:type="gramEnd"/>
      <w:r w:rsidR="001D5024">
        <w:fldChar w:fldCharType="begin"/>
      </w:r>
      <w:r w:rsidR="001D5024">
        <w:instrText xml:space="preserve"> SEQ Figure \* ARABIC </w:instrText>
      </w:r>
      <w:r w:rsidR="001D5024">
        <w:fldChar w:fldCharType="separate"/>
      </w:r>
      <w:ins w:id="403" w:author="Eric Robertson" w:date="2016-10-06T12:03:00Z">
        <w:r w:rsidR="002C2D16">
          <w:rPr>
            <w:noProof/>
          </w:rPr>
          <w:t>11</w:t>
        </w:r>
      </w:ins>
      <w:del w:id="404" w:author="Eric Robertson" w:date="2016-10-06T11:55:00Z">
        <w:r w:rsidDel="008525D4">
          <w:rPr>
            <w:noProof/>
          </w:rPr>
          <w:delText>9</w:delText>
        </w:r>
      </w:del>
      <w:r w:rsidR="001D5024">
        <w:rPr>
          <w:noProof/>
        </w:rPr>
        <w:fldChar w:fldCharType="end"/>
      </w:r>
      <w:proofErr w:type="gramStart"/>
      <w:r>
        <w:t>.</w:t>
      </w:r>
      <w:proofErr w:type="gramEnd"/>
      <w:r>
        <w:t xml:space="preserve">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405" w:author="Eric Robertson" w:date="2016-10-06T11:58:00Z"/>
        </w:rPr>
      </w:pPr>
      <w:bookmarkStart w:id="406" w:name="_Toc334962298"/>
      <w:ins w:id="407" w:author="Eric Robertson" w:date="2016-10-06T11:58:00Z">
        <w:r>
          <w:t>Output PNG and Image Rotations</w:t>
        </w:r>
      </w:ins>
    </w:p>
    <w:p w14:paraId="79B9ABA4" w14:textId="234CB043" w:rsidR="00CD1252" w:rsidRDefault="0034098D" w:rsidP="00CD1252">
      <w:pPr>
        <w:rPr>
          <w:ins w:id="408" w:author="Eric Robertson" w:date="2016-10-06T11:58:00Z"/>
        </w:rPr>
      </w:pPr>
      <w:ins w:id="409"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ins>
    </w:p>
    <w:p w14:paraId="5012CBDC" w14:textId="77777777" w:rsidR="00CD1252" w:rsidRPr="00CD1252" w:rsidRDefault="00CD1252" w:rsidP="00CD1252">
      <w:pPr>
        <w:rPr>
          <w:ins w:id="410" w:author="Eric Robertson" w:date="2016-10-06T11:58:00Z"/>
        </w:rPr>
      </w:pPr>
    </w:p>
    <w:p w14:paraId="62FAADC2" w14:textId="2450F411" w:rsidR="00CD1252" w:rsidRPr="00CD1252" w:rsidRDefault="00CD1252" w:rsidP="00CD1252">
      <w:pPr>
        <w:rPr>
          <w:ins w:id="411" w:author="Eric Robertson" w:date="2016-10-06T11:58:00Z"/>
        </w:rPr>
      </w:pPr>
      <w:ins w:id="412" w:author="Eric Robertson" w:date="2016-10-06T11:58:00Z">
        <w:r>
          <w:t>During a final</w:t>
        </w:r>
        <w:r w:rsidRPr="00CD1252">
          <w:t xml:space="preserve"> </w:t>
        </w:r>
      </w:ins>
      <w:proofErr w:type="gramStart"/>
      <w:ins w:id="413" w:author="Eric Robertson" w:date="2016-10-06T11:59:00Z">
        <w:r>
          <w:t>‘</w:t>
        </w:r>
      </w:ins>
      <w:ins w:id="414" w:author="Eric Robertson" w:date="2016-10-06T11:58:00Z">
        <w:r>
          <w:t xml:space="preserve">Create  </w:t>
        </w:r>
      </w:ins>
      <w:ins w:id="415" w:author="Eric Robertson" w:date="2016-10-06T11:59:00Z">
        <w:r>
          <w:t>J</w:t>
        </w:r>
      </w:ins>
      <w:ins w:id="416" w:author="Eric Robertson" w:date="2016-10-06T11:58:00Z">
        <w:r w:rsidRPr="00CD1252">
          <w:t>PEG</w:t>
        </w:r>
      </w:ins>
      <w:ins w:id="417" w:author="Eric Robertson" w:date="2016-10-06T11:59:00Z">
        <w:r>
          <w:t>’</w:t>
        </w:r>
        <w:proofErr w:type="gramEnd"/>
        <w:r>
          <w:t>, the</w:t>
        </w:r>
      </w:ins>
      <w:ins w:id="418"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419" w:author="Eric Robertson" w:date="2016-10-06T11:59:00Z"/>
        </w:rPr>
      </w:pPr>
      <w:ins w:id="420" w:author="Eric Robertson" w:date="2016-10-06T11:58:00Z">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ins>
    </w:p>
    <w:p w14:paraId="2704123B" w14:textId="77777777" w:rsidR="00B576A0" w:rsidRDefault="00B576A0" w:rsidP="00CD1252">
      <w:pPr>
        <w:rPr>
          <w:ins w:id="421" w:author="Eric Robertson" w:date="2016-10-06T11:59:00Z"/>
        </w:rPr>
      </w:pPr>
    </w:p>
    <w:p w14:paraId="1A9CD9B5" w14:textId="1000F1BD" w:rsidR="00B576A0" w:rsidRPr="00B576A0" w:rsidRDefault="00B576A0" w:rsidP="00B576A0">
      <w:pPr>
        <w:rPr>
          <w:ins w:id="422" w:author="Eric Robertson" w:date="2016-10-06T11:59:00Z"/>
        </w:rPr>
      </w:pPr>
      <w:ins w:id="423"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424" w:author="Eric Robertson" w:date="2016-10-06T12:01:00Z"/>
        </w:rPr>
      </w:pPr>
    </w:p>
    <w:p w14:paraId="7CFF2CFB" w14:textId="34E26A3E" w:rsidR="00481250" w:rsidRDefault="00481250" w:rsidP="00481250">
      <w:pPr>
        <w:jc w:val="center"/>
        <w:rPr>
          <w:ins w:id="425" w:author="Eric Robertson" w:date="2016-10-06T12:00:00Z"/>
        </w:rPr>
        <w:pPrChange w:id="426" w:author="Eric Robertson" w:date="2016-10-06T12:01:00Z">
          <w:pPr/>
        </w:pPrChange>
      </w:pPr>
      <w:ins w:id="427" w:author="Eric Robertson" w:date="2016-10-06T12:01:00Z">
        <w:r w:rsidRPr="00481250">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ins>
    </w:p>
    <w:p w14:paraId="3F851F16" w14:textId="6A8DED53" w:rsidR="00F36C62" w:rsidRDefault="00F36C62" w:rsidP="00481250">
      <w:pPr>
        <w:pStyle w:val="Caption"/>
        <w:rPr>
          <w:ins w:id="428" w:author="Eric Robertson" w:date="2016-10-06T12:00:00Z"/>
        </w:rPr>
        <w:pPrChange w:id="429" w:author="Eric Robertson" w:date="2016-10-06T12:01:00Z">
          <w:pPr/>
        </w:pPrChange>
      </w:pPr>
      <w:ins w:id="430" w:author="Eric Robertson" w:date="2016-10-06T12:00:00Z">
        <w:r>
          <w:t xml:space="preserve">Figure </w:t>
        </w:r>
        <w:r>
          <w:fldChar w:fldCharType="begin"/>
        </w:r>
        <w:r>
          <w:instrText xml:space="preserve"> SEQ Figure \* ARABIC </w:instrText>
        </w:r>
      </w:ins>
      <w:r>
        <w:fldChar w:fldCharType="separate"/>
      </w:r>
      <w:ins w:id="431" w:author="Eric Robertson" w:date="2016-10-06T12:03:00Z">
        <w:r w:rsidR="002C2D16">
          <w:rPr>
            <w:noProof/>
          </w:rPr>
          <w:t>12</w:t>
        </w:r>
      </w:ins>
      <w:ins w:id="432" w:author="Eric Robertson" w:date="2016-10-06T12:00:00Z">
        <w:r>
          <w:fldChar w:fldCharType="end"/>
        </w:r>
        <w:r>
          <w:t xml:space="preserve"> Image Orientation Prompt</w:t>
        </w:r>
      </w:ins>
    </w:p>
    <w:p w14:paraId="4CD8E987" w14:textId="77777777" w:rsidR="00F36C62" w:rsidRDefault="00F36C62" w:rsidP="00F36C62">
      <w:pPr>
        <w:keepNext/>
        <w:rPr>
          <w:ins w:id="433" w:author="Eric Robertson" w:date="2016-10-06T12:00:00Z"/>
        </w:rPr>
        <w:pPrChange w:id="434" w:author="Eric Robertson" w:date="2016-10-06T12:00:00Z">
          <w:pPr/>
        </w:pPrChange>
      </w:pPr>
      <w:ins w:id="435"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rsidP="00481250">
      <w:pPr>
        <w:pStyle w:val="Caption"/>
        <w:rPr>
          <w:ins w:id="436" w:author="Eric Robertson" w:date="2016-10-06T11:58:00Z"/>
        </w:rPr>
        <w:pPrChange w:id="437" w:author="Eric Robertson" w:date="2016-10-06T12:01:00Z">
          <w:pPr/>
        </w:pPrChange>
      </w:pPr>
      <w:ins w:id="438" w:author="Eric Robertson" w:date="2016-10-06T12:00:00Z">
        <w:r>
          <w:t xml:space="preserve">Figure </w:t>
        </w:r>
        <w:r>
          <w:fldChar w:fldCharType="begin"/>
        </w:r>
        <w:r>
          <w:instrText xml:space="preserve"> SEQ Figure \* ARABIC </w:instrText>
        </w:r>
      </w:ins>
      <w:r>
        <w:fldChar w:fldCharType="separate"/>
      </w:r>
      <w:ins w:id="439" w:author="Eric Robertson" w:date="2016-10-06T12:03:00Z">
        <w:r w:rsidR="002C2D16">
          <w:rPr>
            <w:noProof/>
          </w:rPr>
          <w:t>13</w:t>
        </w:r>
      </w:ins>
      <w:ins w:id="440"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441" w:author="Eric Robertson" w:date="2016-10-06T12:02:00Z"/>
        </w:rPr>
      </w:pPr>
      <w:del w:id="442" w:author="Eric Robertson" w:date="2016-10-06T12:02:00Z">
        <w:r w:rsidDel="002C2D16">
          <w:delText>Transform Move</w:delText>
        </w:r>
        <w:bookmarkEnd w:id="406"/>
      </w:del>
    </w:p>
    <w:p w14:paraId="1797F383" w14:textId="0370C04B" w:rsidR="000221A4" w:rsidDel="002C2D16" w:rsidRDefault="000221A4" w:rsidP="00AD19BD">
      <w:pPr>
        <w:rPr>
          <w:del w:id="443" w:author="Eric Robertson" w:date="2016-10-06T12:02:00Z"/>
        </w:rPr>
      </w:pPr>
      <w:del w:id="444"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445"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446" w:name="_Toc334962299"/>
      <w:r>
        <w:t>Applying Filters (Plugins)</w:t>
      </w:r>
      <w:bookmarkEnd w:id="328"/>
      <w:bookmarkEnd w:id="446"/>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447" w:name="_Toc457993711"/>
      <w:r>
        <w:t xml:space="preserve">Figure </w:t>
      </w:r>
      <w:fldSimple w:instr=" SEQ Figure \* ARABIC ">
        <w:ins w:id="448" w:author="Eric Robertson" w:date="2016-10-06T12:03:00Z">
          <w:r w:rsidR="002C2D16">
            <w:rPr>
              <w:noProof/>
            </w:rPr>
            <w:t>14</w:t>
          </w:r>
        </w:ins>
        <w:del w:id="449" w:author="Eric Robertson" w:date="2016-10-06T11:55:00Z">
          <w:r w:rsidR="000852C4" w:rsidDel="008525D4">
            <w:rPr>
              <w:noProof/>
            </w:rPr>
            <w:delText>9</w:delText>
          </w:r>
        </w:del>
      </w:fldSimple>
      <w:r>
        <w:t>: Window for applying plugins to image nodes.</w:t>
      </w:r>
      <w:bookmarkEnd w:id="447"/>
    </w:p>
    <w:p w14:paraId="13C40D17" w14:textId="77777777" w:rsidR="00E64DB5" w:rsidRDefault="00E64DB5" w:rsidP="00E64DB5">
      <w:pPr>
        <w:jc w:val="both"/>
      </w:pPr>
    </w:p>
    <w:p w14:paraId="6336EDF7" w14:textId="77777777" w:rsidR="005F697D" w:rsidRDefault="005F697D" w:rsidP="00732A79">
      <w:pPr>
        <w:pStyle w:val="Heading2"/>
      </w:pPr>
      <w:bookmarkStart w:id="450" w:name="_Toc334962300"/>
      <w:bookmarkStart w:id="451" w:name="_Toc456792474"/>
      <w:r>
        <w:t>Link Inspection</w:t>
      </w:r>
      <w:bookmarkEnd w:id="450"/>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452" w:author="Andrew Smith" w:date="2016-08-25T17:06:00Z">
        <w:r w:rsidR="00FC16E5">
          <w:t>n</w:t>
        </w:r>
      </w:ins>
      <w:r w:rsidR="00975653">
        <w:t xml:space="preserve"> input </w:t>
      </w:r>
      <w:r w:rsidR="00EB3998">
        <w:t>mask if provided</w:t>
      </w:r>
      <w:ins w:id="453"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proofErr w:type="gramStart"/>
      <w:r w:rsidRPr="00BD2854">
        <w:t xml:space="preserve">Figure </w:t>
      </w:r>
      <w:proofErr w:type="gramEnd"/>
      <w:r w:rsidRPr="00693015">
        <w:fldChar w:fldCharType="begin"/>
      </w:r>
      <w:r w:rsidRPr="000A73FA">
        <w:instrText xml:space="preserve"> SEQ Figure \* ARABIC </w:instrText>
      </w:r>
      <w:r w:rsidRPr="00693015">
        <w:fldChar w:fldCharType="separate"/>
      </w:r>
      <w:ins w:id="454" w:author="Eric Robertson" w:date="2016-10-06T12:03:00Z">
        <w:r w:rsidR="002C2D16">
          <w:rPr>
            <w:noProof/>
          </w:rPr>
          <w:t>15</w:t>
        </w:r>
      </w:ins>
      <w:del w:id="455" w:author="Eric Robertson" w:date="2016-10-06T11:55:00Z">
        <w:r w:rsidR="000852C4" w:rsidDel="008525D4">
          <w:rPr>
            <w:noProof/>
          </w:rPr>
          <w:delText>10</w:delText>
        </w:r>
      </w:del>
      <w:r w:rsidRPr="00693015">
        <w:fldChar w:fldCharType="end"/>
      </w:r>
      <w:proofErr w:type="gramStart"/>
      <w:r w:rsidRPr="00693015">
        <w:t>.</w:t>
      </w:r>
      <w:proofErr w:type="gramEnd"/>
      <w:r w:rsidRPr="00693015">
        <w:t xml:space="preserve">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456" w:name="_Toc457993712"/>
      <w:r w:rsidRPr="00396761">
        <w:t xml:space="preserve">Figure </w:t>
      </w:r>
      <w:fldSimple w:instr=" SEQ Figure \* ARABIC ">
        <w:ins w:id="457" w:author="Eric Robertson" w:date="2016-10-06T12:03:00Z">
          <w:r w:rsidR="002C2D16">
            <w:rPr>
              <w:noProof/>
            </w:rPr>
            <w:t>16</w:t>
          </w:r>
        </w:ins>
      </w:fldSimple>
      <w:r w:rsidR="009F28C6" w:rsidRPr="00396761">
        <w:t>:</w:t>
      </w:r>
      <w:r w:rsidRPr="00396761">
        <w:t xml:space="preserve"> EXIF Comparison Table</w:t>
      </w:r>
      <w:bookmarkEnd w:id="456"/>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458" w:name="_Toc334962301"/>
      <w:r>
        <w:t>Video Link Descriptions</w:t>
      </w:r>
      <w:bookmarkEnd w:id="458"/>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51">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fldSimple w:instr=" SEQ Figure \* ARABIC ">
        <w:ins w:id="459" w:author="Eric Robertson" w:date="2016-10-06T12:03:00Z">
          <w:r w:rsidR="002C2D16">
            <w:rPr>
              <w:noProof/>
            </w:rPr>
            <w:t>17</w:t>
          </w:r>
        </w:ins>
        <w:del w:id="460" w:author="Eric Robertson" w:date="2016-10-06T11:55:00Z">
          <w:r w:rsidR="000852C4" w:rsidDel="008525D4">
            <w:rPr>
              <w:noProof/>
            </w:rPr>
            <w:delText>12</w:delText>
          </w:r>
        </w:del>
      </w:fldSimple>
      <w:proofErr w:type="gramStart"/>
      <w:r>
        <w:t xml:space="preserve"> Video Link Inspection</w:t>
      </w:r>
      <w:proofErr w:type="gramEnd"/>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proofErr w:type="gramStart"/>
      <w:r>
        <w:t xml:space="preserve">Figure </w:t>
      </w:r>
      <w:proofErr w:type="gramEnd"/>
      <w:r w:rsidR="001D5024">
        <w:fldChar w:fldCharType="begin"/>
      </w:r>
      <w:r w:rsidR="001D5024">
        <w:instrText xml:space="preserve"> SEQ Figure \* ARABIC </w:instrText>
      </w:r>
      <w:r w:rsidR="001D5024">
        <w:fldChar w:fldCharType="separate"/>
      </w:r>
      <w:ins w:id="461" w:author="Eric Robertson" w:date="2016-10-06T12:03:00Z">
        <w:r w:rsidR="002C2D16">
          <w:rPr>
            <w:noProof/>
          </w:rPr>
          <w:t>18</w:t>
        </w:r>
      </w:ins>
      <w:del w:id="462" w:author="Eric Robertson" w:date="2016-10-06T11:55:00Z">
        <w:r w:rsidR="000852C4" w:rsidDel="008525D4">
          <w:rPr>
            <w:noProof/>
          </w:rPr>
          <w:delText>13</w:delText>
        </w:r>
      </w:del>
      <w:r w:rsidR="001D5024">
        <w:rPr>
          <w:noProof/>
        </w:rPr>
        <w:fldChar w:fldCharType="end"/>
      </w:r>
      <w:proofErr w:type="gramStart"/>
      <w:r>
        <w:t>.</w:t>
      </w:r>
      <w:proofErr w:type="gramEnd"/>
      <w:r>
        <w:t xml:space="preserve"> Video Mask Table Menu</w:t>
      </w:r>
    </w:p>
    <w:p w14:paraId="2D43774C" w14:textId="77777777" w:rsidR="00E64DB5" w:rsidRDefault="00E64DB5" w:rsidP="000A73FA">
      <w:pPr>
        <w:pStyle w:val="Heading2"/>
      </w:pPr>
      <w:bookmarkStart w:id="463" w:name="_Toc334962302"/>
      <w:r>
        <w:t>Other Metadata</w:t>
      </w:r>
      <w:bookmarkEnd w:id="451"/>
      <w:bookmarkEnd w:id="463"/>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464" w:name="_Toc456792475"/>
      <w:bookmarkStart w:id="465" w:name="_Toc334962303"/>
      <w:bookmarkStart w:id="466" w:name="_Toc78164088"/>
      <w:bookmarkStart w:id="467" w:name="_Toc184094373"/>
      <w:bookmarkEnd w:id="321"/>
      <w:bookmarkEnd w:id="322"/>
      <w:r>
        <w:t>Mask Generation</w:t>
      </w:r>
      <w:bookmarkEnd w:id="464"/>
      <w:bookmarkEnd w:id="465"/>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468" w:name="_Toc334962304"/>
      <w:r>
        <w:t>Video Masks</w:t>
      </w:r>
      <w:bookmarkEnd w:id="468"/>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469" w:name="_Toc334962305"/>
      <w:r>
        <w:t>Composite Mask</w:t>
      </w:r>
      <w:bookmarkEnd w:id="469"/>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470" w:author="Eric Robertson" w:date="2016-10-06T12:03:00Z"/>
        </w:rPr>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471" w:author="Eric Robertson" w:date="2016-10-06T12:02:00Z">
        <w:r w:rsidR="002C2D16">
          <w:t xml:space="preserve"> Sampled</w:t>
        </w:r>
      </w:ins>
      <w:del w:id="472" w:author="Eric Robertson" w:date="2016-10-06T12:02:00Z">
        <w:r w:rsidDel="002C2D16">
          <w:delText>/Duplicate</w:delText>
        </w:r>
      </w:del>
      <w:r>
        <w:t xml:space="preserve"> should.</w:t>
      </w:r>
    </w:p>
    <w:p w14:paraId="01EA09DF" w14:textId="54CE77AB" w:rsidR="002C2D16" w:rsidRDefault="002C2D16" w:rsidP="00CA5B78">
      <w:pPr>
        <w:jc w:val="both"/>
      </w:pPr>
      <w:ins w:id="473" w:author="Eric Robertson" w:date="2016-10-06T12:03:00Z">
        <w:r>
          <w:rPr>
            <w:noProof/>
          </w:rPr>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rsidP="002C2D16">
      <w:pPr>
        <w:pStyle w:val="Caption"/>
        <w:rPr>
          <w:ins w:id="474" w:author="Eric Robertson" w:date="2016-10-06T12:04:00Z"/>
        </w:rPr>
        <w:pPrChange w:id="475" w:author="Eric Robertson" w:date="2016-10-06T12:03:00Z">
          <w:pPr>
            <w:jc w:val="both"/>
          </w:pPr>
        </w:pPrChange>
      </w:pPr>
      <w:ins w:id="476" w:author="Eric Robertson" w:date="2016-10-06T12:03:00Z">
        <w:r>
          <w:t xml:space="preserve">Figure </w:t>
        </w:r>
        <w:r>
          <w:fldChar w:fldCharType="begin"/>
        </w:r>
        <w:r>
          <w:instrText xml:space="preserve"> SEQ Figure \* ARABIC </w:instrText>
        </w:r>
      </w:ins>
      <w:r>
        <w:fldChar w:fldCharType="separate"/>
      </w:r>
      <w:ins w:id="477" w:author="Eric Robertson" w:date="2016-10-06T12:03:00Z">
        <w:r>
          <w:rPr>
            <w:noProof/>
          </w:rPr>
          <w:t>19</w:t>
        </w:r>
        <w:r>
          <w:fldChar w:fldCharType="end"/>
        </w:r>
        <w:proofErr w:type="gramStart"/>
        <w:r>
          <w:t xml:space="preserve"> Composite Mask</w:t>
        </w:r>
      </w:ins>
      <w:proofErr w:type="gramEnd"/>
    </w:p>
    <w:p w14:paraId="7BA640F7" w14:textId="374CEDE8" w:rsidR="002C2D16" w:rsidRDefault="002C2D16" w:rsidP="002C2D16">
      <w:pPr>
        <w:rPr>
          <w:ins w:id="478" w:author="Eric Robertson" w:date="2016-10-06T12:04:00Z"/>
        </w:rPr>
        <w:pPrChange w:id="479" w:author="Eric Robertson" w:date="2016-10-06T12:04:00Z">
          <w:pPr>
            <w:jc w:val="both"/>
          </w:pPr>
        </w:pPrChange>
      </w:pPr>
      <w:ins w:id="480" w:author="Eric Robertson" w:date="2016-10-06T12:04:00Z">
        <w:r>
          <w:lastRenderedPageBreak/>
          <w:t xml:space="preserve">Composite masks are composed of RGB colored </w:t>
        </w:r>
        <w:proofErr w:type="gramStart"/>
        <w:r>
          <w:t>pixels,</w:t>
        </w:r>
        <w:proofErr w:type="gramEnd"/>
        <w:r>
          <w:t xml:space="preserve"> each color is </w:t>
        </w:r>
      </w:ins>
      <w:ins w:id="481" w:author="Eric Robertson" w:date="2016-10-06T12:05:00Z">
        <w:r>
          <w:t>associated with</w:t>
        </w:r>
      </w:ins>
      <w:ins w:id="482" w:author="Eric Robertson" w:date="2016-10-06T12:04:00Z">
        <w:r>
          <w:t xml:space="preserve"> a single link.  When a pixel is modified by more than one operation, the color of the last </w:t>
        </w:r>
      </w:ins>
      <w:ins w:id="483" w:author="Eric Robertson" w:date="2016-10-06T12:05:00Z">
        <w:r>
          <w:t>operation</w:t>
        </w:r>
      </w:ins>
      <w:ins w:id="484" w:author="Eric Robertson" w:date="2016-10-06T12:04:00Z">
        <w:r>
          <w:t xml:space="preserve"> is applied to that pixel.</w:t>
        </w:r>
      </w:ins>
      <w:ins w:id="485" w:author="Eric Robertson" w:date="2016-10-06T12:06:00Z">
        <w:r>
          <w:t xml:space="preserve">  </w:t>
        </w:r>
      </w:ins>
    </w:p>
    <w:p w14:paraId="58ECA4C4" w14:textId="77777777" w:rsidR="002C2D16" w:rsidRPr="002C2D16" w:rsidRDefault="002C2D16" w:rsidP="002C2D16">
      <w:pPr>
        <w:pPrChange w:id="486" w:author="Eric Robertson" w:date="2016-10-06T12:04:00Z">
          <w:pPr>
            <w:jc w:val="both"/>
          </w:pPr>
        </w:pPrChange>
      </w:pPr>
    </w:p>
    <w:p w14:paraId="6D291305" w14:textId="77777777" w:rsidR="00E20C6A" w:rsidRDefault="00E20C6A" w:rsidP="00C8495E">
      <w:pPr>
        <w:pStyle w:val="Heading1"/>
      </w:pPr>
      <w:bookmarkStart w:id="487" w:name="_Toc456792476"/>
      <w:bookmarkStart w:id="488" w:name="_Toc334962306"/>
      <w:r>
        <w:t>Analytics</w:t>
      </w:r>
      <w:bookmarkEnd w:id="487"/>
      <w:bookmarkEnd w:id="488"/>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1D5024"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1D5024"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deprecation 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489" w:name="_Toc456792477"/>
      <w:bookmarkStart w:id="490" w:name="_Toc334962307"/>
      <w:r>
        <w:t>Plugins</w:t>
      </w:r>
      <w:bookmarkEnd w:id="489"/>
      <w:bookmarkEnd w:id="490"/>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994D6AA" w14:textId="77777777" w:rsidR="00E20C6A" w:rsidRPr="00E20C6A"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14:paraId="1DFC0383" w14:textId="6A084FA4"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in addition to those normally collected by the specific operation.</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lastRenderedPageBreak/>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585C5A7D" w:rsidR="008662C2" w:rsidRDefault="008662C2" w:rsidP="009F28C6">
      <w:pPr>
        <w:jc w:val="both"/>
        <w:rPr>
          <w:color w:val="000000"/>
        </w:rPr>
      </w:pPr>
      <w:r w:rsidRPr="009F28C6">
        <w:t>The tool creates a copy of the source image in a new file.  The path (i.e. location) of the new file is provided in the second argument (</w:t>
      </w:r>
      <w:r w:rsidR="00EA02C2">
        <w:t>image f</w:t>
      </w:r>
      <w:r w:rsidRPr="009F28C6">
        <w:t xml:space="preserve">ilename).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t>True</w:t>
      </w:r>
      <w:proofErr w:type="gramEnd"/>
      <w:r w:rsidRPr="009F28C6">
        <w:t xml:space="preserve">, then the tool copies the EXIF from the source image to the new image file.  This is often required since </w:t>
      </w:r>
      <w:proofErr w:type="gramStart"/>
      <w:r w:rsidRPr="009F28C6">
        <w:t>PIL(</w:t>
      </w:r>
      <w:proofErr w:type="gramEnd"/>
      <w:r w:rsidRPr="009F28C6">
        <w:t>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color w:val="000000"/>
        </w:rPr>
      </w:pPr>
    </w:p>
    <w:p w14:paraId="7F077386" w14:textId="5E608751" w:rsidR="00BD2854" w:rsidRPr="009F28C6" w:rsidRDefault="00BD2854" w:rsidP="009F28C6">
      <w:pPr>
        <w:jc w:val="both"/>
        <w:rPr>
          <w:color w:val="000000"/>
        </w:rPr>
      </w:pPr>
      <w:r>
        <w:rPr>
          <w:color w:val="000000"/>
        </w:rPr>
        <w:t>Argument values are collected as parameters from a link edit dialog.</w:t>
      </w:r>
    </w:p>
    <w:p w14:paraId="6089793D" w14:textId="77777777" w:rsidR="008662C2" w:rsidRPr="00732A79" w:rsidRDefault="008662C2" w:rsidP="00732A79">
      <w:pPr>
        <w:rPr>
          <w:sz w:val="22"/>
          <w:szCs w:val="22"/>
        </w:rPr>
      </w:pPr>
    </w:p>
    <w:bookmarkEnd w:id="466"/>
    <w:bookmarkEnd w:id="467"/>
    <w:p w14:paraId="14FCF34D" w14:textId="5BE42570" w:rsidR="00CE5F67" w:rsidRDefault="00E20C6A" w:rsidP="00EA02C2">
      <w:pPr>
        <w:pStyle w:val="Heading2"/>
      </w:pPr>
      <w:r>
        <w:t xml:space="preserve"> </w:t>
      </w:r>
      <w:bookmarkStart w:id="491" w:name="_Toc334962308"/>
      <w:r w:rsidR="00EA02C2">
        <w:t>Arguments</w:t>
      </w:r>
      <w:bookmarkEnd w:id="491"/>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995F7A1" w14:textId="77777777" w:rsidR="00CE5F67" w:rsidRDefault="00E20C6A" w:rsidP="00C8495E">
      <w:pPr>
        <w:pStyle w:val="Heading1"/>
      </w:pPr>
      <w:r>
        <w:t xml:space="preserve"> </w:t>
      </w:r>
      <w:bookmarkStart w:id="492" w:name="_Toc456792479"/>
      <w:bookmarkStart w:id="493" w:name="_Toc334962309"/>
      <w:r>
        <w:t>Group Manager</w:t>
      </w:r>
      <w:bookmarkEnd w:id="492"/>
      <w:bookmarkEnd w:id="493"/>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494" w:name="_Toc334962310"/>
      <w:r>
        <w:t>Validation</w:t>
      </w:r>
      <w:bookmarkEnd w:id="494"/>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lastRenderedPageBreak/>
        <w:t>Paste operations without an associated donor image</w:t>
      </w:r>
    </w:p>
    <w:p w14:paraId="0D6C09CC" w14:textId="77777777" w:rsidR="00BB31B8" w:rsidRDefault="00BB31B8" w:rsidP="00BB31B8">
      <w:pPr>
        <w:pStyle w:val="Heading1"/>
      </w:pPr>
      <w:bookmarkStart w:id="495" w:name="_Ref333755524"/>
      <w:bookmarkStart w:id="496" w:name="_Toc334962311"/>
      <w:r>
        <w:t>QA Process</w:t>
      </w:r>
      <w:bookmarkEnd w:id="495"/>
      <w:bookmarkEnd w:id="496"/>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two links: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and </w:t>
      </w:r>
      <w:proofErr w:type="spellStart"/>
      <w:r w:rsidRPr="00877A51">
        <w:rPr>
          <w:rFonts w:ascii="Times New Roman" w:hAnsi="Times New Roman" w:cs="Times New Roman"/>
          <w:sz w:val="24"/>
        </w:rPr>
        <w:t>AntiForensicCopyExif</w:t>
      </w:r>
      <w:proofErr w:type="spellEnd"/>
      <w:r w:rsidRPr="00877A51">
        <w:rPr>
          <w:rFonts w:ascii="Times New Roman" w:hAnsi="Times New Roman" w:cs="Times New Roman"/>
          <w:sz w:val="24"/>
        </w:rPr>
        <w:t>. This can be done easily 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497" w:name="_Toc334962312"/>
      <w:r>
        <w:t>Batch operation</w:t>
      </w:r>
      <w:bookmarkEnd w:id="497"/>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(image names aligned to source images).</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proofErr w:type="gramStart"/>
      <w:r w:rsidRPr="001277A7">
        <w:t>python</w:t>
      </w:r>
      <w:proofErr w:type="gramEnd"/>
      <w:r w:rsidRPr="001277A7">
        <w:t xml:space="preserve"> </w:t>
      </w:r>
      <w:del w:id="498" w:author="Eric Robertson" w:date="2016-09-08T13:53:00Z">
        <w:r w:rsidRPr="001277A7" w:rsidDel="005F0A0E">
          <w:delText>src/python</w:delText>
        </w:r>
      </w:del>
      <w:ins w:id="499" w:author="Eric Robertson" w:date="2016-09-08T13:53:00Z">
        <w:r w:rsidR="005F0A0E">
          <w:t xml:space="preserve">–m </w:t>
        </w:r>
        <w:proofErr w:type="spellStart"/>
        <w:r w:rsidR="005F0A0E">
          <w:t>maskgen.batch.</w:t>
        </w:r>
      </w:ins>
      <w:del w:id="500" w:author="Eric Robertson" w:date="2016-09-08T13:53:00Z">
        <w:r w:rsidRPr="001277A7" w:rsidDel="005F0A0E">
          <w:delText>/</w:delText>
        </w:r>
      </w:del>
      <w:proofErr w:type="gramStart"/>
      <w:r w:rsidRPr="001277A7">
        <w:t>batch</w:t>
      </w:r>
      <w:proofErr w:type="gramEnd"/>
      <w:r w:rsidRPr="001277A7">
        <w:t>_process</w:t>
      </w:r>
      <w:proofErr w:type="spellEnd"/>
      <w:del w:id="501" w:author="Eric Robertson" w:date="2016-09-08T13:53:00Z">
        <w:r w:rsidRPr="001277A7" w:rsidDel="005F0A0E">
          <w:delText>.py</w:delText>
        </w:r>
      </w:del>
      <w:r w:rsidRPr="001277A7">
        <w:t xml:space="preserve">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w:t>
      </w:r>
      <w:proofErr w:type="gramStart"/>
      <w:r w:rsidRPr="001277A7">
        <w:t>projects</w:t>
      </w:r>
      <w:proofErr w:type="gramEnd"/>
      <w:r w:rsidRPr="001277A7">
        <w:t xml:space="preserve">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proofErr w:type="gramStart"/>
      <w:r w:rsidRPr="001277A7">
        <w:t>sourceDir</w:t>
      </w:r>
      <w:proofErr w:type="spellEnd"/>
      <w:proofErr w:type="gram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w:t>
      </w:r>
      <w:proofErr w:type="gramStart"/>
      <w:r w:rsidRPr="001277A7">
        <w:t>plugin</w:t>
      </w:r>
      <w:proofErr w:type="gramEnd"/>
      <w:r w:rsidRPr="001277A7">
        <w:t xml:space="preserve">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w:t>
      </w:r>
      <w:proofErr w:type="gramStart"/>
      <w:r w:rsidRPr="001277A7">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proofErr w:type="gramStart"/>
      <w:r w:rsidRPr="001277A7">
        <w:t>softwareVersion</w:t>
      </w:r>
      <w:proofErr w:type="spellEnd"/>
      <w:proofErr w:type="gram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proofErr w:type="gramStart"/>
      <w:r w:rsidRPr="001277A7">
        <w:t>endDir</w:t>
      </w:r>
      <w:proofErr w:type="spellEnd"/>
      <w:proofErr w:type="gram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proofErr w:type="gramStart"/>
      <w:r w:rsidRPr="001277A7">
        <w:t>inputMaskPath</w:t>
      </w:r>
      <w:proofErr w:type="spellEnd"/>
      <w:proofErr w:type="gram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w:t>
      </w:r>
      <w:proofErr w:type="gramStart"/>
      <w:r w:rsidRPr="001277A7">
        <w:t>description</w:t>
      </w:r>
      <w:proofErr w:type="gramEnd"/>
      <w:r w:rsidRPr="001277A7">
        <w:t xml:space="preserve">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w:t>
      </w:r>
      <w:proofErr w:type="spellStart"/>
      <w:proofErr w:type="gramStart"/>
      <w:r>
        <w:t>projectDescription</w:t>
      </w:r>
      <w:proofErr w:type="spellEnd"/>
      <w:proofErr w:type="gramEnd"/>
      <w:r>
        <w:t xml:space="preserve"> &lt;quoted description&gt;</w:t>
      </w:r>
    </w:p>
    <w:p w14:paraId="0FEF8280" w14:textId="04D25BE5" w:rsidR="00885C4A" w:rsidRDefault="00885C4A" w:rsidP="001277A7">
      <w:pPr>
        <w:pStyle w:val="Code"/>
      </w:pPr>
      <w:r>
        <w:t>--</w:t>
      </w:r>
      <w:proofErr w:type="spellStart"/>
      <w:proofErr w:type="gramStart"/>
      <w:r>
        <w:t>technicalSummary</w:t>
      </w:r>
      <w:proofErr w:type="spellEnd"/>
      <w:proofErr w:type="gram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proofErr w:type="gramStart"/>
      <w:r w:rsidRPr="001277A7">
        <w:t>continueWithWarning</w:t>
      </w:r>
      <w:proofErr w:type="spellEnd"/>
      <w:proofErr w:type="gramEnd"/>
      <w:r w:rsidRPr="001277A7">
        <w:t>: use this tag to ignore warnings that check for valid operations, software, etc.</w:t>
      </w:r>
    </w:p>
    <w:p w14:paraId="51A6CB27" w14:textId="77777777" w:rsidR="001277A7" w:rsidRPr="001277A7" w:rsidRDefault="001277A7" w:rsidP="001277A7">
      <w:pPr>
        <w:pStyle w:val="Code"/>
      </w:pPr>
      <w:r w:rsidRPr="001277A7">
        <w:t>--</w:t>
      </w:r>
      <w:proofErr w:type="gramStart"/>
      <w:r w:rsidRPr="001277A7">
        <w:t>s3</w:t>
      </w:r>
      <w:proofErr w:type="gramEnd"/>
      <w:r w:rsidRPr="001277A7">
        <w:t xml:space="preserve">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502" w:name="_Toc334962313"/>
      <w:r w:rsidRPr="001277A7">
        <w:t>Different arguments will trigger different functionality</w:t>
      </w:r>
      <w:r w:rsidR="00885C4A">
        <w:t>.</w:t>
      </w:r>
      <w:bookmarkEnd w:id="502"/>
    </w:p>
    <w:p w14:paraId="42A35994" w14:textId="6FA33D22" w:rsidR="00885C4A" w:rsidRDefault="000A73FA" w:rsidP="000A73FA">
      <w:pPr>
        <w:pStyle w:val="Heading2"/>
      </w:pPr>
      <w:r>
        <w:t xml:space="preserve"> </w:t>
      </w:r>
      <w:bookmarkStart w:id="503" w:name="_Toc334962314"/>
      <w:r>
        <w:t>Creating a Project</w:t>
      </w:r>
      <w:bookmarkEnd w:id="503"/>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12EA0D3" w:rsidR="001277A7" w:rsidRPr="001277A7" w:rsidRDefault="001277A7" w:rsidP="001277A7">
      <w:pPr>
        <w:pStyle w:val="Code"/>
      </w:pPr>
      <w:proofErr w:type="gramStart"/>
      <w:r w:rsidRPr="001277A7">
        <w:t>python</w:t>
      </w:r>
      <w:proofErr w:type="gramEnd"/>
      <w:r w:rsidRPr="001277A7">
        <w:t xml:space="preserve"> </w:t>
      </w:r>
      <w:ins w:id="504"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505"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RDefault="002E3771" w:rsidP="000A73FA">
      <w:pPr>
        <w:jc w:val="both"/>
      </w:pPr>
    </w:p>
    <w:p w14:paraId="1C8FA706" w14:textId="0DEFAA28" w:rsidR="001277A7" w:rsidRPr="001277A7" w:rsidRDefault="001277A7" w:rsidP="001277A7">
      <w:pPr>
        <w:pStyle w:val="Code"/>
      </w:pPr>
      <w:proofErr w:type="gramStart"/>
      <w:r w:rsidRPr="001277A7">
        <w:t>python</w:t>
      </w:r>
      <w:proofErr w:type="gramEnd"/>
      <w:r w:rsidRPr="001277A7">
        <w:t xml:space="preserve"> </w:t>
      </w:r>
      <w:ins w:id="506"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507"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proofErr w:type="gramStart"/>
      <w:r w:rsidRPr="001277A7">
        <w:t>python</w:t>
      </w:r>
      <w:proofErr w:type="gramEnd"/>
      <w:r w:rsidRPr="001277A7">
        <w:t xml:space="preserve"> </w:t>
      </w:r>
      <w:ins w:id="508"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509" w:author="Eric Robertson" w:date="2016-09-08T13:53:00Z">
        <w:r w:rsidRPr="001277A7" w:rsidDel="005F0A0E">
          <w:delText xml:space="preserve">src/python/batch_process.py </w:delText>
        </w:r>
      </w:del>
      <w:r w:rsidRPr="001277A7">
        <w:t xml:space="preserve">--projects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510" w:author="Andrew Smith" w:date="2016-08-25T17:12:00Z">
        <w:r>
          <w:rPr>
            <w:rStyle w:val="Emphasis"/>
            <w:i w:val="0"/>
            <w:iCs w:val="0"/>
          </w:rPr>
          <w:t xml:space="preserve"> </w:t>
        </w:r>
      </w:ins>
      <w:bookmarkStart w:id="511"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511"/>
    </w:p>
    <w:p w14:paraId="4EDE4974" w14:textId="77777777" w:rsidR="002E3771" w:rsidRDefault="002E3771" w:rsidP="000A73FA">
      <w:pPr>
        <w:jc w:val="both"/>
      </w:pPr>
    </w:p>
    <w:p w14:paraId="38143068" w14:textId="105F43B2" w:rsidR="002E3771" w:rsidRDefault="002E3771" w:rsidP="000A73FA">
      <w:pPr>
        <w:jc w:val="both"/>
      </w:pPr>
      <w:proofErr w:type="gramStart"/>
      <w:r>
        <w:t>Projects are extended by providing a source directory containing manipulated images and an operation applied to those images</w:t>
      </w:r>
      <w:proofErr w:type="gramEnd"/>
      <w:r>
        <w:t xml:space="preserve">.  </w:t>
      </w: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512" w:author="Andrew Smith" w:date="2016-08-25T17:12:00Z">
        <w:r>
          <w:rPr>
            <w:rStyle w:val="Emphasis"/>
            <w:i w:val="0"/>
            <w:szCs w:val="28"/>
          </w:rPr>
          <w:t xml:space="preserve"> </w:t>
        </w:r>
      </w:ins>
      <w:bookmarkStart w:id="513"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513"/>
      <w:proofErr w:type="spellEnd"/>
    </w:p>
    <w:p w14:paraId="61FA6F68" w14:textId="77777777" w:rsidR="002E3771" w:rsidRDefault="002E3771" w:rsidP="000A73FA">
      <w:pPr>
        <w:jc w:val="both"/>
      </w:pPr>
    </w:p>
    <w:p w14:paraId="218E7338" w14:textId="50EDAFB0" w:rsidR="001277A7" w:rsidRPr="000B5A47" w:rsidRDefault="002E3771" w:rsidP="000A73FA">
      <w:pPr>
        <w:jc w:val="both"/>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 xml:space="preserve">export and </w:t>
      </w:r>
      <w:proofErr w:type="spellStart"/>
      <w:r w:rsidR="001277A7" w:rsidRPr="000B5A47">
        <w:t>exif</w:t>
      </w:r>
      <w:proofErr w:type="spellEnd"/>
      <w:r w:rsidR="001277A7" w:rsidRPr="000B5A47">
        <w:t xml:space="preserve"> copy on existing projects.</w:t>
      </w:r>
      <w:ins w:id="514"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proofErr w:type="gramStart"/>
      <w:r w:rsidRPr="001277A7">
        <w:t>python</w:t>
      </w:r>
      <w:proofErr w:type="gramEnd"/>
      <w:r w:rsidRPr="001277A7">
        <w:t xml:space="preserve"> </w:t>
      </w:r>
      <w:ins w:id="515"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516"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517" w:author="Andrew Smith" w:date="2016-08-25T17:16:00Z">
        <w:r>
          <w:t xml:space="preserve"> </w:t>
        </w:r>
      </w:ins>
      <w:bookmarkStart w:id="518" w:name="_Toc334962317"/>
      <w:r w:rsidR="00283ABD" w:rsidRPr="000A73FA">
        <w:t>Image File Names</w:t>
      </w:r>
      <w:bookmarkEnd w:id="518"/>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lastRenderedPageBreak/>
        <w:t xml:space="preserve"> </w:t>
      </w:r>
      <w:bookmarkStart w:id="519" w:name="_Toc456792480"/>
      <w:bookmarkStart w:id="520" w:name="_Toc334962318"/>
      <w:r>
        <w:t>JSON</w:t>
      </w:r>
      <w:bookmarkEnd w:id="519"/>
      <w:bookmarkEnd w:id="520"/>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0FC43E64" w:rsidR="002C2D16" w:rsidRDefault="002C2D16" w:rsidP="00AA3D31">
      <w:pPr>
        <w:pStyle w:val="BodyText"/>
        <w:rPr>
          <w:ins w:id="521" w:author="Eric Robertson" w:date="2016-10-06T12:09:00Z"/>
        </w:rPr>
      </w:pPr>
      <w:ins w:id="522" w:author="Eric Robertson" w:date="2016-10-06T12:09:00Z">
        <w:r>
          <w:t xml:space="preserve">The graph mapping includes project properties including categorical information: </w:t>
        </w:r>
        <w:proofErr w:type="spellStart"/>
        <w:r>
          <w:rPr>
            <w:rFonts w:ascii="Menlo Regular" w:hAnsi="Menlo Regular" w:cs="Menlo Regular"/>
            <w:color w:val="000000"/>
            <w:sz w:val="22"/>
            <w:szCs w:val="22"/>
          </w:rPr>
          <w:t>histogramnormalizationglobal</w:t>
        </w:r>
        <w:proofErr w:type="spellEnd"/>
        <w:r>
          <w:rPr>
            <w:rFonts w:ascii="Menlo Regular" w:hAnsi="Menlo Regular" w:cs="Menlo Regular"/>
            <w:color w:val="000000"/>
            <w:sz w:val="22"/>
            <w:szCs w:val="22"/>
          </w:rPr>
          <w:t>,</w:t>
        </w:r>
      </w:ins>
      <w:ins w:id="523" w:author="Eric Robertson" w:date="2016-10-06T12:10:00Z">
        <w:r w:rsidRPr="002C2D16">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seamcarving</w:t>
        </w:r>
        <w:proofErr w:type="spellEnd"/>
        <w:r>
          <w:rPr>
            <w:rFonts w:ascii="Menlo Regular" w:hAnsi="Menlo Regular" w:cs="Menlo Regular"/>
            <w:color w:val="000000"/>
            <w:sz w:val="22"/>
            <w:szCs w:val="22"/>
          </w:rPr>
          <w:t>,</w:t>
        </w:r>
        <w:r w:rsidRPr="002C2D16">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largemanmade</w:t>
        </w:r>
        <w:proofErr w:type="spellEnd"/>
        <w:r>
          <w:rPr>
            <w:rFonts w:ascii="Menlo Regular" w:hAnsi="Menlo Regular" w:cs="Menlo Regular"/>
            <w:color w:val="000000"/>
            <w:sz w:val="22"/>
            <w:szCs w:val="22"/>
          </w:rPr>
          <w:t>,</w:t>
        </w:r>
        <w:r w:rsidRPr="002C2D16">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manipulationcategory</w:t>
        </w:r>
        <w:proofErr w:type="spellEnd"/>
        <w:r>
          <w:rPr>
            <w:rFonts w:ascii="Menlo Regular" w:hAnsi="Menlo Regular" w:cs="Menlo Regular"/>
            <w:color w:val="000000"/>
            <w:sz w:val="22"/>
            <w:szCs w:val="22"/>
          </w:rPr>
          <w:t>, etc.</w:t>
        </w:r>
      </w:ins>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rPr>
          <w:ins w:id="524" w:author="Eric Robertson" w:date="2016-10-06T12:08:00Z"/>
        </w:rPr>
      </w:pPr>
      <w:proofErr w:type="gramStart"/>
      <w:r w:rsidRPr="00274563">
        <w:rPr>
          <w:b/>
          <w:i/>
        </w:rPr>
        <w:lastRenderedPageBreak/>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525" w:author="Eric Robertson" w:date="2016-10-06T12:08:00Z"/>
        </w:rPr>
      </w:pPr>
      <w:proofErr w:type="spellStart"/>
      <w:proofErr w:type="gramStart"/>
      <w:ins w:id="526" w:author="Eric Robertson" w:date="2016-10-06T12:10:00Z">
        <w:r w:rsidRPr="00E90B39">
          <w:rPr>
            <w:rFonts w:ascii="Menlo Regular" w:hAnsi="Menlo Regular" w:cs="Menlo Regular"/>
            <w:i/>
            <w:color w:val="000000"/>
            <w:sz w:val="22"/>
            <w:szCs w:val="22"/>
            <w:rPrChange w:id="527" w:author="Eric Robertson" w:date="2016-10-06T12:12:00Z">
              <w:rPr>
                <w:rFonts w:ascii="Menlo Regular" w:hAnsi="Menlo Regular" w:cs="Menlo Regular"/>
                <w:color w:val="000000"/>
                <w:sz w:val="22"/>
                <w:szCs w:val="22"/>
              </w:rPr>
            </w:rPrChange>
          </w:rPr>
          <w:t>donormaskname</w:t>
        </w:r>
      </w:ins>
      <w:proofErr w:type="spellEnd"/>
      <w:proofErr w:type="gramEnd"/>
      <w:ins w:id="528" w:author="Eric Robertson" w:date="2016-10-06T12:08:00Z">
        <w:r w:rsidR="002C2D16">
          <w:t>-</w:t>
        </w:r>
        <w:r w:rsidR="002C2D16" w:rsidRPr="00E20C6A">
          <w:t xml:space="preserve"> </w:t>
        </w:r>
      </w:ins>
      <w:ins w:id="529" w:author="Eric Robertson" w:date="2016-10-06T12:10:00Z">
        <w:r>
          <w:t xml:space="preserve">The file name of the last computed donor mask corrected for </w:t>
        </w:r>
      </w:ins>
      <w:ins w:id="530" w:author="Eric Robertson" w:date="2016-10-06T12:11:00Z">
        <w:r>
          <w:t>transformation</w:t>
        </w:r>
      </w:ins>
      <w:ins w:id="531"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532" w:author="Eric Robertson" w:date="2016-10-06T12:08:00Z"/>
        </w:rPr>
      </w:pPr>
      <w:proofErr w:type="spellStart"/>
      <w:proofErr w:type="gramStart"/>
      <w:ins w:id="533" w:author="Eric Robertson" w:date="2016-10-06T12:11:00Z">
        <w:r w:rsidRPr="00E90B39">
          <w:rPr>
            <w:rFonts w:ascii="Menlo Regular" w:hAnsi="Menlo Regular" w:cs="Menlo Regular"/>
            <w:i/>
            <w:color w:val="000000"/>
            <w:sz w:val="22"/>
            <w:szCs w:val="22"/>
            <w:rPrChange w:id="534" w:author="Eric Robertson" w:date="2016-10-06T12:12:00Z">
              <w:rPr>
                <w:rFonts w:ascii="Menlo Regular" w:hAnsi="Menlo Regular" w:cs="Menlo Regular"/>
                <w:color w:val="000000"/>
                <w:sz w:val="22"/>
                <w:szCs w:val="22"/>
              </w:rPr>
            </w:rPrChange>
          </w:rPr>
          <w:t>compositemaskname</w:t>
        </w:r>
        <w:proofErr w:type="spellEnd"/>
        <w:proofErr w:type="gramEnd"/>
        <w:r>
          <w:t xml:space="preserve"> –</w:t>
        </w:r>
      </w:ins>
      <w:ins w:id="535" w:author="Eric Robertson" w:date="2016-10-06T12:08:00Z">
        <w:r w:rsidR="002C2D16" w:rsidRPr="00E20C6A">
          <w:t xml:space="preserve"> </w:t>
        </w:r>
      </w:ins>
      <w:ins w:id="536" w:author="Eric Robertson" w:date="2016-10-06T12:11:00Z">
        <w:r>
          <w:t xml:space="preserve">The file name of the last computed composite mask </w:t>
        </w:r>
      </w:ins>
      <w:ins w:id="537" w:author="Eric Robertson" w:date="2016-10-06T12:12:00Z">
        <w:r>
          <w:t>attached to nodes of</w:t>
        </w:r>
      </w:ins>
      <w:ins w:id="538" w:author="Eric Robertson" w:date="2016-10-06T12:11:00Z">
        <w:r>
          <w:t xml:space="preserve"> final images.</w:t>
        </w:r>
      </w:ins>
    </w:p>
    <w:p w14:paraId="1D4FBA0B" w14:textId="77777777" w:rsidR="002C2D16" w:rsidRPr="000B0E72" w:rsidRDefault="002C2D16" w:rsidP="00E90B39">
      <w:pPr>
        <w:pStyle w:val="ListBullet2"/>
        <w:numPr>
          <w:ilvl w:val="0"/>
          <w:numId w:val="0"/>
        </w:numPr>
        <w:pPrChange w:id="539"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lastRenderedPageBreak/>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lastRenderedPageBreak/>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E90B39">
      <w:pPr>
        <w:pStyle w:val="ListBullet2"/>
        <w:tabs>
          <w:tab w:val="clear" w:pos="720"/>
          <w:tab w:val="num" w:pos="1080"/>
        </w:tabs>
        <w:ind w:left="1080"/>
        <w:pPrChange w:id="540" w:author="Eric Robertson" w:date="2016-10-06T12:14:00Z">
          <w:pPr>
            <w:pStyle w:val="ListBullet2"/>
          </w:pPr>
        </w:pPrChange>
      </w:pPr>
      <w:r>
        <w:t>[</w:t>
      </w:r>
      <w:proofErr w:type="gramStart"/>
      <w:r>
        <w:t>‘change’</w:t>
      </w:r>
      <w:proofErr w:type="gramEnd"/>
      <w:r>
        <w:t>, old value, new value]</w:t>
      </w:r>
    </w:p>
    <w:p w14:paraId="0FE452C9" w14:textId="77777777" w:rsidR="008662C2" w:rsidRPr="00732A79" w:rsidRDefault="008662C2" w:rsidP="00E90B39">
      <w:pPr>
        <w:pStyle w:val="ListBullet2"/>
        <w:tabs>
          <w:tab w:val="clear" w:pos="720"/>
          <w:tab w:val="num" w:pos="1080"/>
        </w:tabs>
        <w:ind w:left="1080"/>
        <w:pPrChange w:id="541" w:author="Eric Robertson" w:date="2016-10-06T12:14:00Z">
          <w:pPr>
            <w:pStyle w:val="ListBullet2"/>
          </w:pPr>
        </w:pPrChange>
      </w:pPr>
      <w:r>
        <w:t>[</w:t>
      </w:r>
      <w:proofErr w:type="gramStart"/>
      <w:r>
        <w:t>‘add’</w:t>
      </w:r>
      <w:proofErr w:type="gramEnd"/>
      <w:r>
        <w:t>, new value]</w:t>
      </w:r>
    </w:p>
    <w:p w14:paraId="4548AAF5" w14:textId="77777777" w:rsidR="008662C2" w:rsidRDefault="008662C2" w:rsidP="00E90B39">
      <w:pPr>
        <w:pStyle w:val="ListBullet2"/>
        <w:tabs>
          <w:tab w:val="clear" w:pos="720"/>
          <w:tab w:val="num" w:pos="1080"/>
        </w:tabs>
        <w:ind w:left="1080"/>
        <w:rPr>
          <w:ins w:id="542" w:author="Eric Robertson" w:date="2016-10-06T12:14:00Z"/>
        </w:rPr>
        <w:pPrChange w:id="543" w:author="Eric Robertson" w:date="2016-10-06T12:14:00Z">
          <w:pPr>
            <w:pStyle w:val="ListBullet2"/>
          </w:pPr>
        </w:pPrChange>
      </w:pPr>
      <w:r>
        <w:t>[</w:t>
      </w:r>
      <w:proofErr w:type="gramStart"/>
      <w:r>
        <w:t>‘delete’</w:t>
      </w:r>
      <w:proofErr w:type="gramEnd"/>
      <w:r>
        <w:t>, old value]</w:t>
      </w:r>
    </w:p>
    <w:p w14:paraId="1F6C6581" w14:textId="77777777" w:rsidR="00E90B39" w:rsidRDefault="00E90B39" w:rsidP="00E90B39">
      <w:pPr>
        <w:pStyle w:val="ListBullet2"/>
        <w:rPr>
          <w:ins w:id="544" w:author="Eric Robertson" w:date="2016-10-06T12:14:00Z"/>
        </w:rPr>
      </w:pPr>
      <w:proofErr w:type="spellStart"/>
      <w:proofErr w:type="gramStart"/>
      <w:ins w:id="545" w:author="Eric Robertson" w:date="2016-10-06T12:14:00Z">
        <w:r>
          <w:rPr>
            <w:b/>
            <w:i/>
          </w:rPr>
          <w:t>compositecolor</w:t>
        </w:r>
        <w:proofErr w:type="spellEnd"/>
        <w:proofErr w:type="gramEnd"/>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546" w:author="Eric Robertson" w:date="2016-10-06T12:14:00Z"/>
        </w:rPr>
      </w:pPr>
      <w:proofErr w:type="gramStart"/>
      <w:ins w:id="547" w:author="Eric Robertson" w:date="2016-10-06T12:14:00Z">
        <w:r>
          <w:rPr>
            <w:b/>
            <w:i/>
          </w:rPr>
          <w:t>transform</w:t>
        </w:r>
        <w:proofErr w:type="gramEnd"/>
        <w:r>
          <w:rPr>
            <w:b/>
            <w:i/>
          </w:rPr>
          <w:t xml:space="preserve"> matrix</w:t>
        </w:r>
        <w:r w:rsidRPr="00E20C6A">
          <w:t xml:space="preserve"> </w:t>
        </w:r>
      </w:ins>
      <w:ins w:id="548" w:author="Eric Robertson" w:date="2016-10-06T12:15:00Z">
        <w:r>
          <w:t>–</w:t>
        </w:r>
      </w:ins>
      <w:ins w:id="549" w:author="Eric Robertson" w:date="2016-10-06T12:14:00Z">
        <w:r w:rsidRPr="00E20C6A">
          <w:t xml:space="preserve"> </w:t>
        </w:r>
      </w:ins>
      <w:ins w:id="550" w:author="Eric Robertson" w:date="2016-10-06T12:15:00Z">
        <w:r>
          <w:t>A description of a 3x3 transformation matrix used to realign images to their original after a transformation, applied masks during construction of the composite mask</w:t>
        </w:r>
      </w:ins>
      <w:ins w:id="551" w:author="Eric Robertson" w:date="2016-10-06T12:16:00Z">
        <w:r>
          <w:t>.</w:t>
        </w:r>
      </w:ins>
      <w:bookmarkStart w:id="552" w:name="_GoBack"/>
      <w:bookmarkEnd w:id="552"/>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553" w:name="_Toc50876249"/>
      <w:bookmarkStart w:id="554" w:name="_Toc51126450"/>
      <w:bookmarkStart w:id="555" w:name="_Toc51126669"/>
      <w:bookmarkStart w:id="556" w:name="_Toc51387376"/>
      <w:bookmarkStart w:id="557" w:name="_Toc51720456"/>
      <w:bookmarkStart w:id="558" w:name="_Toc53278026"/>
      <w:bookmarkStart w:id="559" w:name="_Toc53278220"/>
      <w:bookmarkStart w:id="560" w:name="_Toc53278575"/>
      <w:bookmarkStart w:id="561" w:name="_Toc53278975"/>
      <w:bookmarkStart w:id="562" w:name="_Toc53285162"/>
      <w:bookmarkStart w:id="563" w:name="_Toc53388095"/>
      <w:bookmarkStart w:id="564" w:name="_Toc53463709"/>
      <w:bookmarkStart w:id="565" w:name="_Toc53463822"/>
      <w:bookmarkStart w:id="566" w:name="_Toc50876254"/>
      <w:bookmarkStart w:id="567" w:name="_Toc51126455"/>
      <w:bookmarkStart w:id="568" w:name="_Toc51126674"/>
      <w:bookmarkStart w:id="569" w:name="_Toc51387381"/>
      <w:bookmarkStart w:id="570" w:name="_Toc51720461"/>
      <w:bookmarkStart w:id="571" w:name="_Toc53278031"/>
      <w:bookmarkStart w:id="572" w:name="_Toc53278225"/>
      <w:bookmarkStart w:id="573" w:name="_Toc53278580"/>
      <w:bookmarkStart w:id="574" w:name="_Toc53278980"/>
      <w:bookmarkStart w:id="575" w:name="_Toc53285167"/>
      <w:bookmarkStart w:id="576" w:name="_Toc53388100"/>
      <w:bookmarkStart w:id="577" w:name="_Toc53463714"/>
      <w:bookmarkStart w:id="578" w:name="_Toc53463827"/>
      <w:bookmarkStart w:id="579" w:name="_Toc50876255"/>
      <w:bookmarkStart w:id="580" w:name="_Toc51126456"/>
      <w:bookmarkStart w:id="581" w:name="_Toc51126675"/>
      <w:bookmarkStart w:id="582" w:name="_Toc51387382"/>
      <w:bookmarkStart w:id="583" w:name="_Toc51720462"/>
      <w:bookmarkStart w:id="584" w:name="_Toc53278032"/>
      <w:bookmarkStart w:id="585" w:name="_Toc53278226"/>
      <w:bookmarkStart w:id="586" w:name="_Toc53278581"/>
      <w:bookmarkStart w:id="587" w:name="_Toc53278981"/>
      <w:bookmarkStart w:id="588" w:name="_Toc53285168"/>
      <w:bookmarkStart w:id="589" w:name="_Toc53388101"/>
      <w:bookmarkStart w:id="590" w:name="_Toc53463715"/>
      <w:bookmarkStart w:id="591" w:name="_Toc53463828"/>
      <w:bookmarkStart w:id="592" w:name="_Toc50876256"/>
      <w:bookmarkStart w:id="593" w:name="_Toc51126457"/>
      <w:bookmarkStart w:id="594" w:name="_Toc51126676"/>
      <w:bookmarkStart w:id="595" w:name="_Toc51387383"/>
      <w:bookmarkStart w:id="596" w:name="_Toc51720463"/>
      <w:bookmarkStart w:id="597" w:name="_Toc53278033"/>
      <w:bookmarkStart w:id="598" w:name="_Toc53278227"/>
      <w:bookmarkStart w:id="599" w:name="_Toc53278582"/>
      <w:bookmarkStart w:id="600" w:name="_Toc53278982"/>
      <w:bookmarkStart w:id="601" w:name="_Toc53285169"/>
      <w:bookmarkStart w:id="602" w:name="_Toc53388102"/>
      <w:bookmarkStart w:id="603" w:name="_Toc53463716"/>
      <w:bookmarkStart w:id="604" w:name="_Toc53463829"/>
      <w:bookmarkStart w:id="605" w:name="_Toc50876260"/>
      <w:bookmarkStart w:id="606" w:name="_Toc51126461"/>
      <w:bookmarkStart w:id="607" w:name="_Toc51126680"/>
      <w:bookmarkStart w:id="608" w:name="_Toc51387387"/>
      <w:bookmarkStart w:id="609" w:name="_Toc51720467"/>
      <w:bookmarkStart w:id="610" w:name="_Toc53278037"/>
      <w:bookmarkStart w:id="611" w:name="_Toc53278231"/>
      <w:bookmarkStart w:id="612" w:name="_Toc53278586"/>
      <w:bookmarkStart w:id="613" w:name="_Toc53278986"/>
      <w:bookmarkStart w:id="614" w:name="_Toc53285173"/>
      <w:bookmarkStart w:id="615" w:name="_Toc53388106"/>
      <w:bookmarkStart w:id="616" w:name="_Toc53463720"/>
      <w:bookmarkStart w:id="617" w:name="_Toc53463833"/>
      <w:bookmarkStart w:id="618" w:name="_Toc50876264"/>
      <w:bookmarkStart w:id="619" w:name="_Toc51126465"/>
      <w:bookmarkStart w:id="620" w:name="_Toc51126684"/>
      <w:bookmarkStart w:id="621" w:name="_Toc51387391"/>
      <w:bookmarkStart w:id="622" w:name="_Toc51720471"/>
      <w:bookmarkStart w:id="623" w:name="_Toc53278041"/>
      <w:bookmarkStart w:id="624" w:name="_Toc53278235"/>
      <w:bookmarkStart w:id="625" w:name="_Toc53278590"/>
      <w:bookmarkStart w:id="626" w:name="_Toc53278990"/>
      <w:bookmarkStart w:id="627" w:name="_Toc53285177"/>
      <w:bookmarkStart w:id="628" w:name="_Toc53388110"/>
      <w:bookmarkStart w:id="629" w:name="_Toc53463724"/>
      <w:bookmarkStart w:id="630" w:name="_Toc53463837"/>
      <w:bookmarkStart w:id="631" w:name="_Toc50876265"/>
      <w:bookmarkStart w:id="632" w:name="_Toc51126466"/>
      <w:bookmarkStart w:id="633" w:name="_Toc51126685"/>
      <w:bookmarkStart w:id="634" w:name="_Toc51387392"/>
      <w:bookmarkStart w:id="635" w:name="_Toc51720472"/>
      <w:bookmarkStart w:id="636" w:name="_Toc53278042"/>
      <w:bookmarkStart w:id="637" w:name="_Toc53278236"/>
      <w:bookmarkStart w:id="638" w:name="_Toc53278591"/>
      <w:bookmarkStart w:id="639" w:name="_Toc53278991"/>
      <w:bookmarkStart w:id="640" w:name="_Toc53285178"/>
      <w:bookmarkStart w:id="641" w:name="_Toc53388111"/>
      <w:bookmarkStart w:id="642" w:name="_Toc53463725"/>
      <w:bookmarkStart w:id="643" w:name="_Toc53463838"/>
      <w:bookmarkStart w:id="644" w:name="_Toc50876266"/>
      <w:bookmarkStart w:id="645" w:name="_Toc51126467"/>
      <w:bookmarkStart w:id="646" w:name="_Toc51126686"/>
      <w:bookmarkStart w:id="647" w:name="_Toc51387393"/>
      <w:bookmarkStart w:id="648" w:name="_Toc51720473"/>
      <w:bookmarkStart w:id="649" w:name="_Toc53278043"/>
      <w:bookmarkStart w:id="650" w:name="_Toc53278237"/>
      <w:bookmarkStart w:id="651" w:name="_Toc53278592"/>
      <w:bookmarkStart w:id="652" w:name="_Toc53278992"/>
      <w:bookmarkStart w:id="653" w:name="_Toc53285179"/>
      <w:bookmarkStart w:id="654" w:name="_Toc53388112"/>
      <w:bookmarkStart w:id="655" w:name="_Toc53463726"/>
      <w:bookmarkStart w:id="656" w:name="_Toc53463839"/>
      <w:bookmarkStart w:id="657" w:name="_Toc50876273"/>
      <w:bookmarkStart w:id="658" w:name="_Toc51126474"/>
      <w:bookmarkStart w:id="659" w:name="_Toc51126693"/>
      <w:bookmarkStart w:id="660" w:name="_Toc51387400"/>
      <w:bookmarkStart w:id="661" w:name="_Toc51720480"/>
      <w:bookmarkStart w:id="662" w:name="_Toc53278050"/>
      <w:bookmarkStart w:id="663" w:name="_Toc53278244"/>
      <w:bookmarkStart w:id="664" w:name="_Toc53278599"/>
      <w:bookmarkStart w:id="665" w:name="_Toc53278999"/>
      <w:bookmarkStart w:id="666" w:name="_Toc53285186"/>
      <w:bookmarkStart w:id="667" w:name="_Toc53388119"/>
      <w:bookmarkStart w:id="668" w:name="_Toc53463733"/>
      <w:bookmarkStart w:id="669" w:name="_Toc53463846"/>
      <w:bookmarkStart w:id="670" w:name="_Toc50876277"/>
      <w:bookmarkStart w:id="671" w:name="_Toc51126478"/>
      <w:bookmarkStart w:id="672" w:name="_Toc51126697"/>
      <w:bookmarkStart w:id="673" w:name="_Toc51387404"/>
      <w:bookmarkStart w:id="674" w:name="_Toc51720484"/>
      <w:bookmarkStart w:id="675" w:name="_Toc53278054"/>
      <w:bookmarkStart w:id="676" w:name="_Toc53278248"/>
      <w:bookmarkStart w:id="677" w:name="_Toc53278603"/>
      <w:bookmarkStart w:id="678" w:name="_Toc53279003"/>
      <w:bookmarkStart w:id="679" w:name="_Toc53285190"/>
      <w:bookmarkStart w:id="680" w:name="_Toc53388123"/>
      <w:bookmarkStart w:id="681" w:name="_Toc53463737"/>
      <w:bookmarkStart w:id="682" w:name="_Toc53463850"/>
      <w:bookmarkStart w:id="683" w:name="_Toc50876278"/>
      <w:bookmarkStart w:id="684" w:name="_Toc51126479"/>
      <w:bookmarkStart w:id="685" w:name="_Toc51126698"/>
      <w:bookmarkStart w:id="686" w:name="_Toc51387405"/>
      <w:bookmarkStart w:id="687" w:name="_Toc51720485"/>
      <w:bookmarkStart w:id="688" w:name="_Toc53278055"/>
      <w:bookmarkStart w:id="689" w:name="_Toc53278249"/>
      <w:bookmarkStart w:id="690" w:name="_Toc53278604"/>
      <w:bookmarkStart w:id="691" w:name="_Toc53279004"/>
      <w:bookmarkStart w:id="692" w:name="_Toc53285191"/>
      <w:bookmarkStart w:id="693" w:name="_Toc53388124"/>
      <w:bookmarkStart w:id="694" w:name="_Toc53463738"/>
      <w:bookmarkStart w:id="695" w:name="_Toc53463851"/>
      <w:bookmarkStart w:id="696" w:name="_Toc50876279"/>
      <w:bookmarkStart w:id="697" w:name="_Toc51126480"/>
      <w:bookmarkStart w:id="698" w:name="_Toc51126699"/>
      <w:bookmarkStart w:id="699" w:name="_Toc51387406"/>
      <w:bookmarkStart w:id="700" w:name="_Toc51720486"/>
      <w:bookmarkStart w:id="701" w:name="_Toc53278056"/>
      <w:bookmarkStart w:id="702" w:name="_Toc53278250"/>
      <w:bookmarkStart w:id="703" w:name="_Toc53278605"/>
      <w:bookmarkStart w:id="704" w:name="_Toc53279005"/>
      <w:bookmarkStart w:id="705" w:name="_Toc53285192"/>
      <w:bookmarkStart w:id="706" w:name="_Toc53388125"/>
      <w:bookmarkStart w:id="707" w:name="_Toc53463739"/>
      <w:bookmarkStart w:id="708" w:name="_Toc53463852"/>
      <w:bookmarkStart w:id="709" w:name="_Toc50876280"/>
      <w:bookmarkStart w:id="710" w:name="_Toc51126481"/>
      <w:bookmarkStart w:id="711" w:name="_Toc51126700"/>
      <w:bookmarkStart w:id="712" w:name="_Toc51387407"/>
      <w:bookmarkStart w:id="713" w:name="_Toc51720487"/>
      <w:bookmarkStart w:id="714" w:name="_Toc53278057"/>
      <w:bookmarkStart w:id="715" w:name="_Toc53278251"/>
      <w:bookmarkStart w:id="716" w:name="_Toc53278606"/>
      <w:bookmarkStart w:id="717" w:name="_Toc53279006"/>
      <w:bookmarkStart w:id="718" w:name="_Toc53285193"/>
      <w:bookmarkStart w:id="719" w:name="_Toc53388126"/>
      <w:bookmarkStart w:id="720" w:name="_Toc53463740"/>
      <w:bookmarkStart w:id="721" w:name="_Toc53463853"/>
      <w:bookmarkStart w:id="722" w:name="_Toc50876281"/>
      <w:bookmarkStart w:id="723" w:name="_Toc51126482"/>
      <w:bookmarkStart w:id="724" w:name="_Toc51126701"/>
      <w:bookmarkStart w:id="725" w:name="_Toc51387408"/>
      <w:bookmarkStart w:id="726" w:name="_Toc51720488"/>
      <w:bookmarkStart w:id="727" w:name="_Toc53278058"/>
      <w:bookmarkStart w:id="728" w:name="_Toc53278252"/>
      <w:bookmarkStart w:id="729" w:name="_Toc53278607"/>
      <w:bookmarkStart w:id="730" w:name="_Toc53279007"/>
      <w:bookmarkStart w:id="731" w:name="_Toc53285194"/>
      <w:bookmarkStart w:id="732" w:name="_Toc53388127"/>
      <w:bookmarkStart w:id="733" w:name="_Toc53463741"/>
      <w:bookmarkStart w:id="734" w:name="_Toc53463854"/>
      <w:bookmarkStart w:id="735" w:name="_Toc50876285"/>
      <w:bookmarkStart w:id="736" w:name="_Toc51126486"/>
      <w:bookmarkStart w:id="737" w:name="_Toc51126705"/>
      <w:bookmarkStart w:id="738" w:name="_Toc51387412"/>
      <w:bookmarkStart w:id="739" w:name="_Toc51720492"/>
      <w:bookmarkStart w:id="740" w:name="_Toc53278062"/>
      <w:bookmarkStart w:id="741" w:name="_Toc53278256"/>
      <w:bookmarkStart w:id="742" w:name="_Toc53278611"/>
      <w:bookmarkStart w:id="743" w:name="_Toc53279011"/>
      <w:bookmarkStart w:id="744" w:name="_Toc53285198"/>
      <w:bookmarkStart w:id="745" w:name="_Toc53388131"/>
      <w:bookmarkStart w:id="746" w:name="_Toc53463745"/>
      <w:bookmarkStart w:id="747" w:name="_Toc53463858"/>
      <w:bookmarkStart w:id="748" w:name="_Toc50876286"/>
      <w:bookmarkStart w:id="749" w:name="_Toc51126487"/>
      <w:bookmarkStart w:id="750" w:name="_Toc51126706"/>
      <w:bookmarkStart w:id="751" w:name="_Toc51387413"/>
      <w:bookmarkStart w:id="752" w:name="_Toc51720493"/>
      <w:bookmarkStart w:id="753" w:name="_Toc53278063"/>
      <w:bookmarkStart w:id="754" w:name="_Toc53278257"/>
      <w:bookmarkStart w:id="755" w:name="_Toc53278612"/>
      <w:bookmarkStart w:id="756" w:name="_Toc53279012"/>
      <w:bookmarkStart w:id="757" w:name="_Toc53285199"/>
      <w:bookmarkStart w:id="758" w:name="_Toc53388132"/>
      <w:bookmarkStart w:id="759" w:name="_Toc53463746"/>
      <w:bookmarkStart w:id="760" w:name="_Toc53463859"/>
      <w:bookmarkStart w:id="761" w:name="_Toc50876290"/>
      <w:bookmarkStart w:id="762" w:name="_Toc51126491"/>
      <w:bookmarkStart w:id="763" w:name="_Toc51126710"/>
      <w:bookmarkStart w:id="764" w:name="_Toc51387417"/>
      <w:bookmarkStart w:id="765" w:name="_Toc51720497"/>
      <w:bookmarkStart w:id="766" w:name="_Toc53278067"/>
      <w:bookmarkStart w:id="767" w:name="_Toc53278261"/>
      <w:bookmarkStart w:id="768" w:name="_Toc53278616"/>
      <w:bookmarkStart w:id="769" w:name="_Toc53279016"/>
      <w:bookmarkStart w:id="770" w:name="_Toc53285203"/>
      <w:bookmarkStart w:id="771" w:name="_Toc53388136"/>
      <w:bookmarkStart w:id="772" w:name="_Toc53463750"/>
      <w:bookmarkStart w:id="773" w:name="_Toc53463863"/>
      <w:bookmarkStart w:id="774" w:name="_Toc50876291"/>
      <w:bookmarkStart w:id="775" w:name="_Toc51126492"/>
      <w:bookmarkStart w:id="776" w:name="_Toc51126711"/>
      <w:bookmarkStart w:id="777" w:name="_Toc51387418"/>
      <w:bookmarkStart w:id="778" w:name="_Toc51720498"/>
      <w:bookmarkStart w:id="779" w:name="_Toc53278068"/>
      <w:bookmarkStart w:id="780" w:name="_Toc53278262"/>
      <w:bookmarkStart w:id="781" w:name="_Toc53278617"/>
      <w:bookmarkStart w:id="782" w:name="_Toc53279017"/>
      <w:bookmarkStart w:id="783" w:name="_Toc53285204"/>
      <w:bookmarkStart w:id="784" w:name="_Toc53388137"/>
      <w:bookmarkStart w:id="785" w:name="_Toc53463751"/>
      <w:bookmarkStart w:id="786" w:name="_Toc53463864"/>
      <w:bookmarkStart w:id="787" w:name="_Toc50876292"/>
      <w:bookmarkStart w:id="788" w:name="_Toc51126493"/>
      <w:bookmarkStart w:id="789" w:name="_Toc51126712"/>
      <w:bookmarkStart w:id="790" w:name="_Toc51387419"/>
      <w:bookmarkStart w:id="791" w:name="_Toc51720499"/>
      <w:bookmarkStart w:id="792" w:name="_Toc53278069"/>
      <w:bookmarkStart w:id="793" w:name="_Toc53278263"/>
      <w:bookmarkStart w:id="794" w:name="_Toc53278618"/>
      <w:bookmarkStart w:id="795" w:name="_Toc53279018"/>
      <w:bookmarkStart w:id="796" w:name="_Toc53285205"/>
      <w:bookmarkStart w:id="797" w:name="_Toc53388138"/>
      <w:bookmarkStart w:id="798" w:name="_Toc53463752"/>
      <w:bookmarkStart w:id="799" w:name="_Toc53463865"/>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34098D" w:rsidRDefault="0034098D">
      <w:r>
        <w:separator/>
      </w:r>
    </w:p>
  </w:endnote>
  <w:endnote w:type="continuationSeparator" w:id="0">
    <w:p w14:paraId="114A74D6" w14:textId="77777777" w:rsidR="0034098D" w:rsidRDefault="00340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pple Symbols">
    <w:altName w:val="Times New Roman"/>
    <w:panose1 w:val="02000000000000000000"/>
    <w:charset w:val="00"/>
    <w:family w:val="auto"/>
    <w:pitch w:val="variable"/>
    <w:sig w:usb0="800000A3" w:usb1="08007BEB" w:usb2="01840034" w:usb3="00000000" w:csb0="000001FB" w:csb1="00000000"/>
  </w:font>
  <w:font w:name="Menlo Regular">
    <w:altName w:val="Arial"/>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34098D" w:rsidRDefault="0034098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34098D" w:rsidRDefault="003409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34098D" w:rsidRPr="00E407F7" w:rsidRDefault="0034098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34098D" w:rsidRPr="00AA3D31" w:rsidRDefault="0034098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E90B39">
      <w:rPr>
        <w:rStyle w:val="PageNumber"/>
        <w:noProof/>
      </w:rPr>
      <w:t>32</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34098D" w:rsidRDefault="0034098D"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E90B39">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34098D" w:rsidRPr="00AA3D31" w:rsidRDefault="0034098D"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E90B39">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34098D" w:rsidRDefault="0034098D">
      <w:r>
        <w:separator/>
      </w:r>
    </w:p>
  </w:footnote>
  <w:footnote w:type="continuationSeparator" w:id="0">
    <w:p w14:paraId="0EB57BFA" w14:textId="77777777" w:rsidR="0034098D" w:rsidRDefault="003409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34098D" w:rsidRDefault="0034098D">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34098D" w:rsidRDefault="0034098D"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34098D" w:rsidRDefault="0034098D" w:rsidP="00AA3D31">
    <w:pPr>
      <w:pStyle w:val="Header"/>
      <w:pBdr>
        <w:bottom w:val="single" w:sz="4" w:space="1" w:color="auto"/>
      </w:pBdr>
    </w:pPr>
    <w:r>
      <w:t xml:space="preserve">                                                                                                                                                                      20 July 2016</w:t>
    </w:r>
  </w:p>
  <w:p w14:paraId="5C82BF31" w14:textId="77777777" w:rsidR="0034098D" w:rsidRPr="00C8740A" w:rsidRDefault="0034098D"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34098D" w:rsidRDefault="0034098D">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34098D" w:rsidRDefault="0034098D">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34098D" w:rsidRDefault="0034098D">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34098D" w:rsidRDefault="0034098D"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34098D" w:rsidRDefault="0034098D"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34098D" w:rsidRDefault="0034098D">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34098D" w:rsidRDefault="0034098D"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34098D" w:rsidRDefault="0034098D" w:rsidP="00AA3D31">
    <w:pPr>
      <w:pStyle w:val="Header"/>
      <w:pBdr>
        <w:bottom w:val="single" w:sz="4" w:space="1" w:color="auto"/>
      </w:pBdr>
    </w:pPr>
    <w:r>
      <w:t xml:space="preserve">                                                                                                                                                                 22 August 2016</w:t>
    </w:r>
  </w:p>
  <w:p w14:paraId="2ACA8FAE" w14:textId="77777777" w:rsidR="0034098D" w:rsidRPr="00C8740A" w:rsidRDefault="0034098D"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34098D" w:rsidRDefault="0034098D">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7">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6"/>
  </w:num>
  <w:num w:numId="2">
    <w:abstractNumId w:val="3"/>
  </w:num>
  <w:num w:numId="3">
    <w:abstractNumId w:val="9"/>
  </w:num>
  <w:num w:numId="4">
    <w:abstractNumId w:val="7"/>
  </w:num>
  <w:num w:numId="5">
    <w:abstractNumId w:val="8"/>
  </w:num>
  <w:num w:numId="6">
    <w:abstractNumId w:val="23"/>
  </w:num>
  <w:num w:numId="7">
    <w:abstractNumId w:val="6"/>
  </w:num>
  <w:num w:numId="8">
    <w:abstractNumId w:val="5"/>
  </w:num>
  <w:num w:numId="9">
    <w:abstractNumId w:val="4"/>
  </w:num>
  <w:num w:numId="10">
    <w:abstractNumId w:val="2"/>
  </w:num>
  <w:num w:numId="11">
    <w:abstractNumId w:val="1"/>
  </w:num>
  <w:num w:numId="12">
    <w:abstractNumId w:val="0"/>
  </w:num>
  <w:num w:numId="13">
    <w:abstractNumId w:val="25"/>
  </w:num>
  <w:num w:numId="14">
    <w:abstractNumId w:val="14"/>
  </w:num>
  <w:num w:numId="15">
    <w:abstractNumId w:val="12"/>
  </w:num>
  <w:num w:numId="16">
    <w:abstractNumId w:val="20"/>
  </w:num>
  <w:num w:numId="17">
    <w:abstractNumId w:val="24"/>
  </w:num>
  <w:num w:numId="18">
    <w:abstractNumId w:val="13"/>
  </w:num>
  <w:num w:numId="19">
    <w:abstractNumId w:val="18"/>
  </w:num>
  <w:num w:numId="20">
    <w:abstractNumId w:val="10"/>
  </w:num>
  <w:num w:numId="21">
    <w:abstractNumId w:val="17"/>
  </w:num>
  <w:num w:numId="22">
    <w:abstractNumId w:val="15"/>
  </w:num>
  <w:num w:numId="23">
    <w:abstractNumId w:val="21"/>
  </w:num>
  <w:num w:numId="24">
    <w:abstractNumId w:val="19"/>
  </w:num>
  <w:num w:numId="25">
    <w:abstractNumId w:val="22"/>
  </w:num>
  <w:num w:numId="26">
    <w:abstractNumId w:val="11"/>
  </w:num>
  <w:num w:numId="27">
    <w:abstractNumId w:val="1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5201"/>
    <w:rsid w:val="00D152F8"/>
    <w:rsid w:val="00D2256B"/>
    <w:rsid w:val="00D22E98"/>
    <w:rsid w:val="00D23F1E"/>
    <w:rsid w:val="00D2792B"/>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426D"/>
    <w:rsid w:val="00F21726"/>
    <w:rsid w:val="00F23512"/>
    <w:rsid w:val="00F25339"/>
    <w:rsid w:val="00F36C6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41D7343-0C09-EB47-B487-FF8BBB077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37</Pages>
  <Words>7887</Words>
  <Characters>44959</Characters>
  <Application>Microsoft Macintosh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52741</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20</cp:revision>
  <cp:lastPrinted>2011-03-17T12:18:00Z</cp:lastPrinted>
  <dcterms:created xsi:type="dcterms:W3CDTF">2016-08-27T01:26:00Z</dcterms:created>
  <dcterms:modified xsi:type="dcterms:W3CDTF">2016-10-06T16:16:00Z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